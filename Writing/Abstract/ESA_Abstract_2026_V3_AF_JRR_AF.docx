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09BEC947" w:rsidR="00E53D2C" w:rsidRPr="00C04E8F" w:rsidRDefault="000F2CF8" w:rsidP="000F2CF8">
      <w:pPr>
        <w:spacing w:line="480" w:lineRule="auto"/>
        <w:ind w:firstLine="0"/>
        <w:jc w:val="center"/>
        <w:rPr>
          <w:rFonts w:ascii="Calibri" w:hAnsi="Calibri" w:cs="Calibri"/>
          <w:b/>
          <w:bCs/>
          <w:sz w:val="28"/>
          <w:szCs w:val="28"/>
        </w:rPr>
      </w:pPr>
      <w:r w:rsidRPr="000F2CF8">
        <w:rPr>
          <w:rFonts w:ascii="Calibri" w:hAnsi="Calibri" w:cs="Calibri"/>
          <w:b/>
          <w:bCs/>
          <w:sz w:val="28"/>
          <w:szCs w:val="28"/>
        </w:rPr>
        <w:t xml:space="preserve">From Plan to Publication </w:t>
      </w:r>
      <w:r>
        <w:rPr>
          <w:rFonts w:ascii="Calibri" w:hAnsi="Calibri" w:cs="Calibri"/>
          <w:b/>
          <w:bCs/>
          <w:sz w:val="28"/>
          <w:szCs w:val="28"/>
        </w:rPr>
        <w:t>in Randomized Controlled Trials:</w:t>
      </w:r>
      <w:r>
        <w:rPr>
          <w:rFonts w:ascii="Calibri" w:hAnsi="Calibri" w:cs="Calibri"/>
          <w:b/>
          <w:bCs/>
          <w:sz w:val="28"/>
          <w:szCs w:val="28"/>
        </w:rPr>
        <w:br/>
      </w:r>
      <w:r w:rsidRPr="000F2CF8">
        <w:rPr>
          <w:rFonts w:ascii="Calibri" w:hAnsi="Calibri" w:cs="Calibri"/>
          <w:b/>
          <w:bCs/>
          <w:sz w:val="28"/>
          <w:szCs w:val="28"/>
        </w:rPr>
        <w:t xml:space="preserve"> A Systematic Evaluation of </w:t>
      </w:r>
      <w:r w:rsidR="00472E5E">
        <w:rPr>
          <w:rFonts w:ascii="Calibri" w:hAnsi="Calibri" w:cs="Calibri"/>
          <w:b/>
          <w:bCs/>
          <w:sz w:val="28"/>
          <w:szCs w:val="28"/>
        </w:rPr>
        <w:t>Pre-Trial Documents</w:t>
      </w:r>
      <w:r w:rsidR="00472E5E" w:rsidRPr="000F2CF8">
        <w:rPr>
          <w:rFonts w:ascii="Calibri" w:hAnsi="Calibri" w:cs="Calibri"/>
          <w:b/>
          <w:bCs/>
          <w:sz w:val="28"/>
          <w:szCs w:val="28"/>
        </w:rPr>
        <w:t xml:space="preserve"> </w:t>
      </w:r>
      <w:r w:rsidRPr="000F2CF8">
        <w:rPr>
          <w:rFonts w:ascii="Calibri" w:hAnsi="Calibri" w:cs="Calibri"/>
          <w:b/>
          <w:bCs/>
          <w:sz w:val="28"/>
          <w:szCs w:val="28"/>
        </w:rPr>
        <w:t>and Publications</w:t>
      </w:r>
      <w:r w:rsidR="00A13881">
        <w:rPr>
          <w:rFonts w:ascii="Calibri" w:hAnsi="Calibri" w:cs="Calibri"/>
          <w:b/>
          <w:bCs/>
          <w:sz w:val="28"/>
          <w:szCs w:val="28"/>
        </w:rPr>
        <w:t xml:space="preserve"> using t</w:t>
      </w:r>
      <w:r w:rsidR="00A13881" w:rsidRPr="000F2CF8">
        <w:rPr>
          <w:rFonts w:ascii="Calibri" w:hAnsi="Calibri" w:cs="Calibri"/>
          <w:b/>
          <w:bCs/>
          <w:sz w:val="28"/>
          <w:szCs w:val="28"/>
        </w:rPr>
        <w:t xml:space="preserve">he </w:t>
      </w:r>
      <w:r w:rsidR="00A13881">
        <w:rPr>
          <w:rFonts w:ascii="Calibri" w:hAnsi="Calibri" w:cs="Calibri"/>
          <w:b/>
          <w:bCs/>
          <w:sz w:val="28"/>
          <w:szCs w:val="28"/>
        </w:rPr>
        <w:t>Comprehensive Complication Index (CCI</w:t>
      </w:r>
      <w:r w:rsidR="00A13881" w:rsidRPr="000F2CF8">
        <w:rPr>
          <w:rFonts w:ascii="Calibri" w:hAnsi="Calibri" w:cs="Calibri"/>
          <w:b/>
          <w:bCs/>
          <w:sz w:val="28"/>
          <w:szCs w:val="28"/>
        </w:rPr>
        <w:t>®</w:t>
      </w:r>
      <w:r w:rsidR="00A13881">
        <w:rPr>
          <w:rFonts w:ascii="Calibri" w:hAnsi="Calibri" w:cs="Calibri"/>
          <w:b/>
          <w:bCs/>
          <w:sz w:val="28"/>
          <w:szCs w:val="28"/>
        </w:rPr>
        <w:t>)</w:t>
      </w:r>
      <w:r w:rsidR="00A13881" w:rsidRPr="000F2CF8">
        <w:rPr>
          <w:rFonts w:ascii="Calibri" w:hAnsi="Calibri" w:cs="Calibri"/>
          <w:b/>
          <w:bCs/>
          <w:sz w:val="28"/>
          <w:szCs w:val="28"/>
        </w:rPr>
        <w:t xml:space="preserve"> as an Endpoint</w:t>
      </w:r>
    </w:p>
    <w:p w14:paraId="15A5420A" w14:textId="77777777" w:rsidR="00E53D2C" w:rsidRPr="00E53D2C" w:rsidRDefault="00E53D2C" w:rsidP="00E53D2C">
      <w:pPr>
        <w:spacing w:line="480" w:lineRule="auto"/>
        <w:rPr>
          <w:rFonts w:ascii="Calibri" w:hAnsi="Calibri" w:cs="Calibri"/>
        </w:rPr>
      </w:pPr>
    </w:p>
    <w:p w14:paraId="13162A64" w14:textId="0063EAED" w:rsidR="00E53D2C" w:rsidRPr="00C04E8F" w:rsidRDefault="00014BE8" w:rsidP="00C04E8F">
      <w:pPr>
        <w:spacing w:line="480" w:lineRule="auto"/>
        <w:jc w:val="center"/>
        <w:rPr>
          <w:rFonts w:ascii="Calibri" w:hAnsi="Calibri" w:cs="Calibri"/>
          <w:b/>
          <w:bCs/>
        </w:rPr>
      </w:pPr>
      <w:r w:rsidRPr="00C04E8F">
        <w:rPr>
          <w:rFonts w:ascii="Calibri" w:hAnsi="Calibri" w:cs="Calibri"/>
          <w:b/>
          <w:bCs/>
        </w:rPr>
        <w:t>Fariba Abbassi,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Joana Rodrigues</w:t>
      </w:r>
      <w:r w:rsidR="00AB3B77">
        <w:rPr>
          <w:rFonts w:ascii="Calibri" w:hAnsi="Calibri" w:cs="Calibri"/>
          <w:b/>
          <w:bCs/>
        </w:rPr>
        <w:t xml:space="preserve"> Ribeiro</w:t>
      </w:r>
      <w:r w:rsidRPr="00C04E8F">
        <w:rPr>
          <w:rFonts w:ascii="Calibri" w:hAnsi="Calibri" w:cs="Calibri"/>
          <w:b/>
          <w:bCs/>
        </w:rPr>
        <w:t>,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xml:space="preserve">; </w:t>
      </w:r>
      <w:r w:rsidR="00E53D2C" w:rsidRPr="00C04E8F">
        <w:rPr>
          <w:rFonts w:ascii="Calibri" w:hAnsi="Calibri" w:cs="Calibri"/>
          <w:b/>
          <w:bCs/>
        </w:rPr>
        <w:t>Matthias Pfister, MD</w:t>
      </w:r>
      <w:r w:rsidR="00FF7C37" w:rsidRPr="00C04E8F">
        <w:rPr>
          <w:rFonts w:ascii="Calibri" w:hAnsi="Calibri" w:cs="Calibri"/>
          <w:b/>
          <w:bCs/>
          <w:i/>
          <w:iCs/>
          <w:vertAlign w:val="superscript"/>
        </w:rPr>
        <w:t>2</w:t>
      </w:r>
      <w:r w:rsidR="00E53D2C" w:rsidRPr="00C04E8F">
        <w:rPr>
          <w:rFonts w:ascii="Calibri" w:hAnsi="Calibri" w:cs="Calibri"/>
          <w:b/>
          <w:bCs/>
        </w:rPr>
        <w:t xml:space="preserve">; </w:t>
      </w:r>
      <w:r w:rsidR="00FF7C37" w:rsidRPr="00C04E8F">
        <w:rPr>
          <w:rFonts w:ascii="Calibri" w:hAnsi="Calibri" w:cs="Calibri"/>
          <w:b/>
          <w:bCs/>
        </w:rPr>
        <w:br/>
      </w:r>
      <w:r w:rsidR="00E53D2C" w:rsidRPr="00C04E8F">
        <w:rPr>
          <w:rFonts w:ascii="Calibri" w:hAnsi="Calibri" w:cs="Calibri"/>
          <w:b/>
          <w:bCs/>
        </w:rPr>
        <w:t>Pierre-Alain Clavien, MD, PhD</w:t>
      </w:r>
      <w:r w:rsidR="00FF7C37" w:rsidRPr="00C04E8F">
        <w:rPr>
          <w:rFonts w:ascii="Calibri" w:hAnsi="Calibri" w:cs="Calibri"/>
          <w:b/>
          <w:bCs/>
          <w:i/>
          <w:iCs/>
          <w:vertAlign w:val="superscript"/>
        </w:rPr>
        <w:t>3</w:t>
      </w:r>
      <w:r w:rsidR="00E53D2C" w:rsidRPr="00C04E8F">
        <w:rPr>
          <w:rFonts w:ascii="Calibri" w:hAnsi="Calibri" w:cs="Calibri"/>
          <w:b/>
          <w:bCs/>
        </w:rPr>
        <w:t>;</w:t>
      </w:r>
      <w:r w:rsidRPr="00C04E8F">
        <w:rPr>
          <w:rFonts w:ascii="Calibri" w:hAnsi="Calibri" w:cs="Calibri"/>
          <w:b/>
          <w:bCs/>
        </w:rPr>
        <w:t xml:space="preserve"> Milo A Puhan, MD, PhD</w:t>
      </w:r>
      <w:r w:rsidR="00FF7C37" w:rsidRPr="00C04E8F">
        <w:rPr>
          <w:rFonts w:ascii="Calibri" w:hAnsi="Calibri" w:cs="Calibri"/>
          <w:b/>
          <w:bCs/>
          <w:i/>
          <w:iCs/>
          <w:vertAlign w:val="superscript"/>
        </w:rPr>
        <w:t>1</w:t>
      </w:r>
      <w:r w:rsidR="00FF7C37" w:rsidRPr="00C04E8F">
        <w:rPr>
          <w:rFonts w:ascii="Calibri" w:hAnsi="Calibri" w:cs="Calibri"/>
          <w:b/>
          <w:bCs/>
          <w:noProof/>
          <w:color w:val="000000" w:themeColor="text1"/>
        </w:rPr>
        <w:drawing>
          <wp:inline distT="0" distB="0" distL="0" distR="0" wp14:anchorId="47D7B227" wp14:editId="38DA56EA">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79F96455" w14:textId="423B457C" w:rsidR="00E53D2C" w:rsidRPr="00E53D2C" w:rsidRDefault="00E53D2C" w:rsidP="00E53D2C">
      <w:pPr>
        <w:spacing w:line="480" w:lineRule="auto"/>
        <w:rPr>
          <w:rFonts w:ascii="Calibri" w:hAnsi="Calibri" w:cs="Calibri"/>
        </w:rPr>
      </w:pPr>
    </w:p>
    <w:p w14:paraId="39DAA145" w14:textId="0E36A426" w:rsidR="00FF7C37" w:rsidRDefault="00014BE8" w:rsidP="00C04E8F">
      <w:pPr>
        <w:autoSpaceDE w:val="0"/>
        <w:autoSpaceDN w:val="0"/>
        <w:adjustRightInd w:val="0"/>
        <w:ind w:left="142" w:firstLine="0"/>
        <w:rPr>
          <w:rFonts w:ascii="Calibri" w:hAnsi="Calibri" w:cs="Calibri"/>
          <w:i/>
          <w:iCs/>
        </w:rPr>
      </w:pPr>
      <w:r>
        <w:rPr>
          <w:rFonts w:ascii="Calibri" w:hAnsi="Calibri" w:cs="Calibri"/>
          <w:i/>
          <w:iCs/>
          <w:vertAlign w:val="superscript"/>
        </w:rPr>
        <w:t>1</w:t>
      </w:r>
      <w:r w:rsidR="00E53D2C" w:rsidRPr="00E53D2C">
        <w:rPr>
          <w:rFonts w:ascii="Calibri" w:hAnsi="Calibri" w:cs="Calibri"/>
          <w:i/>
          <w:iCs/>
        </w:rPr>
        <w:t>Epidemiology, Biostatistics and Prevention Institute, University of Zurich, Zurich (Switzerland)</w:t>
      </w:r>
    </w:p>
    <w:p w14:paraId="25B67860" w14:textId="750A2C0C" w:rsidR="00FF7C37" w:rsidRDefault="00E53D2C" w:rsidP="00E53D2C">
      <w:pPr>
        <w:autoSpaceDE w:val="0"/>
        <w:autoSpaceDN w:val="0"/>
        <w:adjustRightInd w:val="0"/>
        <w:ind w:left="142"/>
        <w:rPr>
          <w:rFonts w:ascii="Calibri" w:hAnsi="Calibri" w:cs="Calibri"/>
          <w:i/>
          <w:iCs/>
          <w:color w:val="212121"/>
          <w:shd w:val="clear" w:color="auto" w:fill="FFFFFF"/>
        </w:rPr>
      </w:pPr>
      <w:r w:rsidRPr="00E53D2C">
        <w:rPr>
          <w:rFonts w:ascii="Calibri" w:hAnsi="Calibri" w:cs="Calibri"/>
          <w:i/>
          <w:iCs/>
        </w:rPr>
        <w:br/>
      </w:r>
      <w:r w:rsidR="00FF7C37">
        <w:rPr>
          <w:rFonts w:ascii="Calibri" w:hAnsi="Calibri" w:cs="Calibri"/>
          <w:i/>
          <w:iCs/>
          <w:vertAlign w:val="superscript"/>
        </w:rPr>
        <w:t>2</w:t>
      </w:r>
      <w:r w:rsidR="00FF7C37" w:rsidRPr="00FF7C37">
        <w:rPr>
          <w:rFonts w:ascii="Calibri" w:hAnsi="Calibri" w:cs="Calibri"/>
          <w:i/>
          <w:iCs/>
        </w:rPr>
        <w:t>Department of Surgery, Cantonal Hospital Thurgau, Frauenfeld</w:t>
      </w:r>
      <w:r w:rsidR="00FF7C37">
        <w:rPr>
          <w:rFonts w:ascii="Calibri" w:hAnsi="Calibri" w:cs="Calibri"/>
          <w:i/>
          <w:iCs/>
        </w:rPr>
        <w:t xml:space="preserve"> </w:t>
      </w:r>
      <w:r w:rsidRPr="00E53D2C">
        <w:rPr>
          <w:rFonts w:ascii="Calibri" w:hAnsi="Calibri" w:cs="Calibri"/>
          <w:i/>
          <w:iCs/>
          <w:color w:val="212121"/>
          <w:shd w:val="clear" w:color="auto" w:fill="FFFFFF"/>
        </w:rPr>
        <w:t>(Switzerland)</w:t>
      </w:r>
    </w:p>
    <w:p w14:paraId="2209489E" w14:textId="1FA87CD4" w:rsidR="00E53D2C" w:rsidRDefault="00E53D2C" w:rsidP="00E53D2C">
      <w:pPr>
        <w:autoSpaceDE w:val="0"/>
        <w:autoSpaceDN w:val="0"/>
        <w:adjustRightInd w:val="0"/>
        <w:ind w:left="142"/>
        <w:rPr>
          <w:rFonts w:ascii="Calibri" w:hAnsi="Calibri" w:cs="Calibri"/>
          <w:i/>
          <w:iCs/>
        </w:rPr>
      </w:pPr>
      <w:r w:rsidRPr="00E53D2C">
        <w:rPr>
          <w:rFonts w:ascii="Calibri" w:hAnsi="Calibri" w:cs="Calibri"/>
          <w:i/>
          <w:iCs/>
          <w:color w:val="212121"/>
          <w:shd w:val="clear" w:color="auto" w:fill="FFFFFF"/>
        </w:rPr>
        <w:br/>
      </w:r>
      <w:r w:rsidR="00FF7C37">
        <w:rPr>
          <w:rFonts w:ascii="Calibri" w:hAnsi="Calibri" w:cs="Calibri"/>
          <w:i/>
          <w:iCs/>
          <w:vertAlign w:val="superscript"/>
        </w:rPr>
        <w:t>3</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1AF3116" w14:textId="46576F5E" w:rsidR="00FF7C37" w:rsidRDefault="00FF7C37" w:rsidP="00C04E8F">
      <w:pPr>
        <w:autoSpaceDE w:val="0"/>
        <w:autoSpaceDN w:val="0"/>
        <w:adjustRightInd w:val="0"/>
        <w:ind w:left="142" w:firstLine="0"/>
        <w:rPr>
          <w:rFonts w:ascii="Calibri" w:hAnsi="Calibri" w:cs="Calibri"/>
          <w:i/>
          <w:iCs/>
        </w:rPr>
      </w:pPr>
      <w:r>
        <w:rPr>
          <w:rFonts w:ascii="Calibri" w:hAnsi="Calibri" w:cs="Calibri"/>
          <w:i/>
          <w:iCs/>
        </w:rPr>
        <w:t>*Both authors contributed equally to this work</w:t>
      </w:r>
    </w:p>
    <w:p w14:paraId="40403A10" w14:textId="77777777" w:rsidR="00FF7C37" w:rsidRPr="00E53D2C" w:rsidRDefault="00FF7C37" w:rsidP="00E53D2C">
      <w:pPr>
        <w:autoSpaceDE w:val="0"/>
        <w:autoSpaceDN w:val="0"/>
        <w:adjustRightInd w:val="0"/>
        <w:ind w:left="142"/>
        <w:rPr>
          <w:rFonts w:ascii="Calibri" w:hAnsi="Calibri" w:cs="Calibri"/>
          <w:i/>
          <w:iCs/>
        </w:rPr>
      </w:pPr>
    </w:p>
    <w:p w14:paraId="67F5EF26" w14:textId="77777777" w:rsidR="00E53D2C" w:rsidRDefault="00E53D2C" w:rsidP="00E53D2C">
      <w:pPr>
        <w:autoSpaceDE w:val="0"/>
        <w:autoSpaceDN w:val="0"/>
        <w:adjustRightInd w:val="0"/>
        <w:rPr>
          <w:rFonts w:ascii="Calibri" w:hAnsi="Calibri" w:cs="Calibri"/>
        </w:rPr>
      </w:pPr>
    </w:p>
    <w:p w14:paraId="68041FD7" w14:textId="77777777" w:rsidR="00FF7C37" w:rsidRDefault="00FF7C37" w:rsidP="00E53D2C">
      <w:pPr>
        <w:autoSpaceDE w:val="0"/>
        <w:autoSpaceDN w:val="0"/>
        <w:adjustRightInd w:val="0"/>
        <w:rPr>
          <w:rFonts w:ascii="Calibri" w:hAnsi="Calibri" w:cs="Calibri"/>
        </w:rPr>
      </w:pPr>
    </w:p>
    <w:p w14:paraId="06EFC325" w14:textId="77777777" w:rsidR="00FF7C37" w:rsidRDefault="00FF7C37" w:rsidP="00E53D2C">
      <w:pPr>
        <w:autoSpaceDE w:val="0"/>
        <w:autoSpaceDN w:val="0"/>
        <w:adjustRightInd w:val="0"/>
        <w:rPr>
          <w:rFonts w:ascii="Calibri" w:hAnsi="Calibri" w:cs="Calibri"/>
        </w:rPr>
      </w:pPr>
    </w:p>
    <w:p w14:paraId="43554A05" w14:textId="77777777" w:rsidR="00FF7C37" w:rsidRPr="00E53D2C" w:rsidRDefault="00FF7C37" w:rsidP="00E53D2C">
      <w:pPr>
        <w:autoSpaceDE w:val="0"/>
        <w:autoSpaceDN w:val="0"/>
        <w:adjustRightInd w:val="0"/>
        <w:rPr>
          <w:rFonts w:ascii="Calibri" w:hAnsi="Calibri" w:cs="Calibri"/>
        </w:rPr>
      </w:pPr>
    </w:p>
    <w:p w14:paraId="60E47293" w14:textId="1DC99CBC"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00FF7C37">
        <w:rPr>
          <w:rFonts w:ascii="Calibri" w:hAnsi="Calibri" w:cs="Calibri"/>
          <w:sz w:val="24"/>
          <w:szCs w:val="24"/>
        </w:rPr>
        <w:t>Milo A Puhan</w:t>
      </w:r>
      <w:r w:rsidRPr="00E53D2C">
        <w:rPr>
          <w:rFonts w:ascii="Calibri" w:hAnsi="Calibri" w:cs="Calibri"/>
          <w:sz w:val="24"/>
          <w:szCs w:val="24"/>
        </w:rPr>
        <w:t>, MD, PhD</w:t>
      </w:r>
    </w:p>
    <w:p w14:paraId="0A6AA6EC" w14:textId="29DB696F" w:rsidR="00FF7C37" w:rsidRDefault="00E53D2C" w:rsidP="00FF7C37">
      <w:pPr>
        <w:tabs>
          <w:tab w:val="left" w:pos="3544"/>
        </w:tabs>
        <w:snapToGrid w:val="0"/>
        <w:ind w:firstLine="3119"/>
        <w:contextualSpacing/>
        <w:textAlignment w:val="baseline"/>
        <w:rPr>
          <w:rFonts w:ascii="Calibri" w:hAnsi="Calibri" w:cs="Calibri"/>
          <w:i/>
          <w:iCs/>
          <w:color w:val="201F1E"/>
        </w:rPr>
      </w:pPr>
      <w:r w:rsidRPr="00E53D2C">
        <w:rPr>
          <w:rFonts w:ascii="Calibri" w:hAnsi="Calibri" w:cs="Calibri"/>
          <w:i/>
          <w:iCs/>
          <w:color w:val="201F1E"/>
        </w:rPr>
        <w:tab/>
        <w:t>University of Zurich</w:t>
      </w:r>
    </w:p>
    <w:p w14:paraId="6E47B457" w14:textId="0529C360" w:rsidR="00E53D2C" w:rsidRPr="00E53D2C" w:rsidRDefault="00FF7C37" w:rsidP="00C04E8F">
      <w:pPr>
        <w:tabs>
          <w:tab w:val="left" w:pos="3544"/>
        </w:tabs>
        <w:snapToGrid w:val="0"/>
        <w:ind w:firstLine="3119"/>
        <w:contextualSpacing/>
        <w:textAlignment w:val="baseline"/>
        <w:rPr>
          <w:rFonts w:ascii="Calibri" w:hAnsi="Calibri" w:cs="Calibri"/>
          <w:i/>
          <w:iCs/>
          <w:color w:val="201F1E"/>
        </w:rPr>
      </w:pPr>
      <w:r>
        <w:rPr>
          <w:rFonts w:ascii="Calibri" w:hAnsi="Calibri" w:cs="Calibri"/>
          <w:i/>
          <w:iCs/>
          <w:color w:val="201F1E"/>
        </w:rPr>
        <w:tab/>
        <w:t>Epidemiology, Biostatistics and Prevention Institute</w:t>
      </w:r>
    </w:p>
    <w:p w14:paraId="4FDE52C2" w14:textId="2E38E6D5" w:rsidR="00E53D2C" w:rsidRPr="00F67EEB" w:rsidRDefault="00E53D2C" w:rsidP="00E53D2C">
      <w:pPr>
        <w:tabs>
          <w:tab w:val="left" w:pos="3544"/>
        </w:tabs>
        <w:snapToGrid w:val="0"/>
        <w:contextualSpacing/>
        <w:textAlignment w:val="baseline"/>
        <w:rPr>
          <w:rFonts w:ascii="Calibri" w:hAnsi="Calibri" w:cs="Calibri"/>
          <w:i/>
          <w:iCs/>
          <w:color w:val="201F1E"/>
          <w:lang w:val="de-CH"/>
        </w:rPr>
      </w:pPr>
      <w:r w:rsidRPr="00E53D2C">
        <w:rPr>
          <w:rFonts w:ascii="Calibri" w:hAnsi="Calibri" w:cs="Calibri"/>
          <w:i/>
          <w:iCs/>
          <w:color w:val="201F1E"/>
        </w:rPr>
        <w:tab/>
      </w:r>
      <w:r w:rsidR="00FF7C37" w:rsidRPr="00F67EEB">
        <w:rPr>
          <w:rFonts w:ascii="Calibri" w:hAnsi="Calibri" w:cs="Calibri"/>
          <w:i/>
          <w:iCs/>
          <w:color w:val="201F1E"/>
          <w:lang w:val="de-CH"/>
        </w:rPr>
        <w:t>Hirschengraben 84</w:t>
      </w:r>
    </w:p>
    <w:p w14:paraId="1F19BE8F" w14:textId="57FC529E" w:rsidR="00E53D2C" w:rsidRPr="00F67EEB" w:rsidRDefault="00E53D2C" w:rsidP="00E53D2C">
      <w:pPr>
        <w:tabs>
          <w:tab w:val="left" w:pos="3544"/>
        </w:tabs>
        <w:snapToGrid w:val="0"/>
        <w:contextualSpacing/>
        <w:textAlignment w:val="baseline"/>
        <w:rPr>
          <w:rFonts w:ascii="Calibri" w:hAnsi="Calibri" w:cs="Calibri"/>
          <w:i/>
          <w:iCs/>
          <w:color w:val="201F1E"/>
          <w:lang w:val="de-CH"/>
        </w:rPr>
      </w:pPr>
      <w:r w:rsidRPr="00F67EEB">
        <w:rPr>
          <w:rFonts w:ascii="Calibri" w:hAnsi="Calibri" w:cs="Calibri"/>
          <w:i/>
          <w:iCs/>
          <w:color w:val="201F1E"/>
          <w:lang w:val="de-CH"/>
        </w:rPr>
        <w:tab/>
        <w:t>80</w:t>
      </w:r>
      <w:r w:rsidR="00FF7C37" w:rsidRPr="00F67EEB">
        <w:rPr>
          <w:rFonts w:ascii="Calibri" w:hAnsi="Calibri" w:cs="Calibri"/>
          <w:i/>
          <w:iCs/>
          <w:color w:val="201F1E"/>
          <w:lang w:val="de-CH"/>
        </w:rPr>
        <w:t>01</w:t>
      </w:r>
      <w:r w:rsidRPr="00F67EEB">
        <w:rPr>
          <w:rFonts w:ascii="Calibri" w:hAnsi="Calibri" w:cs="Calibri"/>
          <w:i/>
          <w:iCs/>
          <w:color w:val="201F1E"/>
          <w:lang w:val="de-CH"/>
        </w:rPr>
        <w:t xml:space="preserve"> Zurich, Switzerland</w:t>
      </w:r>
    </w:p>
    <w:p w14:paraId="39B044DF" w14:textId="05FA5E0E" w:rsidR="00E53D2C" w:rsidRPr="00F67EEB" w:rsidRDefault="00E53D2C" w:rsidP="00E53D2C">
      <w:pPr>
        <w:tabs>
          <w:tab w:val="left" w:pos="3544"/>
        </w:tabs>
        <w:snapToGrid w:val="0"/>
        <w:contextualSpacing/>
        <w:textAlignment w:val="baseline"/>
        <w:rPr>
          <w:rStyle w:val="Hyperlink"/>
          <w:rFonts w:ascii="Calibri" w:hAnsi="Calibri" w:cs="Calibri"/>
          <w:i/>
          <w:iCs/>
          <w:bdr w:val="none" w:sz="0" w:space="0" w:color="auto" w:frame="1"/>
          <w:lang w:val="de-CH"/>
        </w:rPr>
      </w:pPr>
      <w:r w:rsidRPr="00F67EEB">
        <w:rPr>
          <w:rFonts w:ascii="Calibri" w:hAnsi="Calibri" w:cs="Calibri"/>
          <w:i/>
          <w:iCs/>
          <w:color w:val="201F1E"/>
          <w:lang w:val="de-CH"/>
        </w:rPr>
        <w:tab/>
      </w:r>
      <w:proofErr w:type="gramStart"/>
      <w:r w:rsidRPr="00F67EEB">
        <w:rPr>
          <w:rFonts w:ascii="Calibri" w:hAnsi="Calibri" w:cs="Calibri"/>
          <w:i/>
          <w:iCs/>
          <w:color w:val="201F1E"/>
          <w:lang w:val="de-CH"/>
        </w:rPr>
        <w:t>Email</w:t>
      </w:r>
      <w:proofErr w:type="gramEnd"/>
      <w:r w:rsidRPr="00F67EEB">
        <w:rPr>
          <w:rFonts w:ascii="Calibri" w:hAnsi="Calibri" w:cs="Calibri"/>
          <w:i/>
          <w:iCs/>
          <w:color w:val="201F1E"/>
          <w:lang w:val="de-CH"/>
        </w:rPr>
        <w:t>:</w:t>
      </w:r>
      <w:r w:rsidRPr="00F67EEB">
        <w:rPr>
          <w:rFonts w:ascii="Calibri" w:hAnsi="Calibri" w:cs="Calibri"/>
          <w:i/>
          <w:iCs/>
          <w:color w:val="201F1E"/>
          <w:bdr w:val="none" w:sz="0" w:space="0" w:color="auto" w:frame="1"/>
          <w:lang w:val="de-CH"/>
        </w:rPr>
        <w:t> </w:t>
      </w:r>
      <w:r w:rsidR="00FF7C37" w:rsidRPr="00F67EEB">
        <w:rPr>
          <w:rStyle w:val="Hyperlink"/>
          <w:rFonts w:ascii="Calibri" w:hAnsi="Calibri" w:cs="Calibri"/>
          <w:i/>
          <w:iCs/>
          <w:bdr w:val="none" w:sz="0" w:space="0" w:color="auto" w:frame="1"/>
          <w:lang w:val="de-CH"/>
        </w:rPr>
        <w:t>miloalan.puhan@uzh.ch</w:t>
      </w:r>
    </w:p>
    <w:p w14:paraId="3FA2FD40" w14:textId="77777777" w:rsidR="00E53D2C" w:rsidRPr="00F67EEB" w:rsidRDefault="00E53D2C" w:rsidP="00E53D2C">
      <w:pPr>
        <w:spacing w:line="480" w:lineRule="auto"/>
        <w:rPr>
          <w:rFonts w:ascii="Calibri" w:hAnsi="Calibri" w:cs="Calibri"/>
          <w:lang w:val="de-CH"/>
        </w:rPr>
      </w:pPr>
    </w:p>
    <w:p w14:paraId="54718507" w14:textId="4F75DB77" w:rsidR="00E53D2C" w:rsidRPr="00F67EEB" w:rsidRDefault="00E53D2C">
      <w:pPr>
        <w:rPr>
          <w:rFonts w:ascii="Calibri" w:hAnsi="Calibri" w:cs="Calibri"/>
          <w:lang w:val="de-CH"/>
        </w:rPr>
      </w:pPr>
      <w:r w:rsidRPr="00F67EEB">
        <w:rPr>
          <w:rFonts w:ascii="Calibri" w:hAnsi="Calibri" w:cs="Calibri"/>
          <w:lang w:val="de-CH"/>
        </w:rPr>
        <w:br w:type="page"/>
      </w:r>
    </w:p>
    <w:p w14:paraId="74ED4F2D" w14:textId="30FC1ED5" w:rsidR="00FF7C37" w:rsidRPr="004F3AF6" w:rsidRDefault="00FF7C37" w:rsidP="00C04E8F">
      <w:pPr>
        <w:spacing w:line="480" w:lineRule="auto"/>
        <w:ind w:firstLine="0"/>
        <w:jc w:val="center"/>
        <w:rPr>
          <w:rFonts w:ascii="Calibri" w:hAnsi="Calibri" w:cs="Calibri"/>
          <w:b/>
          <w:bCs/>
          <w:lang w:val="de-CH"/>
          <w:rPrChange w:id="0" w:author="Milo Alan Puhan" w:date="2025-10-22T21:07:00Z" w16du:dateUtc="2025-10-22T19:07:00Z">
            <w:rPr>
              <w:rFonts w:ascii="Calibri" w:hAnsi="Calibri" w:cs="Calibri"/>
              <w:b/>
              <w:bCs/>
            </w:rPr>
          </w:rPrChange>
        </w:rPr>
      </w:pPr>
      <w:r w:rsidRPr="004F3AF6">
        <w:rPr>
          <w:rFonts w:ascii="Calibri" w:hAnsi="Calibri" w:cs="Calibri"/>
          <w:b/>
          <w:bCs/>
          <w:lang w:val="de-CH"/>
          <w:rPrChange w:id="1" w:author="Milo Alan Puhan" w:date="2025-10-22T21:07:00Z" w16du:dateUtc="2025-10-22T19:07:00Z">
            <w:rPr>
              <w:rFonts w:ascii="Calibri" w:hAnsi="Calibri" w:cs="Calibri"/>
              <w:b/>
              <w:bCs/>
            </w:rPr>
          </w:rPrChange>
        </w:rPr>
        <w:lastRenderedPageBreak/>
        <w:t>Abstract</w:t>
      </w:r>
    </w:p>
    <w:p w14:paraId="627F7640" w14:textId="77777777" w:rsidR="00C04E8F" w:rsidRPr="004F3AF6" w:rsidRDefault="00C04E8F" w:rsidP="00FF7C37">
      <w:pPr>
        <w:spacing w:line="480" w:lineRule="auto"/>
        <w:ind w:firstLine="708"/>
        <w:rPr>
          <w:rFonts w:ascii="Calibri" w:hAnsi="Calibri" w:cs="Calibri"/>
          <w:b/>
          <w:bCs/>
          <w:lang w:val="de-CH"/>
          <w:rPrChange w:id="2" w:author="Milo Alan Puhan" w:date="2025-10-22T21:07:00Z" w16du:dateUtc="2025-10-22T19:07:00Z">
            <w:rPr>
              <w:rFonts w:ascii="Calibri" w:hAnsi="Calibri" w:cs="Calibri"/>
              <w:b/>
              <w:bCs/>
            </w:rPr>
          </w:rPrChange>
        </w:rPr>
      </w:pPr>
    </w:p>
    <w:p w14:paraId="43F3C24C" w14:textId="6B24167C" w:rsidR="00FF7C37" w:rsidRDefault="00E53D2C" w:rsidP="00FF7C37">
      <w:pPr>
        <w:spacing w:line="480" w:lineRule="auto"/>
        <w:ind w:firstLine="708"/>
        <w:rPr>
          <w:rFonts w:ascii="Calibri" w:hAnsi="Calibri" w:cs="Calibri"/>
        </w:rPr>
      </w:pPr>
      <w:r w:rsidRPr="00C04E8F">
        <w:rPr>
          <w:rFonts w:ascii="Calibri" w:hAnsi="Calibri" w:cs="Calibri"/>
          <w:b/>
          <w:bCs/>
        </w:rPr>
        <w:t xml:space="preserve">Background and </w:t>
      </w:r>
      <w:r w:rsidR="00FF7C37">
        <w:rPr>
          <w:rFonts w:ascii="Calibri" w:hAnsi="Calibri" w:cs="Calibri"/>
          <w:b/>
          <w:bCs/>
        </w:rPr>
        <w:t>a</w:t>
      </w:r>
      <w:r w:rsidRPr="00C04E8F">
        <w:rPr>
          <w:rFonts w:ascii="Calibri" w:hAnsi="Calibri" w:cs="Calibri"/>
          <w:b/>
          <w:bCs/>
        </w:rPr>
        <w:t>ims</w:t>
      </w:r>
    </w:p>
    <w:p w14:paraId="3532A5CD" w14:textId="0D66F8C6" w:rsidR="000F2CF8" w:rsidRDefault="0006265B">
      <w:pPr>
        <w:spacing w:line="480" w:lineRule="auto"/>
        <w:ind w:firstLine="708"/>
        <w:rPr>
          <w:rFonts w:ascii="Calibri" w:hAnsi="Calibri" w:cs="Calibri"/>
        </w:rPr>
      </w:pPr>
      <w:r w:rsidRPr="00C04E8F">
        <w:rPr>
          <w:rFonts w:ascii="Calibri" w:hAnsi="Calibri" w:cs="Calibri"/>
        </w:rPr>
        <w:t xml:space="preserve">The Comprehensive Complication Index (CCI®) </w:t>
      </w:r>
      <w:r w:rsidR="009A6572">
        <w:rPr>
          <w:rFonts w:ascii="Calibri" w:hAnsi="Calibri" w:cs="Calibri"/>
        </w:rPr>
        <w:t>provides</w:t>
      </w:r>
      <w:r w:rsidRPr="00C04E8F">
        <w:rPr>
          <w:rFonts w:ascii="Calibri" w:hAnsi="Calibri" w:cs="Calibri"/>
        </w:rPr>
        <w:t xml:space="preserve"> a weighted assessment of all postoperative complications, </w:t>
      </w:r>
      <w:r w:rsidR="009A6572">
        <w:rPr>
          <w:rFonts w:ascii="Calibri" w:hAnsi="Calibri" w:cs="Calibri"/>
        </w:rPr>
        <w:t>offering</w:t>
      </w:r>
      <w:r w:rsidRPr="00C04E8F">
        <w:rPr>
          <w:rFonts w:ascii="Calibri" w:hAnsi="Calibri" w:cs="Calibri"/>
        </w:rPr>
        <w:t xml:space="preserve"> a</w:t>
      </w:r>
      <w:r w:rsidR="00D64F3A">
        <w:rPr>
          <w:rFonts w:ascii="Calibri" w:hAnsi="Calibri" w:cs="Calibri"/>
        </w:rPr>
        <w:t xml:space="preserve"> </w:t>
      </w:r>
      <w:r w:rsidRPr="00C04E8F">
        <w:rPr>
          <w:rFonts w:ascii="Calibri" w:hAnsi="Calibri" w:cs="Calibri"/>
        </w:rPr>
        <w:t xml:space="preserve">quantification of surgical morbidity </w:t>
      </w:r>
      <w:r w:rsidR="00D326BC">
        <w:rPr>
          <w:rFonts w:ascii="Calibri" w:hAnsi="Calibri" w:cs="Calibri"/>
        </w:rPr>
        <w:t xml:space="preserve">on a continuous </w:t>
      </w:r>
      <w:r w:rsidR="00FA4045">
        <w:rPr>
          <w:rFonts w:ascii="Calibri" w:hAnsi="Calibri" w:cs="Calibri"/>
        </w:rPr>
        <w:t>scale</w:t>
      </w:r>
      <w:r w:rsidR="0045139F">
        <w:rPr>
          <w:rFonts w:ascii="Calibri" w:hAnsi="Calibri" w:cs="Calibri"/>
        </w:rPr>
        <w:t>. It</w:t>
      </w:r>
      <w:r w:rsidR="00D64F3A">
        <w:rPr>
          <w:rFonts w:ascii="Calibri" w:hAnsi="Calibri" w:cs="Calibri"/>
        </w:rPr>
        <w:t xml:space="preserve"> </w:t>
      </w:r>
      <w:r w:rsidRPr="00C04E8F">
        <w:rPr>
          <w:rFonts w:ascii="Calibri" w:hAnsi="Calibri" w:cs="Calibri"/>
        </w:rPr>
        <w:t xml:space="preserve">has become a cornerstone </w:t>
      </w:r>
      <w:r w:rsidR="00B46B93">
        <w:rPr>
          <w:rFonts w:ascii="Calibri" w:hAnsi="Calibri" w:cs="Calibri"/>
        </w:rPr>
        <w:t>endpoint in</w:t>
      </w:r>
      <w:r w:rsidRPr="00C04E8F">
        <w:rPr>
          <w:rFonts w:ascii="Calibri" w:hAnsi="Calibri" w:cs="Calibri"/>
        </w:rPr>
        <w:t xml:space="preserve"> randomized controlled trials (RCTs).</w:t>
      </w:r>
      <w:r w:rsidR="00B46B93">
        <w:rPr>
          <w:rFonts w:ascii="Calibri" w:hAnsi="Calibri" w:cs="Calibri"/>
        </w:rPr>
        <w:t xml:space="preserve"> A</w:t>
      </w:r>
      <w:r w:rsidR="000F2CF8" w:rsidRPr="00C04E8F">
        <w:rPr>
          <w:rFonts w:ascii="Calibri" w:hAnsi="Calibri" w:cs="Calibri"/>
        </w:rPr>
        <w:t xml:space="preserve"> </w:t>
      </w:r>
      <w:r w:rsidR="000F2CF8" w:rsidRPr="00C04E8F">
        <w:rPr>
          <w:rStyle w:val="Fett"/>
          <w:rFonts w:ascii="Calibri" w:hAnsi="Calibri" w:cs="Calibri"/>
          <w:b w:val="0"/>
          <w:bCs w:val="0"/>
        </w:rPr>
        <w:t>minimal important difference (MID) of 12 CCI® points</w:t>
      </w:r>
      <w:r w:rsidR="00B46B93">
        <w:rPr>
          <w:rStyle w:val="Fett"/>
          <w:rFonts w:ascii="Calibri" w:hAnsi="Calibri" w:cs="Calibri"/>
          <w:b w:val="0"/>
          <w:bCs w:val="0"/>
        </w:rPr>
        <w:t xml:space="preserve"> between treatment groups</w:t>
      </w:r>
      <w:r w:rsidR="000F2CF8" w:rsidRPr="00C04E8F">
        <w:rPr>
          <w:rFonts w:ascii="Calibri" w:hAnsi="Calibri" w:cs="Calibri"/>
        </w:rPr>
        <w:t xml:space="preserve"> has been proposed to indicate clinically meaningful </w:t>
      </w:r>
      <w:r w:rsidR="00B46B93">
        <w:rPr>
          <w:rFonts w:ascii="Calibri" w:hAnsi="Calibri" w:cs="Calibri"/>
        </w:rPr>
        <w:t>effects</w:t>
      </w:r>
      <w:r w:rsidR="000F2CF8" w:rsidRPr="00C04E8F">
        <w:rPr>
          <w:rFonts w:ascii="Calibri" w:hAnsi="Calibri" w:cs="Calibri"/>
        </w:rPr>
        <w:t>.</w:t>
      </w:r>
    </w:p>
    <w:p w14:paraId="163C75DC" w14:textId="5290251E" w:rsidR="0006265B" w:rsidRPr="00C04E8F" w:rsidRDefault="0006265B" w:rsidP="00C04E8F">
      <w:pPr>
        <w:spacing w:line="480" w:lineRule="auto"/>
        <w:ind w:firstLine="708"/>
        <w:rPr>
          <w:rFonts w:ascii="Calibri" w:hAnsi="Calibri" w:cs="Calibri"/>
        </w:rPr>
      </w:pPr>
      <w:r w:rsidRPr="00C04E8F">
        <w:rPr>
          <w:rFonts w:ascii="Calibri" w:hAnsi="Calibri" w:cs="Calibri"/>
        </w:rPr>
        <w:t xml:space="preserve">However, quality in </w:t>
      </w:r>
      <w:r w:rsidR="00F03CDD">
        <w:rPr>
          <w:rFonts w:ascii="Calibri" w:hAnsi="Calibri" w:cs="Calibri"/>
        </w:rPr>
        <w:t>surgical research</w:t>
      </w:r>
      <w:r w:rsidR="00F03CDD" w:rsidRPr="00C04E8F" w:rsidDel="00F03CDD">
        <w:rPr>
          <w:rFonts w:ascii="Calibri" w:hAnsi="Calibri" w:cs="Calibri"/>
        </w:rPr>
        <w:t xml:space="preserve"> </w:t>
      </w:r>
      <w:r w:rsidRPr="00C04E8F">
        <w:rPr>
          <w:rFonts w:ascii="Calibri" w:hAnsi="Calibri" w:cs="Calibri"/>
        </w:rPr>
        <w:t xml:space="preserve">depends not only on </w:t>
      </w:r>
      <w:r w:rsidR="00D64F3A">
        <w:rPr>
          <w:rFonts w:ascii="Calibri" w:hAnsi="Calibri" w:cs="Calibri"/>
        </w:rPr>
        <w:t xml:space="preserve">availability of </w:t>
      </w:r>
      <w:r w:rsidR="00334AE2">
        <w:rPr>
          <w:rFonts w:ascii="Calibri" w:hAnsi="Calibri" w:cs="Calibri"/>
        </w:rPr>
        <w:t xml:space="preserve">such </w:t>
      </w:r>
      <w:r w:rsidRPr="00C04E8F">
        <w:rPr>
          <w:rFonts w:ascii="Calibri" w:hAnsi="Calibri" w:cs="Calibri"/>
        </w:rPr>
        <w:t>outcome</w:t>
      </w:r>
      <w:r w:rsidR="00D64F3A">
        <w:rPr>
          <w:rFonts w:ascii="Calibri" w:hAnsi="Calibri" w:cs="Calibri"/>
        </w:rPr>
        <w:t xml:space="preserve"> measures</w:t>
      </w:r>
      <w:r w:rsidRPr="00C04E8F">
        <w:rPr>
          <w:rFonts w:ascii="Calibri" w:hAnsi="Calibri" w:cs="Calibri"/>
        </w:rPr>
        <w:t xml:space="preserve"> but also on the methodological rigor</w:t>
      </w:r>
      <w:r w:rsidR="00D64F3A">
        <w:rPr>
          <w:rFonts w:ascii="Calibri" w:hAnsi="Calibri" w:cs="Calibri"/>
        </w:rPr>
        <w:t xml:space="preserve"> with which </w:t>
      </w:r>
      <w:r w:rsidR="00AA6CE8">
        <w:rPr>
          <w:rFonts w:ascii="Calibri" w:hAnsi="Calibri" w:cs="Calibri"/>
        </w:rPr>
        <w:t>RCTs</w:t>
      </w:r>
      <w:r w:rsidR="00D64F3A">
        <w:rPr>
          <w:rFonts w:ascii="Calibri" w:hAnsi="Calibri" w:cs="Calibri"/>
        </w:rPr>
        <w:t xml:space="preserve"> are planned, powered, </w:t>
      </w:r>
      <w:r w:rsidR="00334AE2">
        <w:rPr>
          <w:rFonts w:ascii="Calibri" w:hAnsi="Calibri" w:cs="Calibri"/>
        </w:rPr>
        <w:t xml:space="preserve">reported </w:t>
      </w:r>
      <w:r w:rsidR="00D64F3A">
        <w:rPr>
          <w:rFonts w:ascii="Calibri" w:hAnsi="Calibri" w:cs="Calibri"/>
        </w:rPr>
        <w:t>and interpreted</w:t>
      </w:r>
      <w:r w:rsidRPr="00C04E8F">
        <w:rPr>
          <w:rFonts w:ascii="Calibri" w:hAnsi="Calibri" w:cs="Calibri"/>
        </w:rPr>
        <w:t xml:space="preserve">. </w:t>
      </w:r>
    </w:p>
    <w:p w14:paraId="4BE0988A" w14:textId="1725A0A7" w:rsidR="00E53D2C" w:rsidRPr="00C04E8F" w:rsidRDefault="0006265B" w:rsidP="00E53D2C">
      <w:pPr>
        <w:spacing w:line="480" w:lineRule="auto"/>
        <w:rPr>
          <w:rFonts w:ascii="Calibri" w:hAnsi="Calibri" w:cs="Calibri"/>
        </w:rPr>
      </w:pPr>
      <w:r w:rsidRPr="00C04E8F">
        <w:rPr>
          <w:rFonts w:ascii="Calibri" w:hAnsi="Calibri" w:cs="Calibri"/>
        </w:rPr>
        <w:t xml:space="preserve">This </w:t>
      </w:r>
      <w:r w:rsidR="003723C1">
        <w:rPr>
          <w:rFonts w:ascii="Calibri" w:hAnsi="Calibri" w:cs="Calibri"/>
        </w:rPr>
        <w:t>meta</w:t>
      </w:r>
      <w:r w:rsidR="00B46B93">
        <w:rPr>
          <w:rFonts w:ascii="Calibri" w:hAnsi="Calibri" w:cs="Calibri"/>
        </w:rPr>
        <w:t>-</w:t>
      </w:r>
      <w:r w:rsidR="003723C1">
        <w:rPr>
          <w:rFonts w:ascii="Calibri" w:hAnsi="Calibri" w:cs="Calibri"/>
        </w:rPr>
        <w:t xml:space="preserve">research </w:t>
      </w:r>
      <w:r w:rsidRPr="00C04E8F">
        <w:rPr>
          <w:rFonts w:ascii="Calibri" w:hAnsi="Calibri" w:cs="Calibri"/>
        </w:rPr>
        <w:t xml:space="preserve">study </w:t>
      </w:r>
      <w:del w:id="3" w:author="Joana Rodrigues Ribeiro" w:date="2025-10-23T11:52:00Z" w16du:dateUtc="2025-10-23T09:52:00Z">
        <w:r w:rsidRPr="00C04E8F" w:rsidDel="00DC64A4">
          <w:rPr>
            <w:rFonts w:ascii="Calibri" w:hAnsi="Calibri" w:cs="Calibri"/>
          </w:rPr>
          <w:delText>systematically evaluate</w:delText>
        </w:r>
        <w:r w:rsidR="00B46B93" w:rsidDel="00DC64A4">
          <w:rPr>
            <w:rFonts w:ascii="Calibri" w:hAnsi="Calibri" w:cs="Calibri"/>
          </w:rPr>
          <w:delText>d</w:delText>
        </w:r>
        <w:r w:rsidRPr="00C04E8F" w:rsidDel="00DC64A4">
          <w:rPr>
            <w:rFonts w:ascii="Calibri" w:hAnsi="Calibri" w:cs="Calibri"/>
          </w:rPr>
          <w:delText xml:space="preserve"> </w:delText>
        </w:r>
      </w:del>
      <w:ins w:id="4" w:author="Joana Rodrigues Ribeiro" w:date="2025-10-23T11:52:00Z" w16du:dateUtc="2025-10-23T09:52:00Z">
        <w:r w:rsidR="00DC64A4">
          <w:rPr>
            <w:rFonts w:ascii="Calibri" w:hAnsi="Calibri" w:cs="Calibri"/>
          </w:rPr>
          <w:t>aime</w:t>
        </w:r>
      </w:ins>
      <w:ins w:id="5" w:author="Joana Rodrigues Ribeiro" w:date="2025-10-23T11:53:00Z" w16du:dateUtc="2025-10-23T09:53:00Z">
        <w:r w:rsidR="00DC64A4">
          <w:rPr>
            <w:rFonts w:ascii="Calibri" w:hAnsi="Calibri" w:cs="Calibri"/>
          </w:rPr>
          <w:t>d to assess</w:t>
        </w:r>
      </w:ins>
      <w:commentRangeStart w:id="6"/>
      <w:ins w:id="7" w:author="Joana Rodrigues Ribeiro" w:date="2025-10-23T16:11:00Z" w16du:dateUtc="2025-10-23T14:11:00Z">
        <w:r w:rsidR="00D454EA">
          <w:rPr>
            <w:rFonts w:ascii="Calibri" w:hAnsi="Calibri" w:cs="Calibri"/>
          </w:rPr>
          <w:t>,</w:t>
        </w:r>
      </w:ins>
      <w:ins w:id="8" w:author="Joana Rodrigues Ribeiro" w:date="2025-10-23T11:52:00Z" w16du:dateUtc="2025-10-23T09:52:00Z">
        <w:r w:rsidR="00DC64A4" w:rsidRPr="00C04E8F">
          <w:rPr>
            <w:rFonts w:ascii="Calibri" w:hAnsi="Calibri" w:cs="Calibri"/>
          </w:rPr>
          <w:t xml:space="preserve"> </w:t>
        </w:r>
      </w:ins>
      <w:del w:id="9" w:author="Joana Rodrigues Ribeiro" w:date="2025-10-23T11:51:00Z" w16du:dateUtc="2025-10-23T09:51:00Z">
        <w:r w:rsidRPr="00C04E8F" w:rsidDel="00DC64A4">
          <w:rPr>
            <w:rFonts w:ascii="Calibri" w:hAnsi="Calibri" w:cs="Calibri"/>
          </w:rPr>
          <w:delText xml:space="preserve">the </w:delText>
        </w:r>
      </w:del>
      <w:ins w:id="10" w:author="Joana Rodrigues Ribeiro" w:date="2025-10-23T11:51:00Z" w16du:dateUtc="2025-10-23T09:51:00Z">
        <w:r w:rsidR="00DC64A4">
          <w:rPr>
            <w:rFonts w:ascii="Calibri" w:hAnsi="Calibri" w:cs="Calibri"/>
          </w:rPr>
          <w:t xml:space="preserve">among </w:t>
        </w:r>
      </w:ins>
      <w:ins w:id="11" w:author="Joana Rodrigues Ribeiro" w:date="2025-10-23T11:52:00Z" w16du:dateUtc="2025-10-23T09:52:00Z">
        <w:r w:rsidR="00DC64A4">
          <w:rPr>
            <w:rFonts w:ascii="Calibri" w:hAnsi="Calibri" w:cs="Calibri"/>
          </w:rPr>
          <w:t>surgical</w:t>
        </w:r>
      </w:ins>
      <w:ins w:id="12" w:author="Joana Rodrigues Ribeiro" w:date="2025-10-23T11:51:00Z" w16du:dateUtc="2025-10-23T09:51:00Z">
        <w:r w:rsidR="00DC64A4">
          <w:rPr>
            <w:rFonts w:ascii="Calibri" w:hAnsi="Calibri" w:cs="Calibri"/>
          </w:rPr>
          <w:t xml:space="preserve"> RCTs </w:t>
        </w:r>
      </w:ins>
      <w:ins w:id="13" w:author="Joana Rodrigues Ribeiro" w:date="2025-10-23T16:10:00Z" w16du:dateUtc="2025-10-23T14:10:00Z">
        <w:r w:rsidR="00D454EA">
          <w:rPr>
            <w:rFonts w:ascii="Calibri" w:hAnsi="Calibri" w:cs="Calibri"/>
          </w:rPr>
          <w:t>using the</w:t>
        </w:r>
      </w:ins>
      <w:del w:id="14" w:author="Joana Rodrigues Ribeiro" w:date="2025-10-23T11:51:00Z" w16du:dateUtc="2025-10-23T09:51:00Z">
        <w:r w:rsidRPr="00C04E8F" w:rsidDel="00DC64A4">
          <w:rPr>
            <w:rFonts w:ascii="Calibri" w:hAnsi="Calibri" w:cs="Calibri"/>
          </w:rPr>
          <w:delText>use of the</w:delText>
        </w:r>
      </w:del>
      <w:r w:rsidRPr="00C04E8F">
        <w:rPr>
          <w:rFonts w:ascii="Calibri" w:hAnsi="Calibri" w:cs="Calibri"/>
        </w:rPr>
        <w:t xml:space="preserve"> CCI®</w:t>
      </w:r>
      <w:ins w:id="15" w:author="Joana Rodrigues Ribeiro" w:date="2025-10-23T16:11:00Z" w16du:dateUtc="2025-10-23T14:11:00Z">
        <w:r w:rsidR="00D454EA">
          <w:rPr>
            <w:rFonts w:ascii="Calibri" w:hAnsi="Calibri" w:cs="Calibri"/>
          </w:rPr>
          <w:t>,</w:t>
        </w:r>
      </w:ins>
      <w:r w:rsidRPr="00C04E8F">
        <w:rPr>
          <w:rFonts w:ascii="Calibri" w:hAnsi="Calibri" w:cs="Calibri"/>
        </w:rPr>
        <w:t xml:space="preserve"> </w:t>
      </w:r>
      <w:commentRangeEnd w:id="6"/>
      <w:r w:rsidR="003B4AD0">
        <w:rPr>
          <w:rStyle w:val="Kommentarzeichen"/>
        </w:rPr>
        <w:commentReference w:id="6"/>
      </w:r>
      <w:del w:id="16" w:author="Joana Rodrigues Ribeiro" w:date="2025-10-23T11:52:00Z" w16du:dateUtc="2025-10-23T09:52:00Z">
        <w:r w:rsidRPr="00C04E8F" w:rsidDel="00DC64A4">
          <w:rPr>
            <w:rFonts w:ascii="Calibri" w:hAnsi="Calibri" w:cs="Calibri"/>
          </w:rPr>
          <w:delText>in surgical RCTs, assess</w:delText>
        </w:r>
        <w:r w:rsidR="00B46B93" w:rsidDel="00DC64A4">
          <w:rPr>
            <w:rFonts w:ascii="Calibri" w:hAnsi="Calibri" w:cs="Calibri"/>
          </w:rPr>
          <w:delText>ed</w:delText>
        </w:r>
      </w:del>
      <w:ins w:id="17" w:author="Joana Rodrigues Ribeiro" w:date="2025-10-23T11:52:00Z" w16du:dateUtc="2025-10-23T09:52:00Z">
        <w:r w:rsidR="00DC64A4">
          <w:rPr>
            <w:rFonts w:ascii="Calibri" w:hAnsi="Calibri" w:cs="Calibri"/>
          </w:rPr>
          <w:t>the</w:t>
        </w:r>
      </w:ins>
      <w:r w:rsidRPr="00C04E8F">
        <w:rPr>
          <w:rFonts w:ascii="Calibri" w:hAnsi="Calibri" w:cs="Calibri"/>
        </w:rPr>
        <w:t xml:space="preserve"> </w:t>
      </w:r>
      <w:r w:rsidR="00E21E8F" w:rsidRPr="00C04E8F">
        <w:rPr>
          <w:rFonts w:ascii="Calibri" w:hAnsi="Calibri" w:cs="Calibri"/>
        </w:rPr>
        <w:t xml:space="preserve">concordance </w:t>
      </w:r>
      <w:r w:rsidR="00E21E8F">
        <w:rPr>
          <w:rFonts w:ascii="Calibri" w:hAnsi="Calibri" w:cs="Calibri"/>
        </w:rPr>
        <w:t xml:space="preserve">between pre-trial </w:t>
      </w:r>
      <w:commentRangeStart w:id="18"/>
      <w:del w:id="19" w:author="Joana Rodrigues Ribeiro" w:date="2025-10-23T11:53:00Z" w16du:dateUtc="2025-10-23T09:53:00Z">
        <w:r w:rsidR="003643AF" w:rsidDel="00DC64A4">
          <w:rPr>
            <w:rFonts w:ascii="Calibri" w:hAnsi="Calibri" w:cs="Calibri"/>
          </w:rPr>
          <w:delText xml:space="preserve">registration </w:delText>
        </w:r>
      </w:del>
      <w:ins w:id="20" w:author="Joana Rodrigues Ribeiro" w:date="2025-10-23T11:53:00Z" w16du:dateUtc="2025-10-23T09:53:00Z">
        <w:r w:rsidR="00DC64A4">
          <w:rPr>
            <w:rFonts w:ascii="Calibri" w:hAnsi="Calibri" w:cs="Calibri"/>
          </w:rPr>
          <w:t xml:space="preserve">documentation </w:t>
        </w:r>
      </w:ins>
      <w:commentRangeEnd w:id="18"/>
      <w:r w:rsidR="003B4AD0">
        <w:rPr>
          <w:rStyle w:val="Kommentarzeichen"/>
        </w:rPr>
        <w:commentReference w:id="18"/>
      </w:r>
      <w:r w:rsidR="00E21E8F">
        <w:rPr>
          <w:rFonts w:ascii="Calibri" w:hAnsi="Calibri" w:cs="Calibri"/>
        </w:rPr>
        <w:t xml:space="preserve">and </w:t>
      </w:r>
      <w:r w:rsidR="009A6572">
        <w:rPr>
          <w:rFonts w:ascii="Calibri" w:hAnsi="Calibri" w:cs="Calibri"/>
        </w:rPr>
        <w:t>corresponding publications</w:t>
      </w:r>
      <w:r w:rsidR="00B46B93" w:rsidRPr="00C04E8F">
        <w:rPr>
          <w:rFonts w:ascii="Calibri" w:hAnsi="Calibri" w:cs="Calibri"/>
        </w:rPr>
        <w:t xml:space="preserve"> </w:t>
      </w:r>
      <w:r w:rsidRPr="00C04E8F">
        <w:rPr>
          <w:rFonts w:ascii="Calibri" w:hAnsi="Calibri" w:cs="Calibri"/>
        </w:rPr>
        <w:t xml:space="preserve">as a marker of research quality, and </w:t>
      </w:r>
      <w:r w:rsidR="00B46B93">
        <w:rPr>
          <w:rFonts w:ascii="Calibri" w:hAnsi="Calibri" w:cs="Calibri"/>
        </w:rPr>
        <w:t>examined</w:t>
      </w:r>
      <w:r w:rsidRPr="00C04E8F">
        <w:rPr>
          <w:rFonts w:ascii="Calibri" w:hAnsi="Calibri" w:cs="Calibri"/>
        </w:rPr>
        <w:t xml:space="preserve"> whether observed between-group differences</w:t>
      </w:r>
      <w:r w:rsidR="00472E5E">
        <w:rPr>
          <w:rFonts w:ascii="Calibri" w:hAnsi="Calibri" w:cs="Calibri"/>
        </w:rPr>
        <w:t xml:space="preserve"> of CCI® points</w:t>
      </w:r>
      <w:r w:rsidRPr="00C04E8F">
        <w:rPr>
          <w:rFonts w:ascii="Calibri" w:hAnsi="Calibri" w:cs="Calibri"/>
        </w:rPr>
        <w:t xml:space="preserve"> </w:t>
      </w:r>
      <w:r w:rsidR="00B46B93">
        <w:rPr>
          <w:rFonts w:ascii="Calibri" w:hAnsi="Calibri" w:cs="Calibri"/>
        </w:rPr>
        <w:t xml:space="preserve">were interpreted </w:t>
      </w:r>
      <w:commentRangeStart w:id="21"/>
      <w:commentRangeStart w:id="22"/>
      <w:commentRangeStart w:id="23"/>
      <w:del w:id="24" w:author="Milo Alan Puhan" w:date="2025-10-22T21:10:00Z" w16du:dateUtc="2025-10-22T19:10:00Z">
        <w:r w:rsidR="00B46B93" w:rsidDel="00E42C42">
          <w:rPr>
            <w:rFonts w:ascii="Calibri" w:hAnsi="Calibri" w:cs="Calibri"/>
          </w:rPr>
          <w:delText>for</w:delText>
        </w:r>
        <w:r w:rsidR="00B46B93" w:rsidRPr="00C04E8F" w:rsidDel="00E42C42">
          <w:rPr>
            <w:rFonts w:ascii="Calibri" w:hAnsi="Calibri" w:cs="Calibri"/>
          </w:rPr>
          <w:delText xml:space="preserve"> </w:delText>
        </w:r>
        <w:r w:rsidRPr="00C04E8F" w:rsidDel="00E42C42">
          <w:rPr>
            <w:rFonts w:ascii="Calibri" w:hAnsi="Calibri" w:cs="Calibri"/>
          </w:rPr>
          <w:delText>clinical relevance</w:delText>
        </w:r>
      </w:del>
      <w:ins w:id="25" w:author="Milo Alan Puhan" w:date="2025-10-22T21:10:00Z" w16du:dateUtc="2025-10-22T19:10:00Z">
        <w:r w:rsidR="00E42C42">
          <w:rPr>
            <w:rFonts w:ascii="Calibri" w:hAnsi="Calibri" w:cs="Calibri"/>
          </w:rPr>
          <w:t>using the MID</w:t>
        </w:r>
      </w:ins>
      <w:r w:rsidRPr="00C04E8F">
        <w:rPr>
          <w:rFonts w:ascii="Calibri" w:hAnsi="Calibri" w:cs="Calibri"/>
        </w:rPr>
        <w:t>.</w:t>
      </w:r>
      <w:commentRangeEnd w:id="21"/>
      <w:r w:rsidR="00A90195">
        <w:rPr>
          <w:rStyle w:val="Kommentarzeichen"/>
        </w:rPr>
        <w:commentReference w:id="21"/>
      </w:r>
      <w:commentRangeEnd w:id="22"/>
      <w:r w:rsidR="00C57352">
        <w:rPr>
          <w:rStyle w:val="Kommentarzeichen"/>
        </w:rPr>
        <w:commentReference w:id="22"/>
      </w:r>
      <w:commentRangeEnd w:id="23"/>
      <w:r w:rsidR="003B4AD0">
        <w:rPr>
          <w:rStyle w:val="Kommentarzeichen"/>
        </w:rPr>
        <w:commentReference w:id="23"/>
      </w:r>
    </w:p>
    <w:p w14:paraId="7B1204D1" w14:textId="77777777" w:rsidR="0006265B" w:rsidRPr="00C04E8F" w:rsidRDefault="0006265B" w:rsidP="00E53D2C">
      <w:pPr>
        <w:spacing w:line="480" w:lineRule="auto"/>
        <w:rPr>
          <w:rFonts w:ascii="Calibri" w:hAnsi="Calibri" w:cs="Calibri"/>
          <w:b/>
          <w:bCs/>
        </w:rPr>
      </w:pPr>
    </w:p>
    <w:p w14:paraId="5E1EB408" w14:textId="2CF62C66" w:rsidR="00E53D2C" w:rsidRPr="00C04E8F" w:rsidRDefault="00E53D2C" w:rsidP="00E53D2C">
      <w:pPr>
        <w:spacing w:line="480" w:lineRule="auto"/>
        <w:rPr>
          <w:rFonts w:ascii="Calibri" w:hAnsi="Calibri" w:cs="Calibri"/>
          <w:b/>
          <w:bCs/>
        </w:rPr>
      </w:pPr>
      <w:r w:rsidRPr="00C04E8F">
        <w:rPr>
          <w:rFonts w:ascii="Calibri" w:hAnsi="Calibri" w:cs="Calibri"/>
          <w:b/>
          <w:bCs/>
        </w:rPr>
        <w:t>Study Design</w:t>
      </w:r>
    </w:p>
    <w:p w14:paraId="4254CBC6" w14:textId="4AB387B8" w:rsidR="00E53D2C" w:rsidRPr="00C04E8F" w:rsidRDefault="00867646" w:rsidP="00E53D2C">
      <w:pPr>
        <w:spacing w:line="480" w:lineRule="auto"/>
        <w:rPr>
          <w:rFonts w:ascii="Calibri" w:hAnsi="Calibri" w:cs="Calibri"/>
        </w:rPr>
      </w:pPr>
      <w:r w:rsidRPr="00C04E8F">
        <w:rPr>
          <w:rFonts w:ascii="Calibri" w:hAnsi="Calibri" w:cs="Calibri"/>
        </w:rPr>
        <w:t>Through a</w:t>
      </w:r>
      <w:r w:rsidR="003723C1">
        <w:rPr>
          <w:rFonts w:ascii="Calibri" w:hAnsi="Calibri" w:cs="Calibri"/>
        </w:rPr>
        <w:t xml:space="preserve"> </w:t>
      </w:r>
      <w:r w:rsidRPr="00C04E8F">
        <w:rPr>
          <w:rFonts w:ascii="Calibri" w:hAnsi="Calibri" w:cs="Calibri"/>
        </w:rPr>
        <w:t>systematic literature search in Scopus (August 2023, updated July 2025) we identified all RCTs using the CCI® as an endpoint. Extracted data included designation of the CCI® (primary, secondary, or exploratory endpoint)</w:t>
      </w:r>
      <w:ins w:id="26" w:author="Joana Rodrigues Ribeiro" w:date="2025-10-23T12:17:00Z" w16du:dateUtc="2025-10-23T10:17:00Z">
        <w:r w:rsidR="007C1AD5">
          <w:rPr>
            <w:rFonts w:ascii="Calibri" w:hAnsi="Calibri" w:cs="Calibri"/>
          </w:rPr>
          <w:t xml:space="preserve"> </w:t>
        </w:r>
      </w:ins>
      <w:del w:id="27" w:author="Joana Rodrigues Ribeiro" w:date="2025-10-23T12:17:00Z" w16du:dateUtc="2025-10-23T10:17:00Z">
        <w:r w:rsidRPr="00C04E8F" w:rsidDel="007C1AD5">
          <w:rPr>
            <w:rFonts w:ascii="Calibri" w:hAnsi="Calibri" w:cs="Calibri"/>
          </w:rPr>
          <w:delText>, trial</w:delText>
        </w:r>
        <w:r w:rsidR="0025216C" w:rsidDel="007C1AD5">
          <w:rPr>
            <w:rFonts w:ascii="Calibri" w:hAnsi="Calibri" w:cs="Calibri"/>
          </w:rPr>
          <w:delText xml:space="preserve"> aim</w:delText>
        </w:r>
        <w:r w:rsidRPr="00C04E8F" w:rsidDel="007C1AD5">
          <w:rPr>
            <w:rFonts w:ascii="Calibri" w:hAnsi="Calibri" w:cs="Calibri"/>
          </w:rPr>
          <w:delText xml:space="preserve"> (superiority, non-inferiority, or equivalence), </w:delText>
        </w:r>
      </w:del>
      <w:r w:rsidRPr="00C04E8F">
        <w:rPr>
          <w:rFonts w:ascii="Calibri" w:hAnsi="Calibri" w:cs="Calibri"/>
        </w:rPr>
        <w:t xml:space="preserve">and </w:t>
      </w:r>
      <w:r w:rsidR="00E21E8F" w:rsidRPr="00E21E8F">
        <w:rPr>
          <w:rFonts w:ascii="Calibri" w:hAnsi="Calibri" w:cs="Calibri"/>
        </w:rPr>
        <w:t>sample size calculation</w:t>
      </w:r>
      <w:r w:rsidRPr="00C04E8F">
        <w:rPr>
          <w:rFonts w:ascii="Calibri" w:hAnsi="Calibri" w:cs="Calibri"/>
        </w:rPr>
        <w:t xml:space="preserve">. The same parameters were </w:t>
      </w:r>
      <w:r w:rsidR="00B46B93">
        <w:rPr>
          <w:rFonts w:ascii="Calibri" w:hAnsi="Calibri" w:cs="Calibri"/>
        </w:rPr>
        <w:t xml:space="preserve">abstracted from </w:t>
      </w:r>
      <w:r w:rsidRPr="00C04E8F">
        <w:rPr>
          <w:rFonts w:ascii="Calibri" w:hAnsi="Calibri" w:cs="Calibri"/>
        </w:rPr>
        <w:t>the corresponding pre-trial document</w:t>
      </w:r>
      <w:r w:rsidR="009A6572">
        <w:rPr>
          <w:rFonts w:ascii="Calibri" w:hAnsi="Calibri" w:cs="Calibri"/>
        </w:rPr>
        <w:t>s</w:t>
      </w:r>
      <w:r w:rsidRPr="00C04E8F">
        <w:rPr>
          <w:rFonts w:ascii="Calibri" w:hAnsi="Calibri" w:cs="Calibri"/>
        </w:rPr>
        <w:t xml:space="preserve"> to assess concordance and identify discrepancies between </w:t>
      </w:r>
      <w:r w:rsidR="00F17102">
        <w:rPr>
          <w:rStyle w:val="Fett"/>
          <w:rFonts w:ascii="Calibri" w:hAnsi="Calibri" w:cs="Calibri"/>
          <w:b w:val="0"/>
          <w:bCs w:val="0"/>
        </w:rPr>
        <w:t>study design</w:t>
      </w:r>
      <w:r w:rsidR="00BC708D">
        <w:rPr>
          <w:rStyle w:val="Fett"/>
          <w:rFonts w:ascii="Calibri" w:hAnsi="Calibri" w:cs="Calibri"/>
          <w:b w:val="0"/>
          <w:bCs w:val="0"/>
        </w:rPr>
        <w:t xml:space="preserve"> </w:t>
      </w:r>
      <w:r w:rsidRPr="00C04E8F">
        <w:rPr>
          <w:rStyle w:val="Fett"/>
          <w:rFonts w:ascii="Calibri" w:hAnsi="Calibri" w:cs="Calibri"/>
          <w:b w:val="0"/>
          <w:bCs w:val="0"/>
        </w:rPr>
        <w:t>and publication</w:t>
      </w:r>
      <w:r w:rsidRPr="00C04E8F">
        <w:rPr>
          <w:rFonts w:ascii="Calibri" w:hAnsi="Calibri" w:cs="Calibri"/>
        </w:rPr>
        <w:t xml:space="preserve">. For RCTs </w:t>
      </w:r>
      <w:r w:rsidR="00B46B93">
        <w:rPr>
          <w:rFonts w:ascii="Calibri" w:hAnsi="Calibri" w:cs="Calibri"/>
        </w:rPr>
        <w:t>specifying</w:t>
      </w:r>
      <w:r w:rsidR="00B46B93" w:rsidRPr="00C04E8F">
        <w:rPr>
          <w:rFonts w:ascii="Calibri" w:hAnsi="Calibri" w:cs="Calibri"/>
        </w:rPr>
        <w:t xml:space="preserve"> </w:t>
      </w:r>
      <w:r w:rsidRPr="00C04E8F">
        <w:rPr>
          <w:rFonts w:ascii="Calibri" w:hAnsi="Calibri" w:cs="Calibri"/>
        </w:rPr>
        <w:t xml:space="preserve">the CCI® as the primary endpoint, we </w:t>
      </w:r>
      <w:r w:rsidR="00666C61" w:rsidRPr="00666C61">
        <w:rPr>
          <w:rFonts w:ascii="Calibri" w:hAnsi="Calibri" w:cs="Calibri"/>
        </w:rPr>
        <w:t>recorded the between-group effect-size, statistical significance, and whether clinical significance was addressed.</w:t>
      </w:r>
    </w:p>
    <w:p w14:paraId="7600EDB9" w14:textId="77777777" w:rsidR="0006265B" w:rsidRPr="00C04E8F" w:rsidRDefault="0006265B" w:rsidP="00E53D2C">
      <w:pPr>
        <w:spacing w:line="480" w:lineRule="auto"/>
        <w:rPr>
          <w:rFonts w:ascii="Calibri" w:hAnsi="Calibri" w:cs="Calibri"/>
          <w:b/>
          <w:bCs/>
        </w:rPr>
      </w:pPr>
    </w:p>
    <w:p w14:paraId="5B37AA11" w14:textId="7D4FB5DD" w:rsidR="00E53D2C" w:rsidRPr="00C04E8F" w:rsidRDefault="00E53D2C" w:rsidP="00E53D2C">
      <w:pPr>
        <w:spacing w:line="480" w:lineRule="auto"/>
        <w:rPr>
          <w:rFonts w:ascii="Calibri" w:hAnsi="Calibri" w:cs="Calibri"/>
          <w:b/>
          <w:bCs/>
        </w:rPr>
      </w:pPr>
      <w:r w:rsidRPr="00C04E8F">
        <w:rPr>
          <w:rFonts w:ascii="Calibri" w:hAnsi="Calibri" w:cs="Calibri"/>
          <w:b/>
          <w:bCs/>
        </w:rPr>
        <w:t>Results</w:t>
      </w:r>
    </w:p>
    <w:p w14:paraId="3425986A" w14:textId="5CE73324" w:rsidR="00C04E8F" w:rsidRPr="009A6572" w:rsidRDefault="0006265B" w:rsidP="005F757C">
      <w:pPr>
        <w:spacing w:line="480" w:lineRule="auto"/>
        <w:rPr>
          <w:rFonts w:ascii="Calibri" w:hAnsi="Calibri" w:cs="Calibri"/>
        </w:rPr>
      </w:pPr>
      <w:r w:rsidRPr="009A6572">
        <w:rPr>
          <w:rFonts w:ascii="Calibri" w:hAnsi="Calibri" w:cs="Calibri"/>
        </w:rPr>
        <w:t>Of 1612 records citing the CCI® up to July 2025, 13</w:t>
      </w:r>
      <w:r w:rsidR="00FF7C37" w:rsidRPr="009A6572">
        <w:rPr>
          <w:rFonts w:ascii="Calibri" w:hAnsi="Calibri" w:cs="Calibri"/>
        </w:rPr>
        <w:t>6</w:t>
      </w:r>
      <w:r w:rsidRPr="009A6572">
        <w:rPr>
          <w:rFonts w:ascii="Calibri" w:hAnsi="Calibri" w:cs="Calibri"/>
        </w:rPr>
        <w:t xml:space="preserve"> RCTs were eligible</w:t>
      </w:r>
      <w:del w:id="28" w:author="fariba abbassi" w:date="2025-10-24T12:33:00Z" w16du:dateUtc="2025-10-24T10:33:00Z">
        <w:r w:rsidRPr="009A6572" w:rsidDel="003B4AD0">
          <w:rPr>
            <w:rFonts w:ascii="Calibri" w:hAnsi="Calibri" w:cs="Calibri"/>
          </w:rPr>
          <w:delText xml:space="preserve"> for inclusion</w:delText>
        </w:r>
      </w:del>
      <w:r w:rsidRPr="009A6572">
        <w:rPr>
          <w:rFonts w:ascii="Calibri" w:hAnsi="Calibri" w:cs="Calibri"/>
        </w:rPr>
        <w:t xml:space="preserve">, comprising </w:t>
      </w:r>
      <w:r w:rsidR="00FF7C37" w:rsidRPr="009A6572">
        <w:rPr>
          <w:rFonts w:ascii="Calibri" w:hAnsi="Calibri" w:cs="Calibri"/>
        </w:rPr>
        <w:t>87</w:t>
      </w:r>
      <w:r w:rsidRPr="009A6572">
        <w:rPr>
          <w:rFonts w:ascii="Calibri" w:hAnsi="Calibri" w:cs="Calibri"/>
        </w:rPr>
        <w:t xml:space="preserve"> published and 49 ongoing trials </w:t>
      </w:r>
      <w:r w:rsidR="00867646" w:rsidRPr="009A6572">
        <w:rPr>
          <w:rFonts w:ascii="Calibri" w:hAnsi="Calibri" w:cs="Calibri"/>
        </w:rPr>
        <w:t>(</w:t>
      </w:r>
      <w:r w:rsidR="00867646" w:rsidRPr="009A6572">
        <w:rPr>
          <w:rFonts w:ascii="Calibri" w:hAnsi="Calibri" w:cs="Calibri"/>
          <w:b/>
          <w:bCs/>
        </w:rPr>
        <w:t>Figure 1</w:t>
      </w:r>
      <w:r w:rsidR="00867646" w:rsidRPr="009A6572">
        <w:rPr>
          <w:rFonts w:ascii="Calibri" w:hAnsi="Calibri" w:cs="Calibri"/>
        </w:rPr>
        <w:t>)</w:t>
      </w:r>
      <w:r w:rsidR="0018618F" w:rsidRPr="009A6572">
        <w:rPr>
          <w:rFonts w:ascii="Calibri" w:hAnsi="Calibri" w:cs="Calibri"/>
        </w:rPr>
        <w:t xml:space="preserve">. </w:t>
      </w:r>
      <w:r w:rsidRPr="009A6572">
        <w:rPr>
          <w:rFonts w:ascii="Calibri" w:hAnsi="Calibri" w:cs="Calibri"/>
        </w:rPr>
        <w:t xml:space="preserve">The CCI® was defined as a </w:t>
      </w:r>
      <w:r w:rsidRPr="009A6572">
        <w:rPr>
          <w:rStyle w:val="Fett"/>
          <w:rFonts w:ascii="Calibri" w:hAnsi="Calibri" w:cs="Calibri"/>
          <w:b w:val="0"/>
          <w:bCs w:val="0"/>
        </w:rPr>
        <w:t xml:space="preserve">primary endpoint in </w:t>
      </w:r>
      <w:r w:rsidR="00FF7C37" w:rsidRPr="009A6572">
        <w:rPr>
          <w:rStyle w:val="Fett"/>
          <w:rFonts w:ascii="Calibri" w:hAnsi="Calibri" w:cs="Calibri"/>
          <w:b w:val="0"/>
          <w:bCs w:val="0"/>
        </w:rPr>
        <w:t xml:space="preserve">34 </w:t>
      </w:r>
      <w:r w:rsidRPr="009A6572">
        <w:rPr>
          <w:rStyle w:val="Fett"/>
          <w:rFonts w:ascii="Calibri" w:hAnsi="Calibri" w:cs="Calibri"/>
          <w:b w:val="0"/>
          <w:bCs w:val="0"/>
        </w:rPr>
        <w:t>(</w:t>
      </w:r>
      <w:r w:rsidR="00FF7C37" w:rsidRPr="009A6572">
        <w:rPr>
          <w:rStyle w:val="Fett"/>
          <w:rFonts w:ascii="Calibri" w:hAnsi="Calibri" w:cs="Calibri"/>
          <w:b w:val="0"/>
          <w:bCs w:val="0"/>
        </w:rPr>
        <w:t>25</w:t>
      </w:r>
      <w:r w:rsidRPr="009A6572">
        <w:rPr>
          <w:rStyle w:val="Fett"/>
          <w:rFonts w:ascii="Calibri" w:hAnsi="Calibri" w:cs="Calibri"/>
          <w:b w:val="0"/>
          <w:bCs w:val="0"/>
        </w:rPr>
        <w:t>%)</w:t>
      </w:r>
      <w:r w:rsidRPr="009A6572">
        <w:rPr>
          <w:rFonts w:ascii="Calibri" w:hAnsi="Calibri" w:cs="Calibri"/>
        </w:rPr>
        <w:t xml:space="preserve">, </w:t>
      </w:r>
      <w:r w:rsidRPr="009A6572">
        <w:rPr>
          <w:rStyle w:val="Fett"/>
          <w:rFonts w:ascii="Calibri" w:hAnsi="Calibri" w:cs="Calibri"/>
          <w:b w:val="0"/>
          <w:bCs w:val="0"/>
        </w:rPr>
        <w:t xml:space="preserve">secondary in </w:t>
      </w:r>
      <w:r w:rsidR="00FF7C37" w:rsidRPr="009A6572">
        <w:rPr>
          <w:rStyle w:val="Fett"/>
          <w:rFonts w:ascii="Calibri" w:hAnsi="Calibri" w:cs="Calibri"/>
          <w:b w:val="0"/>
          <w:bCs w:val="0"/>
        </w:rPr>
        <w:t>10</w:t>
      </w:r>
      <w:r w:rsidR="00C04E8F" w:rsidRPr="009A6572">
        <w:rPr>
          <w:rStyle w:val="Fett"/>
          <w:rFonts w:ascii="Calibri" w:hAnsi="Calibri" w:cs="Calibri"/>
          <w:b w:val="0"/>
          <w:bCs w:val="0"/>
        </w:rPr>
        <w:t>0</w:t>
      </w:r>
      <w:r w:rsidR="00FF7C37" w:rsidRPr="009A6572">
        <w:rPr>
          <w:rStyle w:val="Fett"/>
          <w:rFonts w:ascii="Calibri" w:hAnsi="Calibri" w:cs="Calibri"/>
          <w:b w:val="0"/>
          <w:bCs w:val="0"/>
        </w:rPr>
        <w:t xml:space="preserve"> </w:t>
      </w:r>
      <w:r w:rsidRPr="009A6572">
        <w:rPr>
          <w:rStyle w:val="Fett"/>
          <w:rFonts w:ascii="Calibri" w:hAnsi="Calibri" w:cs="Calibri"/>
          <w:b w:val="0"/>
          <w:bCs w:val="0"/>
        </w:rPr>
        <w:t>(</w:t>
      </w:r>
      <w:r w:rsidR="00FF7C37" w:rsidRPr="009A6572">
        <w:rPr>
          <w:rStyle w:val="Fett"/>
          <w:rFonts w:ascii="Calibri" w:hAnsi="Calibri" w:cs="Calibri"/>
          <w:b w:val="0"/>
          <w:bCs w:val="0"/>
        </w:rPr>
        <w:t>7</w:t>
      </w:r>
      <w:r w:rsidR="00C04E8F" w:rsidRPr="009A6572">
        <w:rPr>
          <w:rStyle w:val="Fett"/>
          <w:rFonts w:ascii="Calibri" w:hAnsi="Calibri" w:cs="Calibri"/>
          <w:b w:val="0"/>
          <w:bCs w:val="0"/>
        </w:rPr>
        <w:t>4</w:t>
      </w:r>
      <w:r w:rsidRPr="009A6572">
        <w:rPr>
          <w:rStyle w:val="Fett"/>
          <w:rFonts w:ascii="Calibri" w:hAnsi="Calibri" w:cs="Calibri"/>
          <w:b w:val="0"/>
          <w:bCs w:val="0"/>
        </w:rPr>
        <w:t>%)</w:t>
      </w:r>
      <w:r w:rsidRPr="009A6572">
        <w:rPr>
          <w:rFonts w:ascii="Calibri" w:hAnsi="Calibri" w:cs="Calibri"/>
        </w:rPr>
        <w:t xml:space="preserve">, and </w:t>
      </w:r>
      <w:r w:rsidRPr="009A6572">
        <w:rPr>
          <w:rStyle w:val="Fett"/>
          <w:rFonts w:ascii="Calibri" w:hAnsi="Calibri" w:cs="Calibri"/>
          <w:b w:val="0"/>
          <w:bCs w:val="0"/>
        </w:rPr>
        <w:t xml:space="preserve">exploratory in </w:t>
      </w:r>
      <w:r w:rsidR="00FF7C37" w:rsidRPr="009A6572">
        <w:rPr>
          <w:rStyle w:val="Fett"/>
          <w:rFonts w:ascii="Calibri" w:hAnsi="Calibri" w:cs="Calibri"/>
          <w:b w:val="0"/>
          <w:bCs w:val="0"/>
        </w:rPr>
        <w:t xml:space="preserve">2 </w:t>
      </w:r>
      <w:r w:rsidRPr="009A6572">
        <w:rPr>
          <w:rStyle w:val="Fett"/>
          <w:rFonts w:ascii="Calibri" w:hAnsi="Calibri" w:cs="Calibri"/>
          <w:b w:val="0"/>
          <w:bCs w:val="0"/>
        </w:rPr>
        <w:t>(</w:t>
      </w:r>
      <w:r w:rsidR="00FF7C37" w:rsidRPr="009A6572">
        <w:rPr>
          <w:rStyle w:val="Fett"/>
          <w:rFonts w:ascii="Calibri" w:hAnsi="Calibri" w:cs="Calibri"/>
          <w:b w:val="0"/>
          <w:bCs w:val="0"/>
        </w:rPr>
        <w:t>1</w:t>
      </w:r>
      <w:r w:rsidRPr="009A6572">
        <w:rPr>
          <w:rStyle w:val="Fett"/>
          <w:rFonts w:ascii="Calibri" w:hAnsi="Calibri" w:cs="Calibri"/>
          <w:b w:val="0"/>
          <w:bCs w:val="0"/>
        </w:rPr>
        <w:t>%)</w:t>
      </w:r>
      <w:r w:rsidRPr="009A6572">
        <w:rPr>
          <w:rFonts w:ascii="Calibri" w:hAnsi="Calibri" w:cs="Calibri"/>
        </w:rPr>
        <w:t xml:space="preserve"> trial</w:t>
      </w:r>
      <w:r w:rsidR="00FF7C37" w:rsidRPr="009A6572">
        <w:rPr>
          <w:rFonts w:ascii="Calibri" w:hAnsi="Calibri" w:cs="Calibri"/>
        </w:rPr>
        <w:t>s.</w:t>
      </w:r>
      <w:r w:rsidR="00FF7C37" w:rsidRPr="009A6572" w:rsidDel="00FF7C37">
        <w:rPr>
          <w:rFonts w:ascii="Calibri" w:hAnsi="Calibri" w:cs="Calibri"/>
        </w:rPr>
        <w:t xml:space="preserve"> </w:t>
      </w:r>
    </w:p>
    <w:p w14:paraId="7B232E22" w14:textId="77777777" w:rsidR="003B4AD0" w:rsidRPr="003B4AD0" w:rsidRDefault="0006265B" w:rsidP="003B4AD0">
      <w:pPr>
        <w:spacing w:line="480" w:lineRule="auto"/>
        <w:ind w:firstLine="0"/>
        <w:rPr>
          <w:ins w:id="29" w:author="fariba abbassi" w:date="2025-10-24T12:32:00Z" w16du:dateUtc="2025-10-24T10:32:00Z"/>
          <w:rFonts w:ascii="Calibri" w:hAnsi="Calibri" w:cs="Calibri"/>
        </w:rPr>
      </w:pPr>
      <w:r w:rsidRPr="009A6572">
        <w:rPr>
          <w:rFonts w:ascii="Calibri" w:hAnsi="Calibri" w:cs="Calibri"/>
        </w:rPr>
        <w:t>A pre-trial document was available for 8</w:t>
      </w:r>
      <w:r w:rsidR="00FF7C37" w:rsidRPr="009A6572">
        <w:rPr>
          <w:rFonts w:ascii="Calibri" w:hAnsi="Calibri" w:cs="Calibri"/>
        </w:rPr>
        <w:t>4 (98%)</w:t>
      </w:r>
      <w:r w:rsidRPr="009A6572">
        <w:rPr>
          <w:rFonts w:ascii="Calibri" w:hAnsi="Calibri" w:cs="Calibri"/>
        </w:rPr>
        <w:t xml:space="preserve"> published RCTs</w:t>
      </w:r>
      <w:r w:rsidR="00223769" w:rsidRPr="009A6572">
        <w:rPr>
          <w:rFonts w:ascii="Calibri" w:hAnsi="Calibri" w:cs="Calibri"/>
        </w:rPr>
        <w:t xml:space="preserve"> (</w:t>
      </w:r>
      <w:r w:rsidR="00223769" w:rsidRPr="009A6572">
        <w:rPr>
          <w:rFonts w:ascii="Calibri" w:hAnsi="Calibri" w:cs="Calibri"/>
          <w:b/>
          <w:bCs/>
        </w:rPr>
        <w:t>Table 1</w:t>
      </w:r>
      <w:r w:rsidR="00223769" w:rsidRPr="009A6572">
        <w:rPr>
          <w:rFonts w:ascii="Calibri" w:hAnsi="Calibri" w:cs="Calibri"/>
        </w:rPr>
        <w:t>)</w:t>
      </w:r>
      <w:r w:rsidRPr="009A6572">
        <w:rPr>
          <w:rFonts w:ascii="Calibri" w:hAnsi="Calibri" w:cs="Calibri"/>
        </w:rPr>
        <w:t>, including 3</w:t>
      </w:r>
      <w:r w:rsidR="00FF7C37" w:rsidRPr="009A6572">
        <w:rPr>
          <w:rFonts w:ascii="Calibri" w:hAnsi="Calibri" w:cs="Calibri"/>
        </w:rPr>
        <w:t>1</w:t>
      </w:r>
      <w:r w:rsidRPr="009A6572">
        <w:rPr>
          <w:rFonts w:ascii="Calibri" w:hAnsi="Calibri" w:cs="Calibri"/>
        </w:rPr>
        <w:t xml:space="preserve"> (3</w:t>
      </w:r>
      <w:r w:rsidR="00FF7C37" w:rsidRPr="009A6572">
        <w:rPr>
          <w:rFonts w:ascii="Calibri" w:hAnsi="Calibri" w:cs="Calibri"/>
        </w:rPr>
        <w:t>7</w:t>
      </w:r>
      <w:r w:rsidRPr="009A6572">
        <w:rPr>
          <w:rFonts w:ascii="Calibri" w:hAnsi="Calibri" w:cs="Calibri"/>
        </w:rPr>
        <w:t xml:space="preserve">%) </w:t>
      </w:r>
      <w:r w:rsidRPr="003B4AD0">
        <w:rPr>
          <w:rFonts w:ascii="Calibri" w:hAnsi="Calibri" w:cs="Calibri"/>
        </w:rPr>
        <w:t xml:space="preserve">published protocols, </w:t>
      </w:r>
      <w:r w:rsidR="00FF7C37" w:rsidRPr="003B4AD0">
        <w:rPr>
          <w:rFonts w:ascii="Calibri" w:hAnsi="Calibri" w:cs="Calibri"/>
        </w:rPr>
        <w:t>8</w:t>
      </w:r>
      <w:r w:rsidRPr="003B4AD0">
        <w:rPr>
          <w:rFonts w:ascii="Calibri" w:hAnsi="Calibri" w:cs="Calibri"/>
        </w:rPr>
        <w:t xml:space="preserve"> (10%) </w:t>
      </w:r>
      <w:r w:rsidR="00FF7C37" w:rsidRPr="003B4AD0">
        <w:rPr>
          <w:rFonts w:ascii="Calibri" w:hAnsi="Calibri" w:cs="Calibri"/>
        </w:rPr>
        <w:t xml:space="preserve">full-text </w:t>
      </w:r>
      <w:r w:rsidRPr="003B4AD0">
        <w:rPr>
          <w:rFonts w:ascii="Calibri" w:hAnsi="Calibri" w:cs="Calibri"/>
        </w:rPr>
        <w:t xml:space="preserve">protocols </w:t>
      </w:r>
      <w:r w:rsidR="004D2539" w:rsidRPr="003B4AD0">
        <w:rPr>
          <w:rFonts w:ascii="Calibri" w:hAnsi="Calibri" w:cs="Calibri"/>
        </w:rPr>
        <w:t xml:space="preserve">provided </w:t>
      </w:r>
      <w:r w:rsidRPr="003B4AD0">
        <w:rPr>
          <w:rFonts w:ascii="Calibri" w:hAnsi="Calibri" w:cs="Calibri"/>
        </w:rPr>
        <w:t>as supplementary material, and 4</w:t>
      </w:r>
      <w:r w:rsidR="00FF7C37" w:rsidRPr="003B4AD0">
        <w:rPr>
          <w:rFonts w:ascii="Calibri" w:hAnsi="Calibri" w:cs="Calibri"/>
        </w:rPr>
        <w:t>5</w:t>
      </w:r>
      <w:r w:rsidRPr="003B4AD0">
        <w:rPr>
          <w:rFonts w:ascii="Calibri" w:hAnsi="Calibri" w:cs="Calibri"/>
        </w:rPr>
        <w:t xml:space="preserve"> (5</w:t>
      </w:r>
      <w:r w:rsidR="00FF7C37" w:rsidRPr="003B4AD0">
        <w:rPr>
          <w:rFonts w:ascii="Calibri" w:hAnsi="Calibri" w:cs="Calibri"/>
        </w:rPr>
        <w:t>4</w:t>
      </w:r>
      <w:r w:rsidRPr="003B4AD0">
        <w:rPr>
          <w:rFonts w:ascii="Calibri" w:hAnsi="Calibri" w:cs="Calibri"/>
        </w:rPr>
        <w:t xml:space="preserve">%) </w:t>
      </w:r>
      <w:r w:rsidR="00B46B93" w:rsidRPr="003B4AD0">
        <w:rPr>
          <w:rFonts w:ascii="Calibri" w:hAnsi="Calibri" w:cs="Calibri"/>
        </w:rPr>
        <w:t xml:space="preserve">registry </w:t>
      </w:r>
      <w:r w:rsidRPr="003B4AD0">
        <w:rPr>
          <w:rFonts w:ascii="Calibri" w:hAnsi="Calibri" w:cs="Calibri"/>
        </w:rPr>
        <w:t>records.</w:t>
      </w:r>
      <w:r w:rsidR="00867646" w:rsidRPr="003B4AD0">
        <w:rPr>
          <w:rFonts w:ascii="Calibri" w:hAnsi="Calibri" w:cs="Calibri"/>
        </w:rPr>
        <w:t xml:space="preserve"> </w:t>
      </w:r>
      <w:r w:rsidR="005F757C" w:rsidRPr="003B4AD0">
        <w:rPr>
          <w:rFonts w:ascii="Calibri" w:hAnsi="Calibri" w:cs="Calibri"/>
        </w:rPr>
        <w:t>Among</w:t>
      </w:r>
      <w:ins w:id="30" w:author="fariba abbassi" w:date="2025-10-24T11:58:00Z" w16du:dateUtc="2025-10-24T09:58:00Z">
        <w:r w:rsidR="003B4AD0" w:rsidRPr="003B4AD0">
          <w:rPr>
            <w:rFonts w:ascii="Calibri" w:hAnsi="Calibri" w:cs="Calibri"/>
          </w:rPr>
          <w:t xml:space="preserve"> these</w:t>
        </w:r>
      </w:ins>
      <w:ins w:id="31" w:author="fariba abbassi" w:date="2025-10-24T12:08:00Z" w16du:dateUtc="2025-10-24T10:08:00Z">
        <w:r w:rsidR="003B4AD0" w:rsidRPr="003B4AD0">
          <w:rPr>
            <w:rFonts w:ascii="Calibri" w:hAnsi="Calibri" w:cs="Calibri"/>
          </w:rPr>
          <w:t xml:space="preserve"> 84 </w:t>
        </w:r>
      </w:ins>
      <w:r w:rsidR="005F757C" w:rsidRPr="003B4AD0">
        <w:rPr>
          <w:rFonts w:ascii="Calibri" w:hAnsi="Calibri" w:cs="Calibri"/>
          <w:strike/>
          <w:rPrChange w:id="32" w:author="fariba abbassi" w:date="2025-10-24T12:44:00Z" w16du:dateUtc="2025-10-24T10:44:00Z">
            <w:rPr>
              <w:rFonts w:ascii="Calibri" w:hAnsi="Calibri" w:cs="Calibri"/>
            </w:rPr>
          </w:rPrChange>
        </w:rPr>
        <w:t xml:space="preserve"> </w:t>
      </w:r>
      <w:commentRangeStart w:id="33"/>
      <w:del w:id="34" w:author="Milo Alan Puhan" w:date="2025-10-22T21:13:00Z" w16du:dateUtc="2025-10-22T19:13:00Z">
        <w:r w:rsidR="005F757C" w:rsidRPr="003B4AD0" w:rsidDel="00323180">
          <w:rPr>
            <w:rFonts w:ascii="Calibri" w:hAnsi="Calibri" w:cs="Calibri"/>
            <w:strike/>
            <w:rPrChange w:id="35" w:author="fariba abbassi" w:date="2025-10-24T12:44:00Z" w16du:dateUtc="2025-10-24T10:44:00Z">
              <w:rPr>
                <w:rFonts w:ascii="Calibri" w:hAnsi="Calibri" w:cs="Calibri"/>
              </w:rPr>
            </w:rPrChange>
          </w:rPr>
          <w:delText>these</w:delText>
        </w:r>
        <w:r w:rsidR="009A6572" w:rsidRPr="003B4AD0" w:rsidDel="00323180">
          <w:rPr>
            <w:rFonts w:ascii="Calibri" w:hAnsi="Calibri" w:cs="Calibri"/>
            <w:strike/>
            <w:rPrChange w:id="36" w:author="fariba abbassi" w:date="2025-10-24T12:44:00Z" w16du:dateUtc="2025-10-24T10:44:00Z">
              <w:rPr>
                <w:rFonts w:ascii="Calibri" w:hAnsi="Calibri" w:cs="Calibri"/>
              </w:rPr>
            </w:rPrChange>
          </w:rPr>
          <w:delText xml:space="preserve"> </w:delText>
        </w:r>
      </w:del>
      <w:ins w:id="37" w:author="Milo Alan Puhan" w:date="2025-10-22T21:13:00Z" w16du:dateUtc="2025-10-22T19:13:00Z">
        <w:r w:rsidR="00323180" w:rsidRPr="003B4AD0">
          <w:rPr>
            <w:rFonts w:ascii="Calibri" w:hAnsi="Calibri" w:cs="Calibri"/>
            <w:strike/>
            <w:rPrChange w:id="38" w:author="fariba abbassi" w:date="2025-10-24T12:44:00Z" w16du:dateUtc="2025-10-24T10:44:00Z">
              <w:rPr>
                <w:rFonts w:ascii="Calibri" w:hAnsi="Calibri" w:cs="Calibri"/>
              </w:rPr>
            </w:rPrChange>
          </w:rPr>
          <w:t>published</w:t>
        </w:r>
        <w:r w:rsidR="00323180" w:rsidRPr="003B4AD0">
          <w:rPr>
            <w:rFonts w:ascii="Calibri" w:hAnsi="Calibri" w:cs="Calibri"/>
          </w:rPr>
          <w:t xml:space="preserve"> </w:t>
        </w:r>
      </w:ins>
      <w:commentRangeEnd w:id="33"/>
      <w:r w:rsidR="00A90195" w:rsidRPr="003B4AD0">
        <w:rPr>
          <w:rStyle w:val="Kommentarzeichen"/>
          <w:rFonts w:ascii="Calibri" w:hAnsi="Calibri" w:cs="Calibri"/>
          <w:rPrChange w:id="39" w:author="fariba abbassi" w:date="2025-10-24T12:44:00Z" w16du:dateUtc="2025-10-24T10:44:00Z">
            <w:rPr>
              <w:rStyle w:val="Kommentarzeichen"/>
            </w:rPr>
          </w:rPrChange>
        </w:rPr>
        <w:commentReference w:id="33"/>
      </w:r>
      <w:del w:id="40" w:author="Milo Alan Puhan" w:date="2025-10-22T21:13:00Z" w16du:dateUtc="2025-10-22T19:13:00Z">
        <w:r w:rsidR="009A6572" w:rsidRPr="003B4AD0" w:rsidDel="00323180">
          <w:rPr>
            <w:rFonts w:ascii="Calibri" w:hAnsi="Calibri" w:cs="Calibri"/>
          </w:rPr>
          <w:delText>84</w:delText>
        </w:r>
        <w:r w:rsidR="005F757C" w:rsidRPr="003B4AD0" w:rsidDel="00323180">
          <w:rPr>
            <w:rFonts w:ascii="Calibri" w:hAnsi="Calibri" w:cs="Calibri"/>
          </w:rPr>
          <w:delText xml:space="preserve"> </w:delText>
        </w:r>
      </w:del>
      <w:r w:rsidR="00B46B93" w:rsidRPr="003B4AD0">
        <w:rPr>
          <w:rFonts w:ascii="Calibri" w:hAnsi="Calibri" w:cs="Calibri"/>
        </w:rPr>
        <w:t>RCTs</w:t>
      </w:r>
      <w:r w:rsidR="005F757C" w:rsidRPr="003B4AD0">
        <w:rPr>
          <w:rFonts w:ascii="Calibri" w:hAnsi="Calibri" w:cs="Calibri"/>
        </w:rPr>
        <w:t>, the CCI® was used as a primary endpoint in 14 (17%)</w:t>
      </w:r>
      <w:r w:rsidR="00A90195" w:rsidRPr="003B4AD0">
        <w:rPr>
          <w:rFonts w:ascii="Calibri" w:hAnsi="Calibri" w:cs="Calibri"/>
        </w:rPr>
        <w:t xml:space="preserve"> </w:t>
      </w:r>
      <w:del w:id="41" w:author="fariba abbassi" w:date="2025-10-24T11:59:00Z" w16du:dateUtc="2025-10-24T09:59:00Z">
        <w:r w:rsidR="001A360C" w:rsidRPr="003B4AD0" w:rsidDel="003B4AD0">
          <w:rPr>
            <w:rFonts w:ascii="Calibri" w:hAnsi="Calibri" w:cs="Calibri"/>
          </w:rPr>
          <w:delText>of 84</w:delText>
        </w:r>
        <w:r w:rsidR="0008320E" w:rsidRPr="003B4AD0" w:rsidDel="003B4AD0">
          <w:rPr>
            <w:rFonts w:ascii="Calibri" w:hAnsi="Calibri" w:cs="Calibri"/>
          </w:rPr>
          <w:delText xml:space="preserve"> </w:delText>
        </w:r>
      </w:del>
      <w:r w:rsidR="0008320E" w:rsidRPr="003B4AD0">
        <w:rPr>
          <w:rFonts w:ascii="Calibri" w:hAnsi="Calibri" w:cs="Calibri"/>
        </w:rPr>
        <w:t>trials</w:t>
      </w:r>
      <w:ins w:id="42" w:author="fariba abbassi" w:date="2025-10-24T12:08:00Z" w16du:dateUtc="2025-10-24T10:08:00Z">
        <w:r w:rsidR="003B4AD0" w:rsidRPr="003B4AD0">
          <w:rPr>
            <w:rFonts w:ascii="Calibri" w:hAnsi="Calibri" w:cs="Calibri"/>
          </w:rPr>
          <w:t xml:space="preserve">; </w:t>
        </w:r>
      </w:ins>
      <w:del w:id="43" w:author="fariba abbassi" w:date="2025-10-24T12:08:00Z" w16du:dateUtc="2025-10-24T10:08:00Z">
        <w:r w:rsidR="005F757C" w:rsidRPr="003B4AD0" w:rsidDel="003B4AD0">
          <w:rPr>
            <w:rFonts w:ascii="Calibri" w:hAnsi="Calibri" w:cs="Calibri"/>
          </w:rPr>
          <w:delText xml:space="preserve">, </w:delText>
        </w:r>
        <w:r w:rsidR="009A6572" w:rsidRPr="003B4AD0" w:rsidDel="003B4AD0">
          <w:rPr>
            <w:rFonts w:ascii="Calibri" w:hAnsi="Calibri" w:cs="Calibri"/>
          </w:rPr>
          <w:delText>while</w:delText>
        </w:r>
        <w:r w:rsidR="005F757C" w:rsidRPr="003B4AD0" w:rsidDel="003B4AD0">
          <w:rPr>
            <w:rFonts w:ascii="Calibri" w:hAnsi="Calibri" w:cs="Calibri"/>
          </w:rPr>
          <w:delText xml:space="preserve"> </w:delText>
        </w:r>
      </w:del>
      <w:r w:rsidR="005F757C" w:rsidRPr="003B4AD0">
        <w:rPr>
          <w:rFonts w:ascii="Calibri" w:hAnsi="Calibri" w:cs="Calibri"/>
        </w:rPr>
        <w:t xml:space="preserve">this designation was pre-specified in 12 corresponding pre-trial documents, indicating minor discrepancies between </w:t>
      </w:r>
      <w:r w:rsidR="00F17102" w:rsidRPr="003B4AD0">
        <w:rPr>
          <w:rFonts w:ascii="Calibri" w:hAnsi="Calibri" w:cs="Calibri"/>
        </w:rPr>
        <w:t xml:space="preserve">study design </w:t>
      </w:r>
      <w:r w:rsidR="005F757C" w:rsidRPr="003B4AD0">
        <w:rPr>
          <w:rFonts w:ascii="Calibri" w:hAnsi="Calibri" w:cs="Calibri"/>
        </w:rPr>
        <w:t>and publication</w:t>
      </w:r>
      <w:r w:rsidR="004760AC" w:rsidRPr="003B4AD0">
        <w:rPr>
          <w:rFonts w:ascii="Calibri" w:hAnsi="Calibri" w:cs="Calibri"/>
        </w:rPr>
        <w:t xml:space="preserve"> (</w:t>
      </w:r>
      <w:r w:rsidR="004760AC" w:rsidRPr="003B4AD0">
        <w:rPr>
          <w:rFonts w:ascii="Calibri" w:hAnsi="Calibri" w:cs="Calibri"/>
          <w:b/>
          <w:bCs/>
        </w:rPr>
        <w:t xml:space="preserve">Table </w:t>
      </w:r>
      <w:r w:rsidR="00223769" w:rsidRPr="003B4AD0">
        <w:rPr>
          <w:rFonts w:ascii="Calibri" w:hAnsi="Calibri" w:cs="Calibri"/>
          <w:b/>
          <w:bCs/>
        </w:rPr>
        <w:t>2</w:t>
      </w:r>
      <w:r w:rsidR="004760AC" w:rsidRPr="003B4AD0">
        <w:rPr>
          <w:rFonts w:ascii="Calibri" w:hAnsi="Calibri" w:cs="Calibri"/>
        </w:rPr>
        <w:t>)</w:t>
      </w:r>
      <w:r w:rsidR="005F757C" w:rsidRPr="003B4AD0">
        <w:rPr>
          <w:rFonts w:ascii="Calibri" w:hAnsi="Calibri" w:cs="Calibri"/>
        </w:rPr>
        <w:t>.</w:t>
      </w:r>
    </w:p>
    <w:p w14:paraId="1A87152E" w14:textId="5931CEE9" w:rsidR="00867646" w:rsidRPr="003B4AD0" w:rsidDel="003B4AD0" w:rsidRDefault="003B4AD0" w:rsidP="003B4AD0">
      <w:pPr>
        <w:spacing w:line="480" w:lineRule="auto"/>
        <w:rPr>
          <w:del w:id="44" w:author="fariba abbassi" w:date="2025-10-24T12:06:00Z" w16du:dateUtc="2025-10-24T10:06:00Z"/>
          <w:rFonts w:ascii="Calibri" w:hAnsi="Calibri" w:cs="Calibri"/>
          <w:rPrChange w:id="45" w:author="fariba abbassi" w:date="2025-10-24T12:44:00Z" w16du:dateUtc="2025-10-24T10:44:00Z">
            <w:rPr>
              <w:del w:id="46" w:author="fariba abbassi" w:date="2025-10-24T12:06:00Z" w16du:dateUtc="2025-10-24T10:06:00Z"/>
            </w:rPr>
          </w:rPrChange>
        </w:rPr>
      </w:pPr>
      <w:ins w:id="47" w:author="fariba abbassi" w:date="2025-10-24T12:35:00Z" w16du:dateUtc="2025-10-24T10:35:00Z">
        <w:r w:rsidRPr="003B4AD0">
          <w:rPr>
            <w:rFonts w:ascii="Calibri" w:hAnsi="Calibri" w:cs="Calibri"/>
            <w:rPrChange w:id="48" w:author="fariba abbassi" w:date="2025-10-24T12:44:00Z" w16du:dateUtc="2025-10-24T10:44:00Z">
              <w:rPr/>
            </w:rPrChange>
          </w:rPr>
          <w:t>In the 14 primary-endpoint trials, the publication reported a CCI</w:t>
        </w:r>
        <w:r w:rsidRPr="003B4AD0">
          <w:rPr>
            <w:rFonts w:ascii="Calibri" w:hAnsi="Calibri" w:cs="Calibri"/>
            <w:rPrChange w:id="49" w:author="fariba abbassi" w:date="2025-10-24T12:44:00Z" w16du:dateUtc="2025-10-24T10:44:00Z">
              <w:rPr/>
            </w:rPrChange>
          </w:rPr>
          <w:t>®</w:t>
        </w:r>
        <w:r w:rsidRPr="003B4AD0">
          <w:rPr>
            <w:rFonts w:ascii="Calibri" w:hAnsi="Calibri" w:cs="Calibri"/>
            <w:rPrChange w:id="50" w:author="fariba abbassi" w:date="2025-10-24T12:44:00Z" w16du:dateUtc="2025-10-24T10:44:00Z">
              <w:rPr/>
            </w:rPrChange>
          </w:rPr>
          <w:t>-based sample-size calculation in 13</w:t>
        </w:r>
        <w:r w:rsidRPr="003B4AD0">
          <w:rPr>
            <w:rFonts w:ascii="Calibri" w:hAnsi="Calibri" w:cs="Calibri"/>
            <w:rPrChange w:id="51" w:author="fariba abbassi" w:date="2025-10-24T12:44:00Z" w16du:dateUtc="2025-10-24T10:44:00Z">
              <w:rPr/>
            </w:rPrChange>
          </w:rPr>
          <w:t xml:space="preserve"> (93%)</w:t>
        </w:r>
        <w:r w:rsidRPr="003B4AD0">
          <w:rPr>
            <w:rFonts w:ascii="Calibri" w:hAnsi="Calibri" w:cs="Calibri"/>
            <w:rPrChange w:id="52" w:author="fariba abbassi" w:date="2025-10-24T12:44:00Z" w16du:dateUtc="2025-10-24T10:44:00Z">
              <w:rPr/>
            </w:rPrChange>
          </w:rPr>
          <w:t xml:space="preserve">. </w:t>
        </w:r>
        <w:r w:rsidRPr="003B4AD0">
          <w:rPr>
            <w:rFonts w:ascii="Calibri" w:hAnsi="Calibri" w:cs="Calibri"/>
            <w:rPrChange w:id="53" w:author="fariba abbassi" w:date="2025-10-24T12:44:00Z" w16du:dateUtc="2025-10-24T10:44:00Z">
              <w:rPr/>
            </w:rPrChange>
          </w:rPr>
          <w:t>Corresponding</w:t>
        </w:r>
        <w:r w:rsidRPr="003B4AD0">
          <w:rPr>
            <w:rFonts w:ascii="Calibri" w:hAnsi="Calibri" w:cs="Calibri"/>
            <w:rPrChange w:id="54" w:author="fariba abbassi" w:date="2025-10-24T12:44:00Z" w16du:dateUtc="2025-10-24T10:44:00Z">
              <w:rPr/>
            </w:rPrChange>
          </w:rPr>
          <w:t xml:space="preserve"> pre-trial sources specified a calculation in 10</w:t>
        </w:r>
        <w:r w:rsidRPr="003B4AD0">
          <w:rPr>
            <w:rFonts w:ascii="Calibri" w:hAnsi="Calibri" w:cs="Calibri"/>
            <w:rPrChange w:id="55" w:author="fariba abbassi" w:date="2025-10-24T12:44:00Z" w16du:dateUtc="2025-10-24T10:44:00Z">
              <w:rPr/>
            </w:rPrChange>
          </w:rPr>
          <w:t xml:space="preserve"> of </w:t>
        </w:r>
        <w:r w:rsidRPr="003B4AD0">
          <w:rPr>
            <w:rFonts w:ascii="Calibri" w:hAnsi="Calibri" w:cs="Calibri"/>
            <w:rPrChange w:id="56" w:author="fariba abbassi" w:date="2025-10-24T12:44:00Z" w16du:dateUtc="2025-10-24T10:44:00Z">
              <w:rPr/>
            </w:rPrChange>
          </w:rPr>
          <w:t>14</w:t>
        </w:r>
        <w:r w:rsidRPr="003B4AD0">
          <w:rPr>
            <w:rFonts w:ascii="Calibri" w:hAnsi="Calibri" w:cs="Calibri"/>
            <w:rPrChange w:id="57" w:author="fariba abbassi" w:date="2025-10-24T12:44:00Z" w16du:dateUtc="2025-10-24T10:44:00Z">
              <w:rPr/>
            </w:rPrChange>
          </w:rPr>
          <w:t xml:space="preserve"> </w:t>
        </w:r>
      </w:ins>
      <w:ins w:id="58" w:author="fariba abbassi" w:date="2025-10-24T12:36:00Z" w16du:dateUtc="2025-10-24T10:36:00Z">
        <w:r w:rsidRPr="003B4AD0">
          <w:rPr>
            <w:rFonts w:ascii="Calibri" w:hAnsi="Calibri" w:cs="Calibri"/>
            <w:rPrChange w:id="59" w:author="fariba abbassi" w:date="2025-10-24T12:44:00Z" w16du:dateUtc="2025-10-24T10:44:00Z">
              <w:rPr/>
            </w:rPrChange>
          </w:rPr>
          <w:t xml:space="preserve">(71%), </w:t>
        </w:r>
      </w:ins>
      <w:ins w:id="60" w:author="fariba abbassi" w:date="2025-10-24T12:35:00Z" w16du:dateUtc="2025-10-24T10:35:00Z">
        <w:r w:rsidRPr="003B4AD0">
          <w:rPr>
            <w:rFonts w:ascii="Calibri" w:hAnsi="Calibri" w:cs="Calibri"/>
            <w:rPrChange w:id="61" w:author="fariba abbassi" w:date="2025-10-24T12:44:00Z" w16du:dateUtc="2025-10-24T10:44:00Z">
              <w:rPr/>
            </w:rPrChange>
          </w:rPr>
          <w:t>all CCI-based and concordant</w:t>
        </w:r>
      </w:ins>
      <w:ins w:id="62" w:author="fariba abbassi" w:date="2025-10-24T12:36:00Z" w16du:dateUtc="2025-10-24T10:36:00Z">
        <w:r w:rsidRPr="003B4AD0">
          <w:rPr>
            <w:rFonts w:ascii="Calibri" w:hAnsi="Calibri" w:cs="Calibri"/>
            <w:rPrChange w:id="63" w:author="fariba abbassi" w:date="2025-10-24T12:44:00Z" w16du:dateUtc="2025-10-24T10:44:00Z">
              <w:rPr/>
            </w:rPrChange>
          </w:rPr>
          <w:t xml:space="preserve">, </w:t>
        </w:r>
      </w:ins>
      <w:ins w:id="64" w:author="fariba abbassi" w:date="2025-10-24T12:35:00Z" w16du:dateUtc="2025-10-24T10:35:00Z">
        <w:r w:rsidRPr="003B4AD0">
          <w:rPr>
            <w:rFonts w:ascii="Calibri" w:hAnsi="Calibri" w:cs="Calibri"/>
            <w:rPrChange w:id="65" w:author="fariba abbassi" w:date="2025-10-24T12:44:00Z" w16du:dateUtc="2025-10-24T10:44:00Z">
              <w:rPr/>
            </w:rPrChange>
          </w:rPr>
          <w:t>while 4</w:t>
        </w:r>
      </w:ins>
      <w:ins w:id="66" w:author="fariba abbassi" w:date="2025-10-24T12:36:00Z" w16du:dateUtc="2025-10-24T10:36:00Z">
        <w:r w:rsidRPr="003B4AD0">
          <w:rPr>
            <w:rFonts w:ascii="Calibri" w:hAnsi="Calibri" w:cs="Calibri"/>
            <w:rPrChange w:id="67" w:author="fariba abbassi" w:date="2025-10-24T12:44:00Z" w16du:dateUtc="2025-10-24T10:44:00Z">
              <w:rPr/>
            </w:rPrChange>
          </w:rPr>
          <w:t xml:space="preserve"> of </w:t>
        </w:r>
      </w:ins>
      <w:ins w:id="68" w:author="fariba abbassi" w:date="2025-10-24T12:35:00Z" w16du:dateUtc="2025-10-24T10:35:00Z">
        <w:r w:rsidRPr="003B4AD0">
          <w:rPr>
            <w:rFonts w:ascii="Calibri" w:hAnsi="Calibri" w:cs="Calibri"/>
            <w:rPrChange w:id="69" w:author="fariba abbassi" w:date="2025-10-24T12:44:00Z" w16du:dateUtc="2025-10-24T10:44:00Z">
              <w:rPr/>
            </w:rPrChange>
          </w:rPr>
          <w:t xml:space="preserve">14 </w:t>
        </w:r>
      </w:ins>
      <w:ins w:id="70" w:author="fariba abbassi" w:date="2025-10-24T12:36:00Z" w16du:dateUtc="2025-10-24T10:36:00Z">
        <w:r w:rsidRPr="003B4AD0">
          <w:rPr>
            <w:rFonts w:ascii="Calibri" w:hAnsi="Calibri" w:cs="Calibri"/>
            <w:rPrChange w:id="71" w:author="fariba abbassi" w:date="2025-10-24T12:44:00Z" w16du:dateUtc="2025-10-24T10:44:00Z">
              <w:rPr/>
            </w:rPrChange>
          </w:rPr>
          <w:t xml:space="preserve">(29%) </w:t>
        </w:r>
      </w:ins>
      <w:ins w:id="72" w:author="fariba abbassi" w:date="2025-10-24T12:35:00Z" w16du:dateUtc="2025-10-24T10:35:00Z">
        <w:r w:rsidRPr="003B4AD0">
          <w:rPr>
            <w:rFonts w:ascii="Calibri" w:hAnsi="Calibri" w:cs="Calibri"/>
            <w:rPrChange w:id="73" w:author="fariba abbassi" w:date="2025-10-24T12:44:00Z" w16du:dateUtc="2025-10-24T10:44:00Z">
              <w:rPr/>
            </w:rPrChange>
          </w:rPr>
          <w:t>contained no sample-size information.</w:t>
        </w:r>
      </w:ins>
      <w:ins w:id="74" w:author="Joana Rodrigues Ribeiro" w:date="2025-10-23T09:32:00Z" w16du:dateUtc="2025-10-23T07:32:00Z">
        <w:del w:id="75" w:author="fariba abbassi" w:date="2025-10-24T12:32:00Z" w16du:dateUtc="2025-10-24T10:32:00Z">
          <w:r w:rsidR="002C5346" w:rsidRPr="003B4AD0" w:rsidDel="003B4AD0">
            <w:rPr>
              <w:rFonts w:ascii="Calibri" w:hAnsi="Calibri" w:cs="Calibri"/>
              <w:rPrChange w:id="76" w:author="fariba abbassi" w:date="2025-10-24T12:44:00Z" w16du:dateUtc="2025-10-24T10:44:00Z">
                <w:rPr/>
              </w:rPrChange>
            </w:rPr>
            <w:delText xml:space="preserve"> </w:delText>
          </w:r>
        </w:del>
      </w:ins>
      <w:del w:id="77" w:author="fariba abbassi" w:date="2025-10-24T12:06:00Z" w16du:dateUtc="2025-10-24T10:06:00Z">
        <w:r w:rsidR="009A6572" w:rsidRPr="003B4AD0" w:rsidDel="003B4AD0">
          <w:rPr>
            <w:rFonts w:ascii="Calibri" w:hAnsi="Calibri" w:cs="Calibri"/>
            <w:rPrChange w:id="78" w:author="fariba abbassi" w:date="2025-10-24T12:44:00Z" w16du:dateUtc="2025-10-24T10:44:00Z">
              <w:rPr/>
            </w:rPrChange>
          </w:rPr>
          <w:delText xml:space="preserve"> </w:delText>
        </w:r>
      </w:del>
      <w:ins w:id="79" w:author="Joana Rodrigues Ribeiro" w:date="2025-10-23T09:32:00Z" w16du:dateUtc="2025-10-23T07:32:00Z">
        <w:del w:id="80" w:author="fariba abbassi" w:date="2025-10-24T12:06:00Z" w16du:dateUtc="2025-10-24T10:06:00Z">
          <w:r w:rsidR="002C5346" w:rsidRPr="003B4AD0" w:rsidDel="003B4AD0">
            <w:rPr>
              <w:rFonts w:ascii="Calibri" w:hAnsi="Calibri" w:cs="Calibri"/>
              <w:rPrChange w:id="81" w:author="fariba abbassi" w:date="2025-10-24T12:44:00Z" w16du:dateUtc="2025-10-24T10:44:00Z">
                <w:rPr/>
              </w:rPrChange>
            </w:rPr>
            <w:delText>All trials with pre-trial documentation including a sample size calculation using CCI® (n=10) reported its use</w:delText>
          </w:r>
        </w:del>
      </w:ins>
      <w:ins w:id="82" w:author="Joana Rodrigues Ribeiro" w:date="2025-10-23T09:31:00Z" w16du:dateUtc="2025-10-23T07:31:00Z">
        <w:del w:id="83" w:author="fariba abbassi" w:date="2025-10-24T12:06:00Z" w16du:dateUtc="2025-10-24T10:06:00Z">
          <w:r w:rsidR="00127C42" w:rsidRPr="003B4AD0" w:rsidDel="003B4AD0">
            <w:rPr>
              <w:rFonts w:ascii="Calibri" w:hAnsi="Calibri" w:cs="Calibri"/>
              <w:rPrChange w:id="84" w:author="fariba abbassi" w:date="2025-10-24T12:44:00Z" w16du:dateUtc="2025-10-24T10:44:00Z">
                <w:rPr/>
              </w:rPrChange>
            </w:rPr>
            <w:delText xml:space="preserve">. </w:delText>
          </w:r>
        </w:del>
      </w:ins>
      <w:del w:id="85" w:author="fariba abbassi" w:date="2025-10-24T12:06:00Z" w16du:dateUtc="2025-10-24T10:06:00Z">
        <w:r w:rsidR="009A6572" w:rsidRPr="003B4AD0" w:rsidDel="003B4AD0">
          <w:rPr>
            <w:rFonts w:ascii="Calibri" w:hAnsi="Calibri" w:cs="Calibri"/>
            <w:rPrChange w:id="86" w:author="fariba abbassi" w:date="2025-10-24T12:44:00Z" w16du:dateUtc="2025-10-24T10:44:00Z">
              <w:rPr/>
            </w:rPrChange>
          </w:rPr>
          <w:delText xml:space="preserve">Reporting in pre-trial sources was absent </w:delText>
        </w:r>
        <w:commentRangeStart w:id="87"/>
        <w:r w:rsidR="00D64F3A" w:rsidRPr="003B4AD0" w:rsidDel="003B4AD0">
          <w:rPr>
            <w:rFonts w:ascii="Calibri" w:hAnsi="Calibri" w:cs="Calibri"/>
            <w:rPrChange w:id="88" w:author="fariba abbassi" w:date="2025-10-24T12:44:00Z" w16du:dateUtc="2025-10-24T10:44:00Z">
              <w:rPr/>
            </w:rPrChange>
          </w:rPr>
          <w:delText xml:space="preserve">in </w:delText>
        </w:r>
        <w:r w:rsidR="009A6572" w:rsidRPr="003B4AD0" w:rsidDel="003B4AD0">
          <w:rPr>
            <w:rFonts w:ascii="Calibri" w:hAnsi="Calibri" w:cs="Calibri"/>
            <w:rPrChange w:id="89" w:author="fariba abbassi" w:date="2025-10-24T12:44:00Z" w16du:dateUtc="2025-10-24T10:44:00Z">
              <w:rPr/>
            </w:rPrChange>
          </w:rPr>
          <w:delText xml:space="preserve">39 (46%) </w:delText>
        </w:r>
        <w:commentRangeEnd w:id="87"/>
        <w:r w:rsidR="00C57352" w:rsidRPr="003B4AD0" w:rsidDel="003B4AD0">
          <w:rPr>
            <w:rStyle w:val="Kommentarzeichen"/>
            <w:rFonts w:ascii="Calibri" w:hAnsi="Calibri" w:cs="Calibri"/>
            <w:rPrChange w:id="90" w:author="fariba abbassi" w:date="2025-10-24T12:44:00Z" w16du:dateUtc="2025-10-24T10:44:00Z">
              <w:rPr>
                <w:rStyle w:val="Kommentarzeichen"/>
              </w:rPr>
            </w:rPrChange>
          </w:rPr>
          <w:commentReference w:id="87"/>
        </w:r>
        <w:r w:rsidR="009A6572" w:rsidRPr="003B4AD0" w:rsidDel="003B4AD0">
          <w:rPr>
            <w:rFonts w:ascii="Calibri" w:hAnsi="Calibri" w:cs="Calibri"/>
            <w:rPrChange w:id="91" w:author="fariba abbassi" w:date="2025-10-24T12:44:00Z" w16du:dateUtc="2025-10-24T10:44:00Z">
              <w:rPr/>
            </w:rPrChange>
          </w:rPr>
          <w:delText xml:space="preserve">trials </w:delText>
        </w:r>
        <w:r w:rsidR="00D64F3A" w:rsidRPr="003B4AD0" w:rsidDel="003B4AD0">
          <w:rPr>
            <w:rFonts w:ascii="Calibri" w:hAnsi="Calibri" w:cs="Calibri"/>
            <w:rPrChange w:id="92" w:author="fariba abbassi" w:date="2025-10-24T12:44:00Z" w16du:dateUtc="2025-10-24T10:44:00Z">
              <w:rPr/>
            </w:rPrChange>
          </w:rPr>
          <w:delText xml:space="preserve">for </w:delText>
        </w:r>
        <w:r w:rsidR="009A6572" w:rsidRPr="003B4AD0" w:rsidDel="003B4AD0">
          <w:rPr>
            <w:rFonts w:ascii="Calibri" w:hAnsi="Calibri" w:cs="Calibri"/>
            <w:rPrChange w:id="93" w:author="fariba abbassi" w:date="2025-10-24T12:44:00Z" w16du:dateUtc="2025-10-24T10:44:00Z">
              <w:rPr/>
            </w:rPrChange>
          </w:rPr>
          <w:delText xml:space="preserve">sample-size calculation and </w:delText>
        </w:r>
        <w:r w:rsidR="00D64F3A" w:rsidRPr="003B4AD0" w:rsidDel="003B4AD0">
          <w:rPr>
            <w:rFonts w:ascii="Calibri" w:hAnsi="Calibri" w:cs="Calibri"/>
            <w:rPrChange w:id="94" w:author="fariba abbassi" w:date="2025-10-24T12:44:00Z" w16du:dateUtc="2025-10-24T10:44:00Z">
              <w:rPr/>
            </w:rPrChange>
          </w:rPr>
          <w:delText xml:space="preserve">in </w:delText>
        </w:r>
        <w:r w:rsidR="009A6572" w:rsidRPr="003B4AD0" w:rsidDel="003B4AD0">
          <w:rPr>
            <w:rFonts w:ascii="Calibri" w:hAnsi="Calibri" w:cs="Calibri"/>
            <w:rPrChange w:id="95" w:author="fariba abbassi" w:date="2025-10-24T12:44:00Z" w16du:dateUtc="2025-10-24T10:44:00Z">
              <w:rPr/>
            </w:rPrChange>
          </w:rPr>
          <w:delText>61 (73%) trials regarding the trial aim.</w:delText>
        </w:r>
      </w:del>
    </w:p>
    <w:p w14:paraId="47136166" w14:textId="77777777" w:rsidR="003B4AD0" w:rsidRPr="003B4AD0" w:rsidRDefault="003B4AD0" w:rsidP="003B4AD0">
      <w:pPr>
        <w:spacing w:line="480" w:lineRule="auto"/>
        <w:rPr>
          <w:ins w:id="96" w:author="fariba abbassi" w:date="2025-10-24T12:32:00Z" w16du:dateUtc="2025-10-24T10:32:00Z"/>
          <w:rFonts w:ascii="Calibri" w:hAnsi="Calibri" w:cs="Calibri"/>
          <w:rPrChange w:id="97" w:author="fariba abbassi" w:date="2025-10-24T12:44:00Z" w16du:dateUtc="2025-10-24T10:44:00Z">
            <w:rPr>
              <w:ins w:id="98" w:author="fariba abbassi" w:date="2025-10-24T12:32:00Z" w16du:dateUtc="2025-10-24T10:32:00Z"/>
              <w:rFonts w:ascii="Calibri" w:hAnsi="Calibri" w:cs="Calibri"/>
              <w:color w:val="000000" w:themeColor="text1"/>
            </w:rPr>
          </w:rPrChange>
        </w:rPr>
      </w:pPr>
    </w:p>
    <w:p w14:paraId="6B23655D" w14:textId="502CE0F6" w:rsidR="00B46B93" w:rsidRPr="003B4AD0" w:rsidRDefault="003B4AD0" w:rsidP="003B4AD0">
      <w:pPr>
        <w:spacing w:line="480" w:lineRule="auto"/>
        <w:rPr>
          <w:rFonts w:ascii="Calibri" w:hAnsi="Calibri" w:cs="Calibri"/>
          <w:color w:val="000000" w:themeColor="text1"/>
          <w:rPrChange w:id="99" w:author="fariba abbassi" w:date="2025-10-24T12:44:00Z" w16du:dateUtc="2025-10-24T10:44:00Z">
            <w:rPr>
              <w:color w:val="000000" w:themeColor="text1"/>
            </w:rPr>
          </w:rPrChange>
        </w:rPr>
      </w:pPr>
      <w:ins w:id="100" w:author="fariba abbassi" w:date="2025-10-24T12:37:00Z" w16du:dateUtc="2025-10-24T10:37:00Z">
        <w:r w:rsidRPr="003B4AD0">
          <w:rPr>
            <w:rFonts w:ascii="Calibri" w:hAnsi="Calibri" w:cs="Calibri"/>
            <w:color w:val="000000" w:themeColor="text1"/>
            <w:rPrChange w:id="101" w:author="fariba abbassi" w:date="2025-10-24T12:44:00Z" w16du:dateUtc="2025-10-24T10:44:00Z">
              <w:rPr>
                <w:color w:val="000000" w:themeColor="text1"/>
              </w:rPr>
            </w:rPrChange>
          </w:rPr>
          <w:t>Three of 14 primary-endpoint trials reported statistically significant between-group differences</w:t>
        </w:r>
      </w:ins>
      <w:del w:id="102" w:author="fariba abbassi" w:date="2025-10-24T12:37:00Z" w16du:dateUtc="2025-10-24T10:37:00Z">
        <w:r w:rsidR="00E53D2C" w:rsidRPr="003B4AD0" w:rsidDel="003B4AD0">
          <w:rPr>
            <w:rFonts w:ascii="Calibri" w:hAnsi="Calibri" w:cs="Calibri"/>
            <w:color w:val="000000" w:themeColor="text1"/>
            <w:rPrChange w:id="103" w:author="fariba abbassi" w:date="2025-10-24T12:44:00Z" w16du:dateUtc="2025-10-24T10:44:00Z">
              <w:rPr>
                <w:color w:val="000000" w:themeColor="text1"/>
              </w:rPr>
            </w:rPrChange>
          </w:rPr>
          <w:delText xml:space="preserve">Among </w:delText>
        </w:r>
        <w:r w:rsidR="005D2313" w:rsidRPr="003B4AD0" w:rsidDel="003B4AD0">
          <w:rPr>
            <w:rFonts w:ascii="Calibri" w:hAnsi="Calibri" w:cs="Calibri"/>
            <w:color w:val="000000" w:themeColor="text1"/>
            <w:rPrChange w:id="104" w:author="fariba abbassi" w:date="2025-10-24T12:44:00Z" w16du:dateUtc="2025-10-24T10:44:00Z">
              <w:rPr>
                <w:color w:val="000000" w:themeColor="text1"/>
              </w:rPr>
            </w:rPrChange>
          </w:rPr>
          <w:delText xml:space="preserve">the 14 </w:delText>
        </w:r>
        <w:r w:rsidR="00E53D2C" w:rsidRPr="003B4AD0" w:rsidDel="003B4AD0">
          <w:rPr>
            <w:rFonts w:ascii="Calibri" w:hAnsi="Calibri" w:cs="Calibri"/>
            <w:color w:val="000000" w:themeColor="text1"/>
            <w:rPrChange w:id="105" w:author="fariba abbassi" w:date="2025-10-24T12:44:00Z" w16du:dateUtc="2025-10-24T10:44:00Z">
              <w:rPr>
                <w:color w:val="000000" w:themeColor="text1"/>
              </w:rPr>
            </w:rPrChange>
          </w:rPr>
          <w:delText>studies using the CCI® as a primary endpoint</w:delText>
        </w:r>
        <w:r w:rsidR="00D52699" w:rsidRPr="003B4AD0" w:rsidDel="003B4AD0">
          <w:rPr>
            <w:rFonts w:ascii="Calibri" w:hAnsi="Calibri" w:cs="Calibri"/>
            <w:color w:val="000000" w:themeColor="text1"/>
            <w:rPrChange w:id="106" w:author="fariba abbassi" w:date="2025-10-24T12:44:00Z" w16du:dateUtc="2025-10-24T10:44:00Z">
              <w:rPr>
                <w:color w:val="000000" w:themeColor="text1"/>
              </w:rPr>
            </w:rPrChange>
          </w:rPr>
          <w:delText xml:space="preserve">, </w:delText>
        </w:r>
        <w:r w:rsidR="00B46B93" w:rsidRPr="003B4AD0" w:rsidDel="003B4AD0">
          <w:rPr>
            <w:rFonts w:ascii="Calibri" w:hAnsi="Calibri" w:cs="Calibri"/>
            <w:color w:val="000000" w:themeColor="text1"/>
            <w:rPrChange w:id="107" w:author="fariba abbassi" w:date="2025-10-24T12:44:00Z" w16du:dateUtc="2025-10-24T10:44:00Z">
              <w:rPr>
                <w:color w:val="000000" w:themeColor="text1"/>
              </w:rPr>
            </w:rPrChange>
          </w:rPr>
          <w:delText>three reported statistically significant between-group differences</w:delText>
        </w:r>
      </w:del>
      <w:r w:rsidR="00B46B93" w:rsidRPr="003B4AD0">
        <w:rPr>
          <w:rFonts w:ascii="Calibri" w:hAnsi="Calibri" w:cs="Calibri"/>
          <w:color w:val="000000" w:themeColor="text1"/>
          <w:rPrChange w:id="108" w:author="fariba abbassi" w:date="2025-10-24T12:44:00Z" w16du:dateUtc="2025-10-24T10:44:00Z">
            <w:rPr>
              <w:color w:val="000000" w:themeColor="text1"/>
            </w:rPr>
          </w:rPrChange>
        </w:rPr>
        <w:t xml:space="preserve"> ranging from 3.9 to 14.8 points. Only one publication</w:t>
      </w:r>
      <w:ins w:id="109" w:author="Joana Rodrigues Ribeiro" w:date="2025-10-23T11:57:00Z" w16du:dateUtc="2025-10-23T09:57:00Z">
        <w:r w:rsidR="00DC64A4" w:rsidRPr="003B4AD0">
          <w:rPr>
            <w:rFonts w:ascii="Calibri" w:hAnsi="Calibri" w:cs="Calibri"/>
            <w:color w:val="000000" w:themeColor="text1"/>
            <w:rPrChange w:id="110" w:author="fariba abbassi" w:date="2025-10-24T12:44:00Z" w16du:dateUtc="2025-10-24T10:44:00Z">
              <w:rPr>
                <w:color w:val="000000" w:themeColor="text1"/>
              </w:rPr>
            </w:rPrChange>
          </w:rPr>
          <w:t xml:space="preserve"> (33%)</w:t>
        </w:r>
      </w:ins>
      <w:r w:rsidR="00B46B93" w:rsidRPr="003B4AD0">
        <w:rPr>
          <w:rFonts w:ascii="Calibri" w:hAnsi="Calibri" w:cs="Calibri"/>
          <w:color w:val="000000" w:themeColor="text1"/>
          <w:rPrChange w:id="111" w:author="fariba abbassi" w:date="2025-10-24T12:44:00Z" w16du:dateUtc="2025-10-24T10:44:00Z">
            <w:rPr>
              <w:color w:val="000000" w:themeColor="text1"/>
            </w:rPr>
          </w:rPrChange>
        </w:rPr>
        <w:t xml:space="preserve"> explicitly discussed whether the observed effect size was clinically meaningful.</w:t>
      </w:r>
    </w:p>
    <w:p w14:paraId="25F2B55A" w14:textId="77777777" w:rsidR="00C04E8F" w:rsidRDefault="00C04E8F" w:rsidP="00E53D2C">
      <w:pPr>
        <w:spacing w:line="480" w:lineRule="auto"/>
        <w:rPr>
          <w:rFonts w:ascii="Calibri" w:hAnsi="Calibri" w:cs="Calibri"/>
          <w:b/>
          <w:bCs/>
        </w:rPr>
      </w:pPr>
    </w:p>
    <w:p w14:paraId="650957BB" w14:textId="502E940E" w:rsidR="00E53D2C" w:rsidRPr="00C04E8F" w:rsidRDefault="00E53D2C" w:rsidP="00E53D2C">
      <w:pPr>
        <w:spacing w:line="480" w:lineRule="auto"/>
        <w:rPr>
          <w:rFonts w:ascii="Calibri" w:hAnsi="Calibri" w:cs="Calibri"/>
          <w:b/>
          <w:bCs/>
        </w:rPr>
      </w:pPr>
      <w:r w:rsidRPr="00C04E8F">
        <w:rPr>
          <w:rFonts w:ascii="Calibri" w:hAnsi="Calibri" w:cs="Calibri"/>
          <w:b/>
          <w:bCs/>
        </w:rPr>
        <w:t>Discussion</w:t>
      </w:r>
    </w:p>
    <w:p w14:paraId="79F24D7B" w14:textId="223CDF09" w:rsidR="005D2313" w:rsidRPr="00B46B93" w:rsidRDefault="003B4AD0" w:rsidP="00E53D2C">
      <w:pPr>
        <w:spacing w:line="480" w:lineRule="auto"/>
        <w:rPr>
          <w:rFonts w:ascii="Calibri" w:hAnsi="Calibri" w:cs="Calibri"/>
        </w:rPr>
      </w:pPr>
      <w:ins w:id="112" w:author="fariba abbassi" w:date="2025-10-24T12:45:00Z" w16du:dateUtc="2025-10-24T10:45:00Z">
        <w:r w:rsidRPr="003B4AD0">
          <w:rPr>
            <w:rFonts w:ascii="Calibri" w:hAnsi="Calibri" w:cs="Calibri"/>
          </w:rPr>
          <w:t>This meta-research shows how the CCI® is implemented in surgical RCTs from planning to publication.</w:t>
        </w:r>
        <w:r>
          <w:rPr>
            <w:rFonts w:ascii="Calibri" w:hAnsi="Calibri" w:cs="Calibri"/>
          </w:rPr>
          <w:t xml:space="preserve"> </w:t>
        </w:r>
      </w:ins>
      <w:ins w:id="113" w:author="Joana Rodrigues Ribeiro" w:date="2025-10-23T11:50:00Z" w16du:dateUtc="2025-10-23T09:50:00Z">
        <w:del w:id="114" w:author="fariba abbassi" w:date="2025-10-24T12:45:00Z" w16du:dateUtc="2025-10-24T10:45:00Z">
          <w:r w:rsidR="00DC64A4" w:rsidDel="003B4AD0">
            <w:rPr>
              <w:rFonts w:ascii="Calibri" w:hAnsi="Calibri" w:cs="Calibri"/>
            </w:rPr>
            <w:delText xml:space="preserve">This study </w:delText>
          </w:r>
        </w:del>
      </w:ins>
      <w:ins w:id="115" w:author="Joana Rodrigues Ribeiro" w:date="2025-10-23T11:58:00Z" w16du:dateUtc="2025-10-23T09:58:00Z">
        <w:del w:id="116" w:author="fariba abbassi" w:date="2025-10-24T12:45:00Z" w16du:dateUtc="2025-10-24T10:45:00Z">
          <w:r w:rsidR="00DC64A4" w:rsidDel="003B4AD0">
            <w:rPr>
              <w:rFonts w:ascii="Calibri" w:hAnsi="Calibri" w:cs="Calibri"/>
            </w:rPr>
            <w:delText xml:space="preserve">defined </w:delText>
          </w:r>
        </w:del>
      </w:ins>
      <w:ins w:id="117" w:author="Joana Rodrigues Ribeiro" w:date="2025-10-23T11:59:00Z" w16du:dateUtc="2025-10-23T09:59:00Z">
        <w:del w:id="118" w:author="fariba abbassi" w:date="2025-10-24T12:45:00Z" w16du:dateUtc="2025-10-24T10:45:00Z">
          <w:r w:rsidR="00DC64A4" w:rsidDel="003B4AD0">
            <w:rPr>
              <w:rFonts w:ascii="Calibri" w:hAnsi="Calibri" w:cs="Calibri"/>
            </w:rPr>
            <w:delText>how</w:delText>
          </w:r>
        </w:del>
      </w:ins>
      <w:ins w:id="119" w:author="Joana Rodrigues Ribeiro" w:date="2025-10-23T11:50:00Z" w16du:dateUtc="2025-10-23T09:50:00Z">
        <w:del w:id="120" w:author="fariba abbassi" w:date="2025-10-24T12:45:00Z" w16du:dateUtc="2025-10-24T10:45:00Z">
          <w:r w:rsidR="00DC64A4" w:rsidDel="003B4AD0">
            <w:rPr>
              <w:rFonts w:ascii="Calibri" w:hAnsi="Calibri" w:cs="Calibri"/>
            </w:rPr>
            <w:delText xml:space="preserve"> </w:delText>
          </w:r>
        </w:del>
      </w:ins>
      <w:ins w:id="121" w:author="Joana Rodrigues Ribeiro" w:date="2025-10-23T12:00:00Z" w16du:dateUtc="2025-10-23T10:00:00Z">
        <w:del w:id="122" w:author="fariba abbassi" w:date="2025-10-24T12:45:00Z" w16du:dateUtc="2025-10-24T10:45:00Z">
          <w:r w:rsidR="00DC64A4" w:rsidDel="003B4AD0">
            <w:rPr>
              <w:rFonts w:ascii="Calibri" w:hAnsi="Calibri" w:cs="Calibri"/>
            </w:rPr>
            <w:delText xml:space="preserve">the RCTs reporting </w:delText>
          </w:r>
        </w:del>
      </w:ins>
      <w:ins w:id="123" w:author="Joana Rodrigues Ribeiro" w:date="2025-10-23T11:58:00Z" w16du:dateUtc="2025-10-23T09:58:00Z">
        <w:del w:id="124" w:author="fariba abbassi" w:date="2025-10-24T12:45:00Z" w16du:dateUtc="2025-10-24T10:45:00Z">
          <w:r w:rsidR="00DC64A4" w:rsidDel="003B4AD0">
            <w:rPr>
              <w:rFonts w:ascii="Calibri" w:hAnsi="Calibri" w:cs="Calibri"/>
            </w:rPr>
            <w:delText>CCI®</w:delText>
          </w:r>
        </w:del>
      </w:ins>
      <w:ins w:id="125" w:author="Joana Rodrigues Ribeiro" w:date="2025-10-23T11:50:00Z" w16du:dateUtc="2025-10-23T09:50:00Z">
        <w:del w:id="126" w:author="fariba abbassi" w:date="2025-10-24T12:45:00Z" w16du:dateUtc="2025-10-24T10:45:00Z">
          <w:r w:rsidR="00DC64A4" w:rsidDel="003B4AD0">
            <w:rPr>
              <w:rFonts w:ascii="Calibri" w:hAnsi="Calibri" w:cs="Calibri"/>
            </w:rPr>
            <w:delText xml:space="preserve"> </w:delText>
          </w:r>
        </w:del>
      </w:ins>
      <w:commentRangeStart w:id="127"/>
      <w:ins w:id="128" w:author="Joana Rodrigues Ribeiro" w:date="2025-10-23T12:00:00Z" w16du:dateUtc="2025-10-23T10:00:00Z">
        <w:del w:id="129" w:author="fariba abbassi" w:date="2025-10-24T12:45:00Z" w16du:dateUtc="2025-10-24T10:45:00Z">
          <w:r w:rsidR="00964223" w:rsidDel="003B4AD0">
            <w:rPr>
              <w:rFonts w:ascii="Calibri" w:hAnsi="Calibri" w:cs="Calibri"/>
            </w:rPr>
            <w:delText xml:space="preserve">define </w:delText>
          </w:r>
        </w:del>
      </w:ins>
      <w:commentRangeEnd w:id="127"/>
      <w:del w:id="130" w:author="fariba abbassi" w:date="2025-10-24T12:45:00Z" w16du:dateUtc="2025-10-24T10:45:00Z">
        <w:r w:rsidDel="003B4AD0">
          <w:rPr>
            <w:rStyle w:val="Kommentarzeichen"/>
          </w:rPr>
          <w:commentReference w:id="127"/>
        </w:r>
      </w:del>
      <w:ins w:id="131" w:author="Joana Rodrigues Ribeiro" w:date="2025-10-23T12:00:00Z" w16du:dateUtc="2025-10-23T10:00:00Z">
        <w:del w:id="132" w:author="fariba abbassi" w:date="2025-10-24T12:45:00Z" w16du:dateUtc="2025-10-24T10:45:00Z">
          <w:r w:rsidR="00964223" w:rsidDel="003B4AD0">
            <w:rPr>
              <w:rFonts w:ascii="Calibri" w:hAnsi="Calibri" w:cs="Calibri"/>
            </w:rPr>
            <w:delText xml:space="preserve">this outcome in both their pre-trial documentation and the trial itself. </w:delText>
          </w:r>
        </w:del>
        <w:del w:id="133" w:author="fariba abbassi" w:date="2025-10-24T12:49:00Z" w16du:dateUtc="2025-10-24T10:49:00Z">
          <w:r w:rsidR="00964223" w:rsidDel="003B4AD0">
            <w:rPr>
              <w:rFonts w:ascii="Calibri" w:hAnsi="Calibri" w:cs="Calibri"/>
            </w:rPr>
            <w:delText xml:space="preserve">Our concordance </w:delText>
          </w:r>
        </w:del>
      </w:ins>
      <w:ins w:id="134" w:author="Joana Rodrigues Ribeiro" w:date="2025-10-23T12:01:00Z" w16du:dateUtc="2025-10-23T10:01:00Z">
        <w:del w:id="135" w:author="fariba abbassi" w:date="2025-10-24T12:49:00Z" w16du:dateUtc="2025-10-24T10:49:00Z">
          <w:r w:rsidR="00964223" w:rsidDel="003B4AD0">
            <w:rPr>
              <w:rFonts w:ascii="Calibri" w:hAnsi="Calibri" w:cs="Calibri"/>
            </w:rPr>
            <w:delText xml:space="preserve">analysis </w:delText>
          </w:r>
        </w:del>
      </w:ins>
      <w:ins w:id="136" w:author="Milo Alan Puhan" w:date="2025-10-22T21:16:00Z" w16du:dateUtc="2025-10-22T19:16:00Z">
        <w:del w:id="137" w:author="fariba abbassi" w:date="2025-10-24T12:49:00Z" w16du:dateUtc="2025-10-24T10:49:00Z">
          <w:r w:rsidR="00B82733" w:rsidDel="003B4AD0">
            <w:rPr>
              <w:rFonts w:ascii="Calibri" w:hAnsi="Calibri" w:cs="Calibri"/>
            </w:rPr>
            <w:delText>(</w:delText>
          </w:r>
        </w:del>
      </w:ins>
      <w:del w:id="138" w:author="fariba abbassi" w:date="2025-10-24T12:49:00Z" w16du:dateUtc="2025-10-24T10:49:00Z">
        <w:r w:rsidR="005D2313" w:rsidRPr="005D2313" w:rsidDel="003B4AD0">
          <w:rPr>
            <w:rFonts w:ascii="Calibri" w:hAnsi="Calibri" w:cs="Calibri"/>
          </w:rPr>
          <w:delText xml:space="preserve">This systematic overview </w:delText>
        </w:r>
        <w:r w:rsidR="00B46B93" w:rsidDel="003B4AD0">
          <w:rPr>
            <w:rFonts w:ascii="Calibri" w:hAnsi="Calibri" w:cs="Calibri"/>
          </w:rPr>
          <w:delText>confirms</w:delText>
        </w:r>
        <w:r w:rsidR="00B46B93" w:rsidRPr="005D2313" w:rsidDel="003B4AD0">
          <w:rPr>
            <w:rFonts w:ascii="Calibri" w:hAnsi="Calibri" w:cs="Calibri"/>
          </w:rPr>
          <w:delText xml:space="preserve"> </w:delText>
        </w:r>
        <w:r w:rsidR="005D2313" w:rsidRPr="005D2313" w:rsidDel="003B4AD0">
          <w:rPr>
            <w:rFonts w:ascii="Calibri" w:hAnsi="Calibri" w:cs="Calibri"/>
          </w:rPr>
          <w:delText xml:space="preserve">that the CCI® </w:delText>
        </w:r>
        <w:commentRangeStart w:id="139"/>
        <w:commentRangeStart w:id="140"/>
        <w:r w:rsidR="005D2313" w:rsidRPr="005D2313" w:rsidDel="003B4AD0">
          <w:rPr>
            <w:rFonts w:ascii="Calibri" w:hAnsi="Calibri" w:cs="Calibri"/>
          </w:rPr>
          <w:delText>is</w:delText>
        </w:r>
        <w:commentRangeEnd w:id="139"/>
        <w:r w:rsidR="000B20F2" w:rsidDel="003B4AD0">
          <w:rPr>
            <w:rStyle w:val="Kommentarzeichen"/>
          </w:rPr>
          <w:commentReference w:id="139"/>
        </w:r>
        <w:commentRangeEnd w:id="140"/>
        <w:r w:rsidR="00A576B4" w:rsidDel="003B4AD0">
          <w:rPr>
            <w:rStyle w:val="Kommentarzeichen"/>
          </w:rPr>
          <w:commentReference w:id="140"/>
        </w:r>
        <w:r w:rsidR="005D2313" w:rsidRPr="005D2313" w:rsidDel="003B4AD0">
          <w:rPr>
            <w:rFonts w:ascii="Calibri" w:hAnsi="Calibri" w:cs="Calibri"/>
          </w:rPr>
          <w:delText xml:space="preserve"> </w:delText>
        </w:r>
        <w:r w:rsidR="00B46B93" w:rsidDel="003B4AD0">
          <w:rPr>
            <w:rFonts w:ascii="Calibri" w:hAnsi="Calibri" w:cs="Calibri"/>
          </w:rPr>
          <w:delText>well</w:delText>
        </w:r>
        <w:r w:rsidR="00B46B93" w:rsidRPr="005D2313" w:rsidDel="003B4AD0">
          <w:rPr>
            <w:rFonts w:ascii="Calibri" w:hAnsi="Calibri" w:cs="Calibri"/>
          </w:rPr>
          <w:delText xml:space="preserve"> </w:delText>
        </w:r>
        <w:r w:rsidR="005D2313" w:rsidRPr="005D2313" w:rsidDel="003B4AD0">
          <w:rPr>
            <w:rFonts w:ascii="Calibri" w:hAnsi="Calibri" w:cs="Calibri"/>
          </w:rPr>
          <w:delText xml:space="preserve">established as an outcome measure in surgical RCTs and increasingly </w:delText>
        </w:r>
        <w:commentRangeStart w:id="141"/>
        <w:commentRangeStart w:id="142"/>
        <w:r w:rsidR="005D2313" w:rsidRPr="005D2313" w:rsidDel="003B4AD0">
          <w:rPr>
            <w:rFonts w:ascii="Calibri" w:hAnsi="Calibri" w:cs="Calibri"/>
          </w:rPr>
          <w:delText>embedded</w:delText>
        </w:r>
        <w:commentRangeEnd w:id="141"/>
        <w:r w:rsidR="003651AB" w:rsidDel="003B4AD0">
          <w:rPr>
            <w:rStyle w:val="Kommentarzeichen"/>
          </w:rPr>
          <w:commentReference w:id="141"/>
        </w:r>
        <w:commentRangeEnd w:id="142"/>
        <w:r w:rsidR="00A90195" w:rsidDel="003B4AD0">
          <w:rPr>
            <w:rStyle w:val="Kommentarzeichen"/>
          </w:rPr>
          <w:commentReference w:id="142"/>
        </w:r>
        <w:r w:rsidR="005D2313" w:rsidRPr="005D2313" w:rsidDel="003B4AD0">
          <w:rPr>
            <w:rFonts w:ascii="Calibri" w:hAnsi="Calibri" w:cs="Calibri"/>
          </w:rPr>
          <w:delText xml:space="preserve"> in trial </w:delText>
        </w:r>
        <w:r w:rsidR="00BC708D" w:rsidDel="003B4AD0">
          <w:rPr>
            <w:rFonts w:ascii="Calibri" w:hAnsi="Calibri" w:cs="Calibri"/>
          </w:rPr>
          <w:delText>design</w:delText>
        </w:r>
      </w:del>
      <w:ins w:id="143" w:author="Milo Alan Puhan" w:date="2025-10-22T21:15:00Z" w16du:dateUtc="2025-10-22T19:15:00Z">
        <w:del w:id="144" w:author="fariba abbassi" w:date="2025-10-24T12:49:00Z" w16du:dateUtc="2025-10-24T10:49:00Z">
          <w:r w:rsidR="003651AB" w:rsidDel="003B4AD0">
            <w:rPr>
              <w:rFonts w:ascii="Calibri" w:hAnsi="Calibri" w:cs="Calibri"/>
            </w:rPr>
            <w:delText>)</w:delText>
          </w:r>
        </w:del>
      </w:ins>
      <w:del w:id="145" w:author="fariba abbassi" w:date="2025-10-24T12:49:00Z" w16du:dateUtc="2025-10-24T10:49:00Z">
        <w:r w:rsidR="005D2313" w:rsidRPr="005D2313" w:rsidDel="003B4AD0">
          <w:rPr>
            <w:rFonts w:ascii="Calibri" w:hAnsi="Calibri" w:cs="Calibri"/>
          </w:rPr>
          <w:delText>.</w:delText>
        </w:r>
        <w:r w:rsidR="00B46B93" w:rsidDel="003B4AD0">
          <w:rPr>
            <w:rFonts w:ascii="Calibri" w:hAnsi="Calibri" w:cs="Calibri"/>
          </w:rPr>
          <w:delText xml:space="preserve"> </w:delText>
        </w:r>
        <w:r w:rsidR="00B82733" w:rsidDel="003B4AD0">
          <w:rPr>
            <w:rFonts w:ascii="Calibri" w:hAnsi="Calibri" w:cs="Calibri"/>
          </w:rPr>
          <w:delText xml:space="preserve">Our study shows that </w:delText>
        </w:r>
        <w:r w:rsidR="00402C1D" w:rsidDel="003B4AD0">
          <w:rPr>
            <w:rFonts w:ascii="Calibri" w:hAnsi="Calibri" w:cs="Calibri"/>
          </w:rPr>
          <w:delText>w</w:delText>
        </w:r>
        <w:r w:rsidR="005D2313" w:rsidRPr="005D2313" w:rsidDel="003B4AD0">
          <w:rPr>
            <w:rFonts w:ascii="Calibri" w:hAnsi="Calibri" w:cs="Calibri"/>
          </w:rPr>
          <w:delText>here</w:delText>
        </w:r>
      </w:del>
      <w:ins w:id="146" w:author="fariba abbassi" w:date="2025-10-24T12:49:00Z" w16du:dateUtc="2025-10-24T10:49:00Z">
        <w:r>
          <w:rPr>
            <w:rFonts w:ascii="Calibri" w:hAnsi="Calibri" w:cs="Calibri"/>
          </w:rPr>
          <w:t>Where</w:t>
        </w:r>
      </w:ins>
      <w:r w:rsidR="005D2313" w:rsidRPr="005D2313">
        <w:rPr>
          <w:rFonts w:ascii="Calibri" w:hAnsi="Calibri" w:cs="Calibri"/>
        </w:rPr>
        <w:t xml:space="preserve"> pre-trial documentation was available, </w:t>
      </w:r>
      <w:ins w:id="147" w:author="fariba abbassi" w:date="2025-10-24T12:49:00Z" w16du:dateUtc="2025-10-24T10:49:00Z">
        <w:r>
          <w:rPr>
            <w:rFonts w:ascii="Calibri" w:hAnsi="Calibri" w:cs="Calibri"/>
          </w:rPr>
          <w:t xml:space="preserve">endpoint designation and, when </w:t>
        </w:r>
      </w:ins>
      <w:ins w:id="148" w:author="fariba abbassi" w:date="2025-10-24T12:56:00Z" w16du:dateUtc="2025-10-24T10:56:00Z">
        <w:r>
          <w:rPr>
            <w:rFonts w:ascii="Calibri" w:hAnsi="Calibri" w:cs="Calibri"/>
          </w:rPr>
          <w:t>stated</w:t>
        </w:r>
      </w:ins>
      <w:ins w:id="149" w:author="fariba abbassi" w:date="2025-10-24T12:50:00Z" w16du:dateUtc="2025-10-24T10:50:00Z">
        <w:r>
          <w:rPr>
            <w:rFonts w:ascii="Calibri" w:hAnsi="Calibri" w:cs="Calibri"/>
          </w:rPr>
          <w:t xml:space="preserve">, CCI-based sample-size calculations were </w:t>
        </w:r>
      </w:ins>
      <w:r w:rsidR="005D2313" w:rsidRPr="005D2313">
        <w:rPr>
          <w:rFonts w:ascii="Calibri" w:hAnsi="Calibri" w:cs="Calibri"/>
        </w:rPr>
        <w:t>concordan</w:t>
      </w:r>
      <w:ins w:id="150" w:author="fariba abbassi" w:date="2025-10-24T12:50:00Z" w16du:dateUtc="2025-10-24T10:50:00Z">
        <w:r>
          <w:rPr>
            <w:rFonts w:ascii="Calibri" w:hAnsi="Calibri" w:cs="Calibri"/>
          </w:rPr>
          <w:t>t</w:t>
        </w:r>
      </w:ins>
      <w:del w:id="151" w:author="fariba abbassi" w:date="2025-10-24T12:50:00Z" w16du:dateUtc="2025-10-24T10:50:00Z">
        <w:r w:rsidR="005D2313" w:rsidRPr="005D2313" w:rsidDel="003B4AD0">
          <w:rPr>
            <w:rFonts w:ascii="Calibri" w:hAnsi="Calibri" w:cs="Calibri"/>
          </w:rPr>
          <w:delText>ce</w:delText>
        </w:r>
      </w:del>
      <w:r w:rsidR="005D2313" w:rsidRPr="005D2313">
        <w:rPr>
          <w:rFonts w:ascii="Calibri" w:hAnsi="Calibri" w:cs="Calibri"/>
        </w:rPr>
        <w:t xml:space="preserve"> </w:t>
      </w:r>
      <w:del w:id="152" w:author="fariba abbassi" w:date="2025-10-24T12:50:00Z" w16du:dateUtc="2025-10-24T10:50:00Z">
        <w:r w:rsidR="00B46B93" w:rsidDel="003B4AD0">
          <w:rPr>
            <w:rFonts w:ascii="Calibri" w:hAnsi="Calibri" w:cs="Calibri"/>
          </w:rPr>
          <w:delText>to</w:delText>
        </w:r>
        <w:r w:rsidR="005D2313" w:rsidRPr="005D2313" w:rsidDel="003B4AD0">
          <w:rPr>
            <w:rFonts w:ascii="Calibri" w:hAnsi="Calibri" w:cs="Calibri"/>
          </w:rPr>
          <w:delText xml:space="preserve"> </w:delText>
        </w:r>
      </w:del>
      <w:ins w:id="153" w:author="fariba abbassi" w:date="2025-10-24T12:50:00Z" w16du:dateUtc="2025-10-24T10:50:00Z">
        <w:r>
          <w:rPr>
            <w:rFonts w:ascii="Calibri" w:hAnsi="Calibri" w:cs="Calibri"/>
          </w:rPr>
          <w:t>with the</w:t>
        </w:r>
        <w:r w:rsidRPr="005D2313">
          <w:rPr>
            <w:rFonts w:ascii="Calibri" w:hAnsi="Calibri" w:cs="Calibri"/>
          </w:rPr>
          <w:t xml:space="preserve"> </w:t>
        </w:r>
      </w:ins>
      <w:r w:rsidR="005D2313" w:rsidRPr="005D2313">
        <w:rPr>
          <w:rFonts w:ascii="Calibri" w:hAnsi="Calibri" w:cs="Calibri"/>
        </w:rPr>
        <w:t>corresponding publications</w:t>
      </w:r>
      <w:del w:id="154" w:author="fariba abbassi" w:date="2025-10-24T12:50:00Z" w16du:dateUtc="2025-10-24T10:50:00Z">
        <w:r w:rsidR="005D2313" w:rsidRPr="005D2313" w:rsidDel="003B4AD0">
          <w:rPr>
            <w:rFonts w:ascii="Calibri" w:hAnsi="Calibri" w:cs="Calibri"/>
          </w:rPr>
          <w:delText xml:space="preserve"> was remarkably high</w:delText>
        </w:r>
      </w:del>
      <w:r w:rsidR="000F2CF8">
        <w:rPr>
          <w:rFonts w:ascii="Calibri" w:hAnsi="Calibri" w:cs="Calibri"/>
        </w:rPr>
        <w:t xml:space="preserve">, </w:t>
      </w:r>
      <w:r w:rsidR="005D2313" w:rsidRPr="005D2313">
        <w:rPr>
          <w:rFonts w:ascii="Calibri" w:hAnsi="Calibri" w:cs="Calibri"/>
        </w:rPr>
        <w:t xml:space="preserve">an encouraging </w:t>
      </w:r>
      <w:r w:rsidR="009A6572">
        <w:rPr>
          <w:rFonts w:ascii="Calibri" w:hAnsi="Calibri" w:cs="Calibri"/>
        </w:rPr>
        <w:t>signal of</w:t>
      </w:r>
      <w:r w:rsidR="005D2313" w:rsidRPr="005D2313">
        <w:rPr>
          <w:rFonts w:ascii="Calibri" w:hAnsi="Calibri" w:cs="Calibri"/>
        </w:rPr>
        <w:t xml:space="preserve"> transparency and </w:t>
      </w:r>
      <w:r w:rsidR="005D2313" w:rsidRPr="00B46B93">
        <w:rPr>
          <w:rFonts w:ascii="Calibri" w:hAnsi="Calibri" w:cs="Calibri"/>
        </w:rPr>
        <w:t>methodological rigor in surgical research</w:t>
      </w:r>
      <w:r w:rsidR="00402C1D">
        <w:rPr>
          <w:rFonts w:ascii="Calibri" w:hAnsi="Calibri" w:cs="Calibri"/>
        </w:rPr>
        <w:t xml:space="preserve"> at least when using the CCI</w:t>
      </w:r>
      <w:ins w:id="155" w:author="Joana Rodrigues Ribeiro" w:date="2025-10-23T12:01:00Z" w16du:dateUtc="2025-10-23T10:01:00Z">
        <w:r w:rsidR="00964223">
          <w:rPr>
            <w:rFonts w:ascii="Calibri" w:hAnsi="Calibri" w:cs="Calibri"/>
          </w:rPr>
          <w:t>®</w:t>
        </w:r>
      </w:ins>
      <w:r w:rsidR="005D2313" w:rsidRPr="00B46B93">
        <w:rPr>
          <w:rFonts w:ascii="Calibri" w:hAnsi="Calibri" w:cs="Calibri"/>
        </w:rPr>
        <w:t>.</w:t>
      </w:r>
      <w:r w:rsidR="009A6572">
        <w:rPr>
          <w:rFonts w:ascii="Calibri" w:hAnsi="Calibri" w:cs="Calibri"/>
        </w:rPr>
        <w:t xml:space="preserve"> </w:t>
      </w:r>
      <w:ins w:id="156" w:author="fariba abbassi" w:date="2025-10-24T12:53:00Z" w16du:dateUtc="2025-10-24T10:53:00Z">
        <w:r w:rsidRPr="003B4AD0">
          <w:rPr>
            <w:rFonts w:ascii="Calibri" w:hAnsi="Calibri" w:cs="Calibri"/>
          </w:rPr>
          <w:t xml:space="preserve">However, many pre-trial documents </w:t>
        </w:r>
      </w:ins>
      <w:proofErr w:type="spellStart"/>
      <w:ins w:id="157" w:author="fariba abbassi" w:date="2025-10-24T12:56:00Z" w16du:dateUtc="2025-10-24T10:56:00Z">
        <w:r>
          <w:rPr>
            <w:rFonts w:ascii="Calibri" w:hAnsi="Calibri" w:cs="Calibri"/>
          </w:rPr>
          <w:lastRenderedPageBreak/>
          <w:t>ommited</w:t>
        </w:r>
      </w:ins>
      <w:proofErr w:type="spellEnd"/>
      <w:ins w:id="158" w:author="fariba abbassi" w:date="2025-10-24T12:53:00Z" w16du:dateUtc="2025-10-24T10:53:00Z">
        <w:r w:rsidRPr="003B4AD0">
          <w:rPr>
            <w:rFonts w:ascii="Calibri" w:hAnsi="Calibri" w:cs="Calibri"/>
          </w:rPr>
          <w:t xml:space="preserve"> core planning </w:t>
        </w:r>
      </w:ins>
      <w:ins w:id="159" w:author="fariba abbassi" w:date="2025-10-24T12:57:00Z" w16du:dateUtc="2025-10-24T10:57:00Z">
        <w:r>
          <w:rPr>
            <w:rFonts w:ascii="Calibri" w:hAnsi="Calibri" w:cs="Calibri"/>
          </w:rPr>
          <w:t>elements</w:t>
        </w:r>
      </w:ins>
      <w:ins w:id="160" w:author="fariba abbassi" w:date="2025-10-24T12:54:00Z" w16du:dateUtc="2025-10-24T10:54:00Z">
        <w:r>
          <w:rPr>
            <w:rFonts w:ascii="Calibri" w:hAnsi="Calibri" w:cs="Calibri"/>
          </w:rPr>
          <w:t xml:space="preserve"> like </w:t>
        </w:r>
      </w:ins>
      <w:ins w:id="161" w:author="fariba abbassi" w:date="2025-10-24T12:53:00Z" w16du:dateUtc="2025-10-24T10:53:00Z">
        <w:r w:rsidRPr="003B4AD0">
          <w:rPr>
            <w:rFonts w:ascii="Calibri" w:hAnsi="Calibri" w:cs="Calibri"/>
          </w:rPr>
          <w:t>sample-size calculations</w:t>
        </w:r>
      </w:ins>
      <w:ins w:id="162" w:author="fariba abbassi" w:date="2025-10-24T12:54:00Z" w16du:dateUtc="2025-10-24T10:54:00Z">
        <w:r>
          <w:rPr>
            <w:rFonts w:ascii="Calibri" w:hAnsi="Calibri" w:cs="Calibri"/>
          </w:rPr>
          <w:t xml:space="preserve">, </w:t>
        </w:r>
      </w:ins>
      <w:ins w:id="163" w:author="fariba abbassi" w:date="2025-10-24T12:53:00Z" w16du:dateUtc="2025-10-24T10:53:00Z">
        <w:r w:rsidRPr="003B4AD0">
          <w:rPr>
            <w:rFonts w:ascii="Calibri" w:hAnsi="Calibri" w:cs="Calibri"/>
          </w:rPr>
          <w:t xml:space="preserve">limiting </w:t>
        </w:r>
      </w:ins>
      <w:ins w:id="164" w:author="fariba abbassi" w:date="2025-10-24T12:57:00Z" w16du:dateUtc="2025-10-24T10:57:00Z">
        <w:r>
          <w:rPr>
            <w:rFonts w:ascii="Calibri" w:hAnsi="Calibri" w:cs="Calibri"/>
          </w:rPr>
          <w:t>assessment</w:t>
        </w:r>
      </w:ins>
      <w:ins w:id="165" w:author="fariba abbassi" w:date="2025-10-24T12:53:00Z" w16du:dateUtc="2025-10-24T10:53:00Z">
        <w:r w:rsidRPr="003B4AD0">
          <w:rPr>
            <w:rFonts w:ascii="Calibri" w:hAnsi="Calibri" w:cs="Calibri"/>
          </w:rPr>
          <w:t xml:space="preserve"> of design rigor.</w:t>
        </w:r>
      </w:ins>
      <w:commentRangeStart w:id="166"/>
      <w:del w:id="167" w:author="Joana Rodrigues Ribeiro" w:date="2025-10-23T12:01:00Z" w16du:dateUtc="2025-10-23T10:01:00Z">
        <w:r w:rsidR="009A6572" w:rsidRPr="009A6572" w:rsidDel="00964223">
          <w:rPr>
            <w:rFonts w:ascii="Calibri" w:hAnsi="Calibri" w:cs="Calibri"/>
          </w:rPr>
          <w:delText>However, most pre-trial documents lacked essential details, including the sample-size calculation and an explicit statement of the trial aim</w:delText>
        </w:r>
        <w:r w:rsidR="00080183" w:rsidDel="00964223">
          <w:rPr>
            <w:rFonts w:ascii="Calibri" w:hAnsi="Calibri" w:cs="Calibri"/>
          </w:rPr>
          <w:delText xml:space="preserve"> (e.g. </w:delText>
        </w:r>
        <w:commentRangeStart w:id="168"/>
        <w:r w:rsidR="00080183" w:rsidDel="00964223">
          <w:rPr>
            <w:rFonts w:ascii="Calibri" w:hAnsi="Calibri" w:cs="Calibri"/>
          </w:rPr>
          <w:delText>superiority</w:delText>
        </w:r>
        <w:commentRangeEnd w:id="168"/>
        <w:r w:rsidR="00080183" w:rsidDel="00964223">
          <w:rPr>
            <w:rStyle w:val="Kommentarzeichen"/>
          </w:rPr>
          <w:commentReference w:id="168"/>
        </w:r>
        <w:r w:rsidR="00080183" w:rsidDel="00964223">
          <w:rPr>
            <w:rFonts w:ascii="Calibri" w:hAnsi="Calibri" w:cs="Calibri"/>
          </w:rPr>
          <w:delText xml:space="preserve"> or non-inferiority)</w:delText>
        </w:r>
        <w:r w:rsidR="009A6572" w:rsidRPr="009A6572" w:rsidDel="00964223">
          <w:rPr>
            <w:rFonts w:ascii="Calibri" w:hAnsi="Calibri" w:cs="Calibri"/>
          </w:rPr>
          <w:delText>.</w:delText>
        </w:r>
      </w:del>
      <w:commentRangeEnd w:id="166"/>
      <w:r w:rsidR="00964223">
        <w:rPr>
          <w:rStyle w:val="Kommentarzeichen"/>
        </w:rPr>
        <w:commentReference w:id="166"/>
      </w:r>
    </w:p>
    <w:p w14:paraId="5B209122" w14:textId="286972CB" w:rsidR="00D52699" w:rsidRPr="00B46B93" w:rsidRDefault="003B4AD0" w:rsidP="00E53D2C">
      <w:pPr>
        <w:spacing w:line="480" w:lineRule="auto"/>
        <w:rPr>
          <w:rFonts w:ascii="Calibri" w:hAnsi="Calibri" w:cs="Calibri"/>
        </w:rPr>
      </w:pPr>
      <w:ins w:id="169" w:author="fariba abbassi" w:date="2025-10-24T12:57:00Z" w16du:dateUtc="2025-10-24T10:57:00Z">
        <w:r w:rsidRPr="003B4AD0">
          <w:rPr>
            <w:rFonts w:ascii="Calibri" w:hAnsi="Calibri" w:cs="Calibri"/>
          </w:rPr>
          <w:t>Clinical interpretability also remained limited</w:t>
        </w:r>
        <w:r>
          <w:rPr>
            <w:rFonts w:ascii="Calibri" w:hAnsi="Calibri" w:cs="Calibri"/>
          </w:rPr>
          <w:t>.</w:t>
        </w:r>
      </w:ins>
      <w:del w:id="170" w:author="fariba abbassi" w:date="2025-10-24T12:57:00Z" w16du:dateUtc="2025-10-24T10:57:00Z">
        <w:r w:rsidR="00D52699" w:rsidRPr="00B46B93" w:rsidDel="003B4AD0">
          <w:rPr>
            <w:rFonts w:ascii="Calibri" w:hAnsi="Calibri" w:cs="Calibri"/>
          </w:rPr>
          <w:delText>A remaining gap concerns clinical interpretability.</w:delText>
        </w:r>
      </w:del>
      <w:r w:rsidR="00D52699" w:rsidRPr="00B46B93">
        <w:rPr>
          <w:rFonts w:ascii="Calibri" w:hAnsi="Calibri" w:cs="Calibri"/>
        </w:rPr>
        <w:t xml:space="preserve"> Although three primary-endpoint trials reported statistically significant between-group differences, yet their clinical meaning </w:t>
      </w:r>
      <w:r w:rsidR="00B46B93">
        <w:rPr>
          <w:rFonts w:ascii="Calibri" w:hAnsi="Calibri" w:cs="Calibri"/>
        </w:rPr>
        <w:t xml:space="preserve">was </w:t>
      </w:r>
      <w:del w:id="171" w:author="Milo Alan Puhan" w:date="2025-10-22T21:18:00Z" w16du:dateUtc="2025-10-22T19:18:00Z">
        <w:r w:rsidR="00B46B93" w:rsidDel="0015228A">
          <w:rPr>
            <w:rFonts w:ascii="Calibri" w:hAnsi="Calibri" w:cs="Calibri"/>
          </w:rPr>
          <w:delText xml:space="preserve">questioned </w:delText>
        </w:r>
      </w:del>
      <w:ins w:id="172" w:author="Milo Alan Puhan" w:date="2025-10-22T21:18:00Z" w16du:dateUtc="2025-10-22T19:18:00Z">
        <w:r w:rsidR="0015228A">
          <w:rPr>
            <w:rFonts w:ascii="Calibri" w:hAnsi="Calibri" w:cs="Calibri"/>
          </w:rPr>
          <w:t xml:space="preserve">addressed </w:t>
        </w:r>
      </w:ins>
      <w:r w:rsidR="00B46B93">
        <w:rPr>
          <w:rFonts w:ascii="Calibri" w:hAnsi="Calibri" w:cs="Calibri"/>
        </w:rPr>
        <w:t>in only one study</w:t>
      </w:r>
      <w:ins w:id="173" w:author="Milo Alan Puhan" w:date="2025-10-22T21:18:00Z" w16du:dateUtc="2025-10-22T19:18:00Z">
        <w:r w:rsidR="0015228A">
          <w:rPr>
            <w:rFonts w:ascii="Calibri" w:hAnsi="Calibri" w:cs="Calibri"/>
          </w:rPr>
          <w:t xml:space="preserve"> thus far</w:t>
        </w:r>
      </w:ins>
      <w:r w:rsidR="00D52699" w:rsidRPr="00B46B93">
        <w:rPr>
          <w:rFonts w:ascii="Calibri" w:hAnsi="Calibri" w:cs="Calibri"/>
        </w:rPr>
        <w:t xml:space="preserve">. The recently established </w:t>
      </w:r>
      <w:r w:rsidR="009A6572">
        <w:rPr>
          <w:rFonts w:ascii="Calibri" w:hAnsi="Calibri" w:cs="Calibri"/>
        </w:rPr>
        <w:t xml:space="preserve">MID of </w:t>
      </w:r>
      <w:r w:rsidR="00D52699" w:rsidRPr="00B46B93">
        <w:rPr>
          <w:rStyle w:val="Fett"/>
          <w:rFonts w:ascii="Calibri" w:hAnsi="Calibri" w:cs="Calibri"/>
          <w:b w:val="0"/>
          <w:bCs w:val="0"/>
        </w:rPr>
        <w:t>12</w:t>
      </w:r>
      <w:ins w:id="174" w:author="fariba abbassi" w:date="2025-10-24T13:00:00Z" w16du:dateUtc="2025-10-24T11:00:00Z">
        <w:r>
          <w:rPr>
            <w:rStyle w:val="Fett"/>
            <w:rFonts w:ascii="Calibri" w:hAnsi="Calibri" w:cs="Calibri"/>
            <w:b w:val="0"/>
            <w:bCs w:val="0"/>
          </w:rPr>
          <w:t xml:space="preserve"> CCI®</w:t>
        </w:r>
      </w:ins>
      <w:r w:rsidR="009A6572">
        <w:rPr>
          <w:rStyle w:val="Fett"/>
          <w:rFonts w:ascii="Calibri" w:hAnsi="Calibri" w:cs="Calibri"/>
          <w:b w:val="0"/>
          <w:bCs w:val="0"/>
        </w:rPr>
        <w:t xml:space="preserve"> </w:t>
      </w:r>
      <w:r w:rsidR="00D52699" w:rsidRPr="00B46B93">
        <w:rPr>
          <w:rStyle w:val="Fett"/>
          <w:rFonts w:ascii="Calibri" w:hAnsi="Calibri" w:cs="Calibri"/>
          <w:b w:val="0"/>
          <w:bCs w:val="0"/>
        </w:rPr>
        <w:t>point</w:t>
      </w:r>
      <w:r w:rsidR="009A6572">
        <w:rPr>
          <w:rStyle w:val="Fett"/>
          <w:rFonts w:ascii="Calibri" w:hAnsi="Calibri" w:cs="Calibri"/>
          <w:b w:val="0"/>
          <w:bCs w:val="0"/>
        </w:rPr>
        <w:t xml:space="preserve">s </w:t>
      </w:r>
      <w:r w:rsidR="00D52699" w:rsidRPr="00B46B93">
        <w:rPr>
          <w:rFonts w:ascii="Calibri" w:hAnsi="Calibri" w:cs="Calibri"/>
          <w:bCs/>
        </w:rPr>
        <w:t>now enables a structured appraisal</w:t>
      </w:r>
      <w:r w:rsidR="00D52699" w:rsidRPr="00B46B93">
        <w:rPr>
          <w:rFonts w:ascii="Calibri" w:hAnsi="Calibri" w:cs="Calibri"/>
        </w:rPr>
        <w:t xml:space="preserve">, to yield consistent judgements of clinical relevance. </w:t>
      </w:r>
    </w:p>
    <w:p w14:paraId="562D3BA9" w14:textId="77777777" w:rsidR="00E53D2C" w:rsidRPr="00C04E8F" w:rsidRDefault="00E53D2C" w:rsidP="00E53D2C">
      <w:pPr>
        <w:spacing w:line="480" w:lineRule="auto"/>
        <w:rPr>
          <w:rFonts w:ascii="Calibri" w:hAnsi="Calibri" w:cs="Calibri"/>
          <w:b/>
          <w:bCs/>
        </w:rPr>
      </w:pPr>
      <w:r w:rsidRPr="00C04E8F">
        <w:rPr>
          <w:rFonts w:ascii="Calibri" w:hAnsi="Calibri" w:cs="Calibri"/>
          <w:b/>
          <w:bCs/>
        </w:rPr>
        <w:t>Conclusion</w:t>
      </w:r>
    </w:p>
    <w:p w14:paraId="4103E4FB" w14:textId="664A0B03" w:rsidR="00636625" w:rsidRDefault="005D2313" w:rsidP="00636625">
      <w:pPr>
        <w:spacing w:line="480" w:lineRule="auto"/>
        <w:rPr>
          <w:ins w:id="175" w:author="fariba abbassi" w:date="2025-10-24T13:30:00Z" w16du:dateUtc="2025-10-24T11:30:00Z"/>
          <w:rFonts w:ascii="Calibri" w:hAnsi="Calibri" w:cs="Calibri"/>
        </w:rPr>
      </w:pPr>
      <w:del w:id="176" w:author="Joana Rodrigues Ribeiro" w:date="2025-10-23T12:05:00Z" w16du:dateUtc="2025-10-23T10:05:00Z">
        <w:r w:rsidRPr="00636625" w:rsidDel="00964223">
          <w:rPr>
            <w:rFonts w:ascii="Calibri" w:hAnsi="Calibri" w:cs="Calibri"/>
            <w:rPrChange w:id="177" w:author="fariba abbassi" w:date="2025-10-24T13:28:00Z" w16du:dateUtc="2025-10-24T11:28:00Z">
              <w:rPr/>
            </w:rPrChange>
          </w:rPr>
          <w:delText xml:space="preserve">The CCI® </w:delText>
        </w:r>
      </w:del>
      <w:del w:id="178" w:author="Joana Rodrigues Ribeiro" w:date="2025-10-23T12:04:00Z" w16du:dateUtc="2025-10-23T10:04:00Z">
        <w:r w:rsidRPr="00636625" w:rsidDel="00964223">
          <w:rPr>
            <w:rFonts w:ascii="Calibri" w:hAnsi="Calibri" w:cs="Calibri"/>
            <w:rPrChange w:id="179" w:author="fariba abbassi" w:date="2025-10-24T13:28:00Z" w16du:dateUtc="2025-10-24T11:28:00Z">
              <w:rPr/>
            </w:rPrChange>
          </w:rPr>
          <w:delText xml:space="preserve">is firmly </w:delText>
        </w:r>
        <w:commentRangeStart w:id="180"/>
        <w:commentRangeStart w:id="181"/>
        <w:r w:rsidRPr="00636625" w:rsidDel="00964223">
          <w:rPr>
            <w:rFonts w:ascii="Calibri" w:hAnsi="Calibri" w:cs="Calibri"/>
            <w:rPrChange w:id="182" w:author="fariba abbassi" w:date="2025-10-24T13:28:00Z" w16du:dateUtc="2025-10-24T11:28:00Z">
              <w:rPr/>
            </w:rPrChange>
          </w:rPr>
          <w:delText>established</w:delText>
        </w:r>
        <w:commentRangeEnd w:id="180"/>
        <w:r w:rsidR="00D2020D" w:rsidRPr="00636625" w:rsidDel="00964223">
          <w:rPr>
            <w:rStyle w:val="Kommentarzeichen"/>
            <w:rFonts w:ascii="Calibri" w:hAnsi="Calibri" w:cs="Calibri"/>
            <w:rPrChange w:id="183" w:author="fariba abbassi" w:date="2025-10-24T13:28:00Z" w16du:dateUtc="2025-10-24T11:28:00Z">
              <w:rPr>
                <w:rStyle w:val="Kommentarzeichen"/>
              </w:rPr>
            </w:rPrChange>
          </w:rPr>
          <w:commentReference w:id="180"/>
        </w:r>
        <w:commentRangeEnd w:id="181"/>
        <w:r w:rsidR="00122827" w:rsidRPr="00636625" w:rsidDel="00964223">
          <w:rPr>
            <w:rStyle w:val="Kommentarzeichen"/>
            <w:rFonts w:ascii="Calibri" w:hAnsi="Calibri" w:cs="Calibri"/>
            <w:rPrChange w:id="184" w:author="fariba abbassi" w:date="2025-10-24T13:28:00Z" w16du:dateUtc="2025-10-24T11:28:00Z">
              <w:rPr>
                <w:rStyle w:val="Kommentarzeichen"/>
              </w:rPr>
            </w:rPrChange>
          </w:rPr>
          <w:commentReference w:id="181"/>
        </w:r>
        <w:r w:rsidRPr="00636625" w:rsidDel="00964223">
          <w:rPr>
            <w:rFonts w:ascii="Calibri" w:hAnsi="Calibri" w:cs="Calibri"/>
            <w:rPrChange w:id="185" w:author="fariba abbassi" w:date="2025-10-24T13:28:00Z" w16du:dateUtc="2025-10-24T11:28:00Z">
              <w:rPr/>
            </w:rPrChange>
          </w:rPr>
          <w:delText xml:space="preserve"> in surgical RCTs, with</w:delText>
        </w:r>
      </w:del>
      <w:ins w:id="186" w:author="Joana Rodrigues Ribeiro" w:date="2025-10-23T12:04:00Z" w16du:dateUtc="2025-10-23T10:04:00Z">
        <w:del w:id="187" w:author="fariba abbassi" w:date="2025-10-24T13:07:00Z" w16du:dateUtc="2025-10-24T11:07:00Z">
          <w:r w:rsidR="00964223" w:rsidRPr="00636625" w:rsidDel="003B4AD0">
            <w:rPr>
              <w:rFonts w:ascii="Calibri" w:hAnsi="Calibri" w:cs="Calibri"/>
              <w:rPrChange w:id="188" w:author="fariba abbassi" w:date="2025-10-24T13:28:00Z" w16du:dateUtc="2025-10-24T11:28:00Z">
                <w:rPr/>
              </w:rPrChange>
            </w:rPr>
            <w:delText xml:space="preserve">We observed </w:delText>
          </w:r>
        </w:del>
      </w:ins>
      <w:ins w:id="189" w:author="fariba abbassi" w:date="2025-10-24T13:07:00Z" w16du:dateUtc="2025-10-24T11:07:00Z">
        <w:r w:rsidR="003B4AD0" w:rsidRPr="00636625">
          <w:rPr>
            <w:rFonts w:ascii="Calibri" w:hAnsi="Calibri" w:cs="Calibri"/>
            <w:rPrChange w:id="190" w:author="fariba abbassi" w:date="2025-10-24T13:28:00Z" w16du:dateUtc="2025-10-24T11:28:00Z">
              <w:rPr/>
            </w:rPrChange>
          </w:rPr>
          <w:t>A</w:t>
        </w:r>
      </w:ins>
      <w:ins w:id="191" w:author="Joana Rodrigues Ribeiro" w:date="2025-10-23T12:05:00Z" w16du:dateUtc="2025-10-23T10:05:00Z">
        <w:del w:id="192" w:author="fariba abbassi" w:date="2025-10-24T13:08:00Z" w16du:dateUtc="2025-10-24T11:08:00Z">
          <w:r w:rsidR="00964223" w:rsidRPr="00636625" w:rsidDel="003B4AD0">
            <w:rPr>
              <w:rFonts w:ascii="Calibri" w:hAnsi="Calibri" w:cs="Calibri"/>
              <w:rPrChange w:id="193" w:author="fariba abbassi" w:date="2025-10-24T13:28:00Z" w16du:dateUtc="2025-10-24T11:28:00Z">
                <w:rPr/>
              </w:rPrChange>
            </w:rPr>
            <w:delText>a</w:delText>
          </w:r>
        </w:del>
        <w:r w:rsidR="00964223" w:rsidRPr="00636625">
          <w:rPr>
            <w:rFonts w:ascii="Calibri" w:hAnsi="Calibri" w:cs="Calibri"/>
            <w:rPrChange w:id="194" w:author="fariba abbassi" w:date="2025-10-24T13:28:00Z" w16du:dateUtc="2025-10-24T11:28:00Z">
              <w:rPr/>
            </w:rPrChange>
          </w:rPr>
          <w:t>mong</w:t>
        </w:r>
      </w:ins>
      <w:ins w:id="195" w:author="Joana Rodrigues Ribeiro" w:date="2025-10-23T12:06:00Z" w16du:dateUtc="2025-10-23T10:06:00Z">
        <w:r w:rsidR="00964223" w:rsidRPr="00636625">
          <w:rPr>
            <w:rFonts w:ascii="Calibri" w:hAnsi="Calibri" w:cs="Calibri"/>
            <w:rPrChange w:id="196" w:author="fariba abbassi" w:date="2025-10-24T13:28:00Z" w16du:dateUtc="2025-10-24T11:28:00Z">
              <w:rPr/>
            </w:rPrChange>
          </w:rPr>
          <w:t xml:space="preserve"> </w:t>
        </w:r>
        <w:del w:id="197" w:author="fariba abbassi" w:date="2025-10-24T13:07:00Z" w16du:dateUtc="2025-10-24T11:07:00Z">
          <w:r w:rsidR="00964223" w:rsidRPr="00636625" w:rsidDel="003B4AD0">
            <w:rPr>
              <w:rFonts w:ascii="Calibri" w:hAnsi="Calibri" w:cs="Calibri"/>
              <w:rPrChange w:id="198" w:author="fariba abbassi" w:date="2025-10-24T13:28:00Z" w16du:dateUtc="2025-10-24T11:28:00Z">
                <w:rPr/>
              </w:rPrChange>
            </w:rPr>
            <w:delText>the</w:delText>
          </w:r>
        </w:del>
      </w:ins>
      <w:ins w:id="199" w:author="Joana Rodrigues Ribeiro" w:date="2025-10-23T12:05:00Z" w16du:dateUtc="2025-10-23T10:05:00Z">
        <w:del w:id="200" w:author="fariba abbassi" w:date="2025-10-24T13:07:00Z" w16du:dateUtc="2025-10-24T11:07:00Z">
          <w:r w:rsidR="00964223" w:rsidRPr="00636625" w:rsidDel="003B4AD0">
            <w:rPr>
              <w:rFonts w:ascii="Calibri" w:hAnsi="Calibri" w:cs="Calibri"/>
              <w:rPrChange w:id="201" w:author="fariba abbassi" w:date="2025-10-24T13:28:00Z" w16du:dateUtc="2025-10-24T11:28:00Z">
                <w:rPr/>
              </w:rPrChange>
            </w:rPr>
            <w:delText xml:space="preserve"> </w:delText>
          </w:r>
        </w:del>
        <w:r w:rsidR="00964223" w:rsidRPr="00636625">
          <w:rPr>
            <w:rFonts w:ascii="Calibri" w:hAnsi="Calibri" w:cs="Calibri"/>
            <w:rPrChange w:id="202" w:author="fariba abbassi" w:date="2025-10-24T13:28:00Z" w16du:dateUtc="2025-10-24T11:28:00Z">
              <w:rPr/>
            </w:rPrChange>
          </w:rPr>
          <w:t xml:space="preserve">surgical RCTs </w:t>
        </w:r>
      </w:ins>
      <w:ins w:id="203" w:author="Joana Rodrigues Ribeiro" w:date="2025-10-23T12:06:00Z" w16du:dateUtc="2025-10-23T10:06:00Z">
        <w:r w:rsidR="00964223" w:rsidRPr="00636625">
          <w:rPr>
            <w:rFonts w:ascii="Calibri" w:hAnsi="Calibri" w:cs="Calibri"/>
            <w:rPrChange w:id="204" w:author="fariba abbassi" w:date="2025-10-24T13:28:00Z" w16du:dateUtc="2025-10-24T11:28:00Z">
              <w:rPr/>
            </w:rPrChange>
          </w:rPr>
          <w:t>using the CCI® to classify postoperative complication</w:t>
        </w:r>
      </w:ins>
      <w:ins w:id="205" w:author="fariba abbassi" w:date="2025-10-24T13:09:00Z" w16du:dateUtc="2025-10-24T11:09:00Z">
        <w:r w:rsidR="003B4AD0" w:rsidRPr="00636625">
          <w:rPr>
            <w:rFonts w:ascii="Calibri" w:hAnsi="Calibri" w:cs="Calibri"/>
            <w:rPrChange w:id="206" w:author="fariba abbassi" w:date="2025-10-24T13:28:00Z" w16du:dateUtc="2025-10-24T11:28:00Z">
              <w:rPr/>
            </w:rPrChange>
          </w:rPr>
          <w:t>s,</w:t>
        </w:r>
      </w:ins>
      <w:ins w:id="207" w:author="Joana Rodrigues Ribeiro" w:date="2025-10-23T12:06:00Z" w16du:dateUtc="2025-10-23T10:06:00Z">
        <w:r w:rsidR="00964223" w:rsidRPr="00636625">
          <w:rPr>
            <w:rFonts w:ascii="Calibri" w:hAnsi="Calibri" w:cs="Calibri"/>
            <w:rPrChange w:id="208" w:author="fariba abbassi" w:date="2025-10-24T13:28:00Z" w16du:dateUtc="2025-10-24T11:28:00Z">
              <w:rPr/>
            </w:rPrChange>
          </w:rPr>
          <w:t xml:space="preserve"> </w:t>
        </w:r>
      </w:ins>
      <w:ins w:id="209" w:author="fariba abbassi" w:date="2025-10-24T13:42:00Z" w16du:dateUtc="2025-10-24T11:42:00Z">
        <w:r w:rsidR="00973C37">
          <w:rPr>
            <w:rFonts w:ascii="Calibri" w:hAnsi="Calibri" w:cs="Calibri"/>
          </w:rPr>
          <w:t>p</w:t>
        </w:r>
        <w:r w:rsidR="00973C37" w:rsidRPr="00973C37">
          <w:rPr>
            <w:rFonts w:ascii="Calibri" w:hAnsi="Calibri" w:cs="Calibri"/>
          </w:rPr>
          <w:t>lan-to-publication alignment was generally good, but many pre-trial documents lacked key details</w:t>
        </w:r>
      </w:ins>
    </w:p>
    <w:p w14:paraId="790CEDB0" w14:textId="6FB3C67F" w:rsidR="009A6572" w:rsidRPr="00636625" w:rsidDel="003B4AD0" w:rsidRDefault="00964223" w:rsidP="00636625">
      <w:pPr>
        <w:spacing w:line="480" w:lineRule="auto"/>
        <w:ind w:firstLine="0"/>
        <w:rPr>
          <w:del w:id="210" w:author="fariba abbassi" w:date="2025-10-24T13:13:00Z" w16du:dateUtc="2025-10-24T11:13:00Z"/>
          <w:rFonts w:ascii="Calibri" w:hAnsi="Calibri" w:cs="Calibri"/>
          <w:rPrChange w:id="211" w:author="fariba abbassi" w:date="2025-10-24T13:28:00Z" w16du:dateUtc="2025-10-24T11:28:00Z">
            <w:rPr>
              <w:del w:id="212" w:author="fariba abbassi" w:date="2025-10-24T13:13:00Z" w16du:dateUtc="2025-10-24T11:13:00Z"/>
            </w:rPr>
          </w:rPrChange>
        </w:rPr>
        <w:pPrChange w:id="213" w:author="fariba abbassi" w:date="2025-10-24T13:32:00Z" w16du:dateUtc="2025-10-24T11:32:00Z">
          <w:pPr>
            <w:spacing w:line="480" w:lineRule="auto"/>
          </w:pPr>
        </w:pPrChange>
      </w:pPr>
      <w:ins w:id="214" w:author="Joana Rodrigues Ribeiro" w:date="2025-10-23T12:05:00Z" w16du:dateUtc="2025-10-23T10:05:00Z">
        <w:del w:id="215" w:author="fariba abbassi" w:date="2025-10-24T13:07:00Z" w16du:dateUtc="2025-10-24T11:07:00Z">
          <w:r w:rsidRPr="00636625" w:rsidDel="003B4AD0">
            <w:rPr>
              <w:rFonts w:ascii="Calibri" w:hAnsi="Calibri" w:cs="Calibri"/>
              <w:rPrChange w:id="216" w:author="fariba abbassi" w:date="2025-10-24T13:28:00Z" w16du:dateUtc="2025-10-24T11:28:00Z">
                <w:rPr/>
              </w:rPrChange>
            </w:rPr>
            <w:delText xml:space="preserve">a </w:delText>
          </w:r>
        </w:del>
      </w:ins>
      <w:del w:id="217" w:author="fariba abbassi" w:date="2025-10-24T13:07:00Z" w16du:dateUtc="2025-10-24T11:07:00Z">
        <w:r w:rsidR="005D2313" w:rsidRPr="00636625" w:rsidDel="003B4AD0">
          <w:rPr>
            <w:rFonts w:ascii="Calibri" w:hAnsi="Calibri" w:cs="Calibri"/>
            <w:rPrChange w:id="218" w:author="fariba abbassi" w:date="2025-10-24T13:28:00Z" w16du:dateUtc="2025-10-24T11:28:00Z">
              <w:rPr/>
            </w:rPrChange>
          </w:rPr>
          <w:delText xml:space="preserve"> reassuring</w:delText>
        </w:r>
      </w:del>
      <w:ins w:id="219" w:author="Joana Rodrigues Ribeiro" w:date="2025-10-23T12:06:00Z" w16du:dateUtc="2025-10-23T10:06:00Z">
        <w:del w:id="220" w:author="fariba abbassi" w:date="2025-10-24T13:07:00Z" w16du:dateUtc="2025-10-24T11:07:00Z">
          <w:r w:rsidRPr="00636625" w:rsidDel="003B4AD0">
            <w:rPr>
              <w:rFonts w:ascii="Calibri" w:hAnsi="Calibri" w:cs="Calibri"/>
              <w:rPrChange w:id="221" w:author="fariba abbassi" w:date="2025-10-24T13:28:00Z" w16du:dateUtc="2025-10-24T11:28:00Z">
                <w:rPr/>
              </w:rPrChange>
            </w:rPr>
            <w:delText>satisfying</w:delText>
          </w:r>
        </w:del>
      </w:ins>
      <w:del w:id="222" w:author="fariba abbassi" w:date="2025-10-24T13:07:00Z" w16du:dateUtc="2025-10-24T11:07:00Z">
        <w:r w:rsidR="005D2313" w:rsidRPr="00636625" w:rsidDel="003B4AD0">
          <w:rPr>
            <w:rFonts w:ascii="Calibri" w:hAnsi="Calibri" w:cs="Calibri"/>
            <w:rPrChange w:id="223" w:author="fariba abbassi" w:date="2025-10-24T13:28:00Z" w16du:dateUtc="2025-10-24T11:28:00Z">
              <w:rPr/>
            </w:rPrChange>
          </w:rPr>
          <w:delText xml:space="preserve"> </w:delText>
        </w:r>
        <w:r w:rsidR="00B46B93" w:rsidRPr="00636625" w:rsidDel="003B4AD0">
          <w:rPr>
            <w:rFonts w:ascii="Calibri" w:hAnsi="Calibri" w:cs="Calibri"/>
            <w:rPrChange w:id="224" w:author="fariba abbassi" w:date="2025-10-24T13:28:00Z" w16du:dateUtc="2025-10-24T11:28:00Z">
              <w:rPr/>
            </w:rPrChange>
          </w:rPr>
          <w:delText xml:space="preserve">pre-trial documentation </w:delText>
        </w:r>
        <w:r w:rsidR="005D2313" w:rsidRPr="00636625" w:rsidDel="003B4AD0">
          <w:rPr>
            <w:rFonts w:ascii="Calibri" w:hAnsi="Calibri" w:cs="Calibri"/>
            <w:rPrChange w:id="225" w:author="fariba abbassi" w:date="2025-10-24T13:28:00Z" w16du:dateUtc="2025-10-24T11:28:00Z">
              <w:rPr/>
            </w:rPrChange>
          </w:rPr>
          <w:delText>–</w:delText>
        </w:r>
      </w:del>
      <w:ins w:id="226" w:author="Joana Rodrigues Ribeiro" w:date="2025-10-23T16:12:00Z" w16du:dateUtc="2025-10-23T14:12:00Z">
        <w:del w:id="227" w:author="fariba abbassi" w:date="2025-10-24T13:07:00Z" w16du:dateUtc="2025-10-24T11:07:00Z">
          <w:r w:rsidR="00D454EA" w:rsidRPr="00636625" w:rsidDel="003B4AD0">
            <w:rPr>
              <w:rFonts w:ascii="Calibri" w:hAnsi="Calibri" w:cs="Calibri"/>
              <w:rPrChange w:id="228" w:author="fariba abbassi" w:date="2025-10-24T13:28:00Z" w16du:dateUtc="2025-10-24T11:28:00Z">
                <w:rPr/>
              </w:rPrChange>
            </w:rPr>
            <w:delText xml:space="preserve"> </w:delText>
          </w:r>
        </w:del>
      </w:ins>
      <w:ins w:id="229" w:author="Joana Rodrigues Ribeiro" w:date="2025-10-23T16:13:00Z" w16du:dateUtc="2025-10-23T14:13:00Z">
        <w:del w:id="230" w:author="fariba abbassi" w:date="2025-10-24T13:07:00Z" w16du:dateUtc="2025-10-24T11:07:00Z">
          <w:r w:rsidR="00D454EA" w:rsidRPr="00636625" w:rsidDel="003B4AD0">
            <w:rPr>
              <w:rFonts w:ascii="Calibri" w:hAnsi="Calibri" w:cs="Calibri"/>
              <w:rPrChange w:id="231" w:author="fariba abbassi" w:date="2025-10-24T13:28:00Z" w16du:dateUtc="2025-10-24T11:28:00Z">
                <w:rPr/>
              </w:rPrChange>
            </w:rPr>
            <w:delText xml:space="preserve">trial </w:delText>
          </w:r>
        </w:del>
      </w:ins>
      <w:del w:id="232" w:author="fariba abbassi" w:date="2025-10-24T13:07:00Z" w16du:dateUtc="2025-10-24T11:07:00Z">
        <w:r w:rsidR="005D2313" w:rsidRPr="00636625" w:rsidDel="003B4AD0">
          <w:rPr>
            <w:rFonts w:ascii="Calibri" w:hAnsi="Calibri" w:cs="Calibri"/>
            <w:rPrChange w:id="233" w:author="fariba abbassi" w:date="2025-10-24T13:28:00Z" w16du:dateUtc="2025-10-24T11:28:00Z">
              <w:rPr/>
            </w:rPrChange>
          </w:rPr>
          <w:delText xml:space="preserve">publication alignment </w:delText>
        </w:r>
      </w:del>
      <w:del w:id="234" w:author="fariba abbassi" w:date="2025-10-23T08:14:00Z" w16du:dateUtc="2025-10-23T06:14:00Z">
        <w:r w:rsidR="005D2313" w:rsidRPr="00636625" w:rsidDel="00A90195">
          <w:rPr>
            <w:rFonts w:ascii="Calibri" w:hAnsi="Calibri" w:cs="Calibri"/>
            <w:rPrChange w:id="235" w:author="fariba abbassi" w:date="2025-10-24T13:28:00Z" w16du:dateUtc="2025-10-24T11:28:00Z">
              <w:rPr/>
            </w:rPrChange>
          </w:rPr>
          <w:delText>and robust powering when used as a primary endpoint</w:delText>
        </w:r>
      </w:del>
      <w:del w:id="236" w:author="fariba abbassi" w:date="2025-10-24T13:07:00Z" w16du:dateUtc="2025-10-24T11:07:00Z">
        <w:r w:rsidR="005D2313" w:rsidRPr="00636625" w:rsidDel="003B4AD0">
          <w:rPr>
            <w:rFonts w:ascii="Calibri" w:hAnsi="Calibri" w:cs="Calibri"/>
            <w:rPrChange w:id="237" w:author="fariba abbassi" w:date="2025-10-24T13:28:00Z" w16du:dateUtc="2025-10-24T11:28:00Z">
              <w:rPr/>
            </w:rPrChange>
          </w:rPr>
          <w:delText xml:space="preserve">. </w:delText>
        </w:r>
      </w:del>
      <w:del w:id="238" w:author="fariba abbassi" w:date="2025-10-24T13:25:00Z" w16du:dateUtc="2025-10-24T11:25:00Z">
        <w:r w:rsidR="005D2313" w:rsidRPr="00636625" w:rsidDel="00636625">
          <w:rPr>
            <w:rFonts w:ascii="Calibri" w:hAnsi="Calibri" w:cs="Calibri"/>
            <w:rPrChange w:id="239" w:author="fariba abbassi" w:date="2025-10-24T13:28:00Z" w16du:dateUtc="2025-10-24T11:28:00Z">
              <w:rPr/>
            </w:rPrChange>
          </w:rPr>
          <w:delText xml:space="preserve">To </w:delText>
        </w:r>
        <w:r w:rsidR="00681F7C" w:rsidRPr="00636625" w:rsidDel="00636625">
          <w:rPr>
            <w:rFonts w:ascii="Calibri" w:hAnsi="Calibri" w:cs="Calibri"/>
            <w:rPrChange w:id="240" w:author="fariba abbassi" w:date="2025-10-24T13:28:00Z" w16du:dateUtc="2025-10-24T11:28:00Z">
              <w:rPr/>
            </w:rPrChange>
          </w:rPr>
          <w:delText>maximize</w:delText>
        </w:r>
        <w:r w:rsidR="005D2313" w:rsidRPr="00636625" w:rsidDel="00636625">
          <w:rPr>
            <w:rFonts w:ascii="Calibri" w:hAnsi="Calibri" w:cs="Calibri"/>
            <w:rPrChange w:id="241" w:author="fariba abbassi" w:date="2025-10-24T13:28:00Z" w16du:dateUtc="2025-10-24T11:28:00Z">
              <w:rPr/>
            </w:rPrChange>
          </w:rPr>
          <w:delText xml:space="preserve"> its </w:delText>
        </w:r>
      </w:del>
      <w:ins w:id="242" w:author="Joana Rodrigues Ribeiro" w:date="2025-10-23T12:06:00Z" w16du:dateUtc="2025-10-23T10:06:00Z">
        <w:del w:id="243" w:author="fariba abbassi" w:date="2025-10-24T13:25:00Z" w16du:dateUtc="2025-10-24T11:25:00Z">
          <w:r w:rsidRPr="00636625" w:rsidDel="00636625">
            <w:rPr>
              <w:rFonts w:ascii="Calibri" w:hAnsi="Calibri" w:cs="Calibri"/>
              <w:rPrChange w:id="244" w:author="fariba abbassi" w:date="2025-10-24T13:28:00Z" w16du:dateUtc="2025-10-24T11:28:00Z">
                <w:rPr/>
              </w:rPrChange>
            </w:rPr>
            <w:delText xml:space="preserve">the </w:delText>
          </w:r>
        </w:del>
      </w:ins>
      <w:del w:id="245" w:author="fariba abbassi" w:date="2025-10-24T13:25:00Z" w16du:dateUtc="2025-10-24T11:25:00Z">
        <w:r w:rsidR="005D2313" w:rsidRPr="00636625" w:rsidDel="00636625">
          <w:rPr>
            <w:rFonts w:ascii="Calibri" w:hAnsi="Calibri" w:cs="Calibri"/>
            <w:rPrChange w:id="246" w:author="fariba abbassi" w:date="2025-10-24T13:28:00Z" w16du:dateUtc="2025-10-24T11:28:00Z">
              <w:rPr/>
            </w:rPrChange>
          </w:rPr>
          <w:delText>value</w:delText>
        </w:r>
      </w:del>
      <w:ins w:id="247" w:author="Joana Rodrigues Ribeiro" w:date="2025-10-23T12:06:00Z" w16du:dateUtc="2025-10-23T10:06:00Z">
        <w:del w:id="248" w:author="fariba abbassi" w:date="2025-10-24T13:25:00Z" w16du:dateUtc="2025-10-24T11:25:00Z">
          <w:r w:rsidRPr="00636625" w:rsidDel="00636625">
            <w:rPr>
              <w:rFonts w:ascii="Calibri" w:hAnsi="Calibri" w:cs="Calibri"/>
              <w:rPrChange w:id="249" w:author="fariba abbassi" w:date="2025-10-24T13:28:00Z" w16du:dateUtc="2025-10-24T11:28:00Z">
                <w:rPr/>
              </w:rPrChange>
            </w:rPr>
            <w:delText xml:space="preserve"> of CCI® reporting</w:delText>
          </w:r>
        </w:del>
      </w:ins>
      <w:del w:id="250" w:author="fariba abbassi" w:date="2025-10-24T13:25:00Z" w16du:dateUtc="2025-10-24T11:25:00Z">
        <w:r w:rsidR="005D2313" w:rsidRPr="00636625" w:rsidDel="00636625">
          <w:rPr>
            <w:rFonts w:ascii="Calibri" w:hAnsi="Calibri" w:cs="Calibri"/>
            <w:rPrChange w:id="251" w:author="fariba abbassi" w:date="2025-10-24T13:28:00Z" w16du:dateUtc="2025-10-24T11:28:00Z">
              <w:rPr/>
            </w:rPrChange>
          </w:rPr>
          <w:delText xml:space="preserve">, </w:delText>
        </w:r>
        <w:r w:rsidR="00681F7C" w:rsidRPr="00636625" w:rsidDel="00636625">
          <w:rPr>
            <w:rFonts w:ascii="Calibri" w:hAnsi="Calibri" w:cs="Calibri"/>
            <w:rPrChange w:id="252" w:author="fariba abbassi" w:date="2025-10-24T13:28:00Z" w16du:dateUtc="2025-10-24T11:28:00Z">
              <w:rPr/>
            </w:rPrChange>
          </w:rPr>
          <w:delText>f</w:delText>
        </w:r>
      </w:del>
      <w:del w:id="253" w:author="fariba abbassi" w:date="2025-10-24T13:32:00Z" w16du:dateUtc="2025-10-24T11:32:00Z">
        <w:r w:rsidR="00681F7C" w:rsidRPr="00636625" w:rsidDel="00636625">
          <w:rPr>
            <w:rFonts w:ascii="Calibri" w:hAnsi="Calibri" w:cs="Calibri"/>
            <w:rPrChange w:id="254" w:author="fariba abbassi" w:date="2025-10-24T13:28:00Z" w16du:dateUtc="2025-10-24T11:28:00Z">
              <w:rPr/>
            </w:rPrChange>
          </w:rPr>
          <w:delText xml:space="preserve">uture </w:delText>
        </w:r>
        <w:r w:rsidR="005D2313" w:rsidRPr="00636625" w:rsidDel="00636625">
          <w:rPr>
            <w:rFonts w:ascii="Calibri" w:hAnsi="Calibri" w:cs="Calibri"/>
            <w:rPrChange w:id="255" w:author="fariba abbassi" w:date="2025-10-24T13:28:00Z" w16du:dateUtc="2025-10-24T11:28:00Z">
              <w:rPr/>
            </w:rPrChange>
          </w:rPr>
          <w:delText xml:space="preserve">trials </w:delText>
        </w:r>
      </w:del>
      <w:del w:id="256" w:author="fariba abbassi" w:date="2025-10-23T08:09:00Z" w16du:dateUtc="2025-10-23T06:09:00Z">
        <w:r w:rsidR="005D2313" w:rsidRPr="00636625" w:rsidDel="00A90195">
          <w:rPr>
            <w:rFonts w:ascii="Calibri" w:hAnsi="Calibri" w:cs="Calibri"/>
            <w:rPrChange w:id="257" w:author="fariba abbassi" w:date="2025-10-24T13:28:00Z" w16du:dateUtc="2025-10-24T11:28:00Z">
              <w:rPr/>
            </w:rPrChange>
          </w:rPr>
          <w:delText xml:space="preserve">should </w:delText>
        </w:r>
      </w:del>
      <w:ins w:id="258" w:author="Joana Rodrigues Ribeiro" w:date="2025-10-23T12:07:00Z" w16du:dateUtc="2025-10-23T10:07:00Z">
        <w:del w:id="259" w:author="fariba abbassi" w:date="2025-10-24T13:32:00Z" w16du:dateUtc="2025-10-24T11:32:00Z">
          <w:r w:rsidRPr="00636625" w:rsidDel="00636625">
            <w:rPr>
              <w:rFonts w:ascii="Calibri" w:hAnsi="Calibri" w:cs="Calibri"/>
              <w:rPrChange w:id="260" w:author="fariba abbassi" w:date="2025-10-24T13:28:00Z" w16du:dateUtc="2025-10-24T11:28:00Z">
                <w:rPr/>
              </w:rPrChange>
            </w:rPr>
            <w:delText>s</w:delText>
          </w:r>
        </w:del>
      </w:ins>
      <w:ins w:id="261" w:author="Joana Rodrigues Ribeiro" w:date="2025-10-23T16:14:00Z" w16du:dateUtc="2025-10-23T14:14:00Z">
        <w:del w:id="262" w:author="fariba abbassi" w:date="2025-10-24T13:32:00Z" w16du:dateUtc="2025-10-24T11:32:00Z">
          <w:r w:rsidR="00D454EA" w:rsidRPr="00636625" w:rsidDel="00636625">
            <w:rPr>
              <w:rFonts w:ascii="Calibri" w:hAnsi="Calibri" w:cs="Calibri"/>
              <w:rPrChange w:id="263" w:author="fariba abbassi" w:date="2025-10-24T13:28:00Z" w16du:dateUtc="2025-10-24T11:28:00Z">
                <w:rPr/>
              </w:rPrChange>
            </w:rPr>
            <w:delText xml:space="preserve">systematically </w:delText>
          </w:r>
        </w:del>
      </w:ins>
      <w:ins w:id="264" w:author="Joana Rodrigues Ribeiro" w:date="2025-10-23T16:16:00Z" w16du:dateUtc="2025-10-23T14:16:00Z">
        <w:del w:id="265" w:author="fariba abbassi" w:date="2025-10-24T13:32:00Z" w16du:dateUtc="2025-10-24T11:32:00Z">
          <w:r w:rsidR="00D454EA" w:rsidRPr="00636625" w:rsidDel="00636625">
            <w:rPr>
              <w:rFonts w:ascii="Calibri" w:hAnsi="Calibri" w:cs="Calibri"/>
              <w:rPrChange w:id="266" w:author="fariba abbassi" w:date="2025-10-24T13:28:00Z" w16du:dateUtc="2025-10-24T11:28:00Z">
                <w:rPr/>
              </w:rPrChange>
            </w:rPr>
            <w:delText>focus on clinical relevance</w:delText>
          </w:r>
        </w:del>
        <w:del w:id="267" w:author="fariba abbassi" w:date="2025-10-24T13:11:00Z" w16du:dateUtc="2025-10-24T11:11:00Z">
          <w:r w:rsidR="00D454EA" w:rsidRPr="00636625" w:rsidDel="003B4AD0">
            <w:rPr>
              <w:rFonts w:ascii="Calibri" w:hAnsi="Calibri" w:cs="Calibri"/>
              <w:rPrChange w:id="268" w:author="fariba abbassi" w:date="2025-10-24T13:28:00Z" w16du:dateUtc="2025-10-24T11:28:00Z">
                <w:rPr/>
              </w:rPrChange>
            </w:rPr>
            <w:delText>. In this regard,</w:delText>
          </w:r>
        </w:del>
      </w:ins>
      <w:ins w:id="269" w:author="Joana Rodrigues Ribeiro" w:date="2025-10-23T16:13:00Z" w16du:dateUtc="2025-10-23T14:13:00Z">
        <w:del w:id="270" w:author="fariba abbassi" w:date="2025-10-24T13:11:00Z" w16du:dateUtc="2025-10-24T11:11:00Z">
          <w:r w:rsidR="00D454EA" w:rsidRPr="00636625" w:rsidDel="003B4AD0">
            <w:rPr>
              <w:rFonts w:ascii="Calibri" w:hAnsi="Calibri" w:cs="Calibri"/>
              <w:rPrChange w:id="271" w:author="fariba abbassi" w:date="2025-10-24T13:28:00Z" w16du:dateUtc="2025-10-24T11:28:00Z">
                <w:rPr/>
              </w:rPrChange>
            </w:rPr>
            <w:delText xml:space="preserve"> </w:delText>
          </w:r>
        </w:del>
        <w:del w:id="272" w:author="fariba abbassi" w:date="2025-10-24T13:13:00Z" w16du:dateUtc="2025-10-24T11:13:00Z">
          <w:r w:rsidR="00D454EA" w:rsidRPr="00636625" w:rsidDel="003B4AD0">
            <w:rPr>
              <w:rFonts w:ascii="Calibri" w:hAnsi="Calibri" w:cs="Calibri"/>
              <w:rPrChange w:id="273" w:author="fariba abbassi" w:date="2025-10-24T13:28:00Z" w16du:dateUtc="2025-10-24T11:28:00Z">
                <w:rPr/>
              </w:rPrChange>
            </w:rPr>
            <w:delText>the 12-point MID</w:delText>
          </w:r>
        </w:del>
      </w:ins>
      <w:ins w:id="274" w:author="Joana Rodrigues Ribeiro" w:date="2025-10-23T16:16:00Z" w16du:dateUtc="2025-10-23T14:16:00Z">
        <w:del w:id="275" w:author="fariba abbassi" w:date="2025-10-24T13:13:00Z" w16du:dateUtc="2025-10-24T11:13:00Z">
          <w:r w:rsidR="00D454EA" w:rsidRPr="00636625" w:rsidDel="003B4AD0">
            <w:rPr>
              <w:rFonts w:ascii="Calibri" w:hAnsi="Calibri" w:cs="Calibri"/>
              <w:rPrChange w:id="276" w:author="fariba abbassi" w:date="2025-10-24T13:28:00Z" w16du:dateUtc="2025-10-24T11:28:00Z">
                <w:rPr/>
              </w:rPrChange>
            </w:rPr>
            <w:delText xml:space="preserve"> </w:delText>
          </w:r>
        </w:del>
      </w:ins>
      <w:ins w:id="277" w:author="Joana Rodrigues Ribeiro" w:date="2025-10-23T16:17:00Z" w16du:dateUtc="2025-10-23T14:17:00Z">
        <w:del w:id="278" w:author="fariba abbassi" w:date="2025-10-24T13:13:00Z" w16du:dateUtc="2025-10-24T11:13:00Z">
          <w:r w:rsidR="00D454EA" w:rsidRPr="00636625" w:rsidDel="003B4AD0">
            <w:rPr>
              <w:rFonts w:ascii="Calibri" w:hAnsi="Calibri" w:cs="Calibri"/>
              <w:rPrChange w:id="279" w:author="fariba abbassi" w:date="2025-10-24T13:28:00Z" w16du:dateUtc="2025-10-24T11:28:00Z">
                <w:rPr/>
              </w:rPrChange>
            </w:rPr>
            <w:delText>is the reference for determining clinically relevant differences in postoperative complications</w:delText>
          </w:r>
        </w:del>
      </w:ins>
      <w:ins w:id="280" w:author="Joana Rodrigues Ribeiro" w:date="2025-10-23T16:21:00Z" w16du:dateUtc="2025-10-23T14:21:00Z">
        <w:del w:id="281" w:author="fariba abbassi" w:date="2025-10-24T13:13:00Z" w16du:dateUtc="2025-10-24T11:13:00Z">
          <w:r w:rsidR="00AF09CE" w:rsidRPr="00636625" w:rsidDel="003B4AD0">
            <w:rPr>
              <w:rFonts w:ascii="Calibri" w:hAnsi="Calibri" w:cs="Calibri"/>
              <w:rPrChange w:id="282" w:author="fariba abbassi" w:date="2025-10-24T13:28:00Z" w16du:dateUtc="2025-10-24T11:28:00Z">
                <w:rPr/>
              </w:rPrChange>
            </w:rPr>
            <w:delText xml:space="preserve">. It </w:delText>
          </w:r>
        </w:del>
      </w:ins>
      <w:ins w:id="283" w:author="Joana Rodrigues Ribeiro" w:date="2025-10-23T16:14:00Z" w16du:dateUtc="2025-10-23T14:14:00Z">
        <w:del w:id="284" w:author="fariba abbassi" w:date="2025-10-24T13:13:00Z" w16du:dateUtc="2025-10-24T11:13:00Z">
          <w:r w:rsidR="00D454EA" w:rsidRPr="00636625" w:rsidDel="003B4AD0">
            <w:rPr>
              <w:rFonts w:ascii="Calibri" w:hAnsi="Calibri" w:cs="Calibri"/>
              <w:rPrChange w:id="285" w:author="fariba abbassi" w:date="2025-10-24T13:28:00Z" w16du:dateUtc="2025-10-24T11:28:00Z">
                <w:rPr/>
              </w:rPrChange>
            </w:rPr>
            <w:delText>provid</w:delText>
          </w:r>
        </w:del>
      </w:ins>
      <w:ins w:id="286" w:author="Joana Rodrigues Ribeiro" w:date="2025-10-23T16:21:00Z" w16du:dateUtc="2025-10-23T14:21:00Z">
        <w:del w:id="287" w:author="fariba abbassi" w:date="2025-10-24T13:13:00Z" w16du:dateUtc="2025-10-24T11:13:00Z">
          <w:r w:rsidR="00AF09CE" w:rsidRPr="00636625" w:rsidDel="003B4AD0">
            <w:rPr>
              <w:rFonts w:ascii="Calibri" w:hAnsi="Calibri" w:cs="Calibri"/>
              <w:rPrChange w:id="288" w:author="fariba abbassi" w:date="2025-10-24T13:28:00Z" w16du:dateUtc="2025-10-24T11:28:00Z">
                <w:rPr/>
              </w:rPrChange>
            </w:rPr>
            <w:delText>es</w:delText>
          </w:r>
        </w:del>
      </w:ins>
      <w:ins w:id="289" w:author="Joana Rodrigues Ribeiro" w:date="2025-10-23T16:14:00Z" w16du:dateUtc="2025-10-23T14:14:00Z">
        <w:del w:id="290" w:author="fariba abbassi" w:date="2025-10-24T13:13:00Z" w16du:dateUtc="2025-10-24T11:13:00Z">
          <w:r w:rsidR="00D454EA" w:rsidRPr="00636625" w:rsidDel="003B4AD0">
            <w:rPr>
              <w:rFonts w:ascii="Calibri" w:hAnsi="Calibri" w:cs="Calibri"/>
              <w:rPrChange w:id="291" w:author="fariba abbassi" w:date="2025-10-24T13:28:00Z" w16du:dateUtc="2025-10-24T11:28:00Z">
                <w:rPr/>
              </w:rPrChange>
            </w:rPr>
            <w:delText xml:space="preserve"> with guidance</w:delText>
          </w:r>
        </w:del>
        <w:del w:id="292" w:author="fariba abbassi" w:date="2025-10-24T13:11:00Z" w16du:dateUtc="2025-10-24T11:11:00Z">
          <w:r w:rsidR="00D454EA" w:rsidRPr="00636625" w:rsidDel="003B4AD0">
            <w:rPr>
              <w:rFonts w:ascii="Calibri" w:hAnsi="Calibri" w:cs="Calibri"/>
              <w:rPrChange w:id="293" w:author="fariba abbassi" w:date="2025-10-24T13:28:00Z" w16du:dateUtc="2025-10-24T11:28:00Z">
                <w:rPr/>
              </w:rPrChange>
            </w:rPr>
            <w:delText xml:space="preserve"> </w:delText>
          </w:r>
        </w:del>
      </w:ins>
      <w:ins w:id="294" w:author="Joana Rodrigues Ribeiro" w:date="2025-10-23T16:16:00Z" w16du:dateUtc="2025-10-23T14:16:00Z">
        <w:del w:id="295" w:author="fariba abbassi" w:date="2025-10-24T13:11:00Z" w16du:dateUtc="2025-10-24T11:11:00Z">
          <w:r w:rsidR="00D454EA" w:rsidRPr="00636625" w:rsidDel="003B4AD0">
            <w:rPr>
              <w:rFonts w:ascii="Calibri" w:hAnsi="Calibri" w:cs="Calibri"/>
              <w:rPrChange w:id="296" w:author="fariba abbassi" w:date="2025-10-24T13:28:00Z" w16du:dateUtc="2025-10-24T11:28:00Z">
                <w:rPr/>
              </w:rPrChange>
            </w:rPr>
            <w:delText xml:space="preserve">not only </w:delText>
          </w:r>
        </w:del>
      </w:ins>
      <w:ins w:id="297" w:author="Joana Rodrigues Ribeiro" w:date="2025-10-23T16:19:00Z" w16du:dateUtc="2025-10-23T14:19:00Z">
        <w:del w:id="298" w:author="fariba abbassi" w:date="2025-10-24T13:11:00Z" w16du:dateUtc="2025-10-24T11:11:00Z">
          <w:r w:rsidR="00D454EA" w:rsidRPr="00636625" w:rsidDel="003B4AD0">
            <w:rPr>
              <w:rFonts w:ascii="Calibri" w:hAnsi="Calibri" w:cs="Calibri"/>
              <w:rPrChange w:id="299" w:author="fariba abbassi" w:date="2025-10-24T13:28:00Z" w16du:dateUtc="2025-10-24T11:28:00Z">
                <w:rPr/>
              </w:rPrChange>
            </w:rPr>
            <w:delText>for</w:delText>
          </w:r>
        </w:del>
      </w:ins>
      <w:ins w:id="300" w:author="Joana Rodrigues Ribeiro" w:date="2025-10-23T16:13:00Z" w16du:dateUtc="2025-10-23T14:13:00Z">
        <w:del w:id="301" w:author="fariba abbassi" w:date="2025-10-24T13:11:00Z" w16du:dateUtc="2025-10-24T11:11:00Z">
          <w:r w:rsidR="00D454EA" w:rsidRPr="00636625" w:rsidDel="003B4AD0">
            <w:rPr>
              <w:rFonts w:ascii="Calibri" w:hAnsi="Calibri" w:cs="Calibri"/>
              <w:rPrChange w:id="302" w:author="fariba abbassi" w:date="2025-10-24T13:28:00Z" w16du:dateUtc="2025-10-24T11:28:00Z">
                <w:rPr/>
              </w:rPrChange>
            </w:rPr>
            <w:delText xml:space="preserve"> </w:delText>
          </w:r>
        </w:del>
      </w:ins>
      <w:ins w:id="303" w:author="Joana Rodrigues Ribeiro" w:date="2025-10-23T16:18:00Z" w16du:dateUtc="2025-10-23T14:18:00Z">
        <w:del w:id="304" w:author="fariba abbassi" w:date="2025-10-24T13:11:00Z" w16du:dateUtc="2025-10-24T11:11:00Z">
          <w:r w:rsidR="00D454EA" w:rsidRPr="00636625" w:rsidDel="003B4AD0">
            <w:rPr>
              <w:rFonts w:ascii="Calibri" w:hAnsi="Calibri" w:cs="Calibri"/>
              <w:rPrChange w:id="305" w:author="fariba abbassi" w:date="2025-10-24T13:28:00Z" w16du:dateUtc="2025-10-24T11:28:00Z">
                <w:rPr/>
              </w:rPrChange>
            </w:rPr>
            <w:delText>results</w:delText>
          </w:r>
        </w:del>
      </w:ins>
      <w:ins w:id="306" w:author="Joana Rodrigues Ribeiro" w:date="2025-10-23T16:19:00Z" w16du:dateUtc="2025-10-23T14:19:00Z">
        <w:del w:id="307" w:author="fariba abbassi" w:date="2025-10-24T13:11:00Z" w16du:dateUtc="2025-10-24T11:11:00Z">
          <w:r w:rsidR="00D454EA" w:rsidRPr="00636625" w:rsidDel="003B4AD0">
            <w:rPr>
              <w:rFonts w:ascii="Calibri" w:hAnsi="Calibri" w:cs="Calibri"/>
              <w:rPrChange w:id="308" w:author="fariba abbassi" w:date="2025-10-24T13:28:00Z" w16du:dateUtc="2025-10-24T11:28:00Z">
                <w:rPr/>
              </w:rPrChange>
            </w:rPr>
            <w:delText xml:space="preserve"> interpretation</w:delText>
          </w:r>
        </w:del>
      </w:ins>
      <w:del w:id="309" w:author="fariba abbassi" w:date="2025-10-23T08:09:00Z" w16du:dateUtc="2025-10-23T06:09:00Z">
        <w:r w:rsidR="005D2313" w:rsidRPr="00636625" w:rsidDel="00A90195">
          <w:rPr>
            <w:rFonts w:ascii="Calibri" w:hAnsi="Calibri" w:cs="Calibri"/>
            <w:rPrChange w:id="310" w:author="fariba abbassi" w:date="2025-10-24T13:28:00Z" w16du:dateUtc="2025-10-24T11:28:00Z">
              <w:rPr/>
            </w:rPrChange>
          </w:rPr>
          <w:delText xml:space="preserve">extend this rigor beyond the primary-endpoint </w:delText>
        </w:r>
      </w:del>
      <w:ins w:id="311" w:author="Joana Rodrigues Ribeiro" w:date="2025-10-23T16:18:00Z" w16du:dateUtc="2025-10-23T14:18:00Z">
        <w:del w:id="312" w:author="fariba abbassi" w:date="2025-10-24T13:11:00Z" w16du:dateUtc="2025-10-24T11:11:00Z">
          <w:r w:rsidR="00D454EA" w:rsidRPr="00636625" w:rsidDel="003B4AD0">
            <w:rPr>
              <w:rFonts w:ascii="Calibri" w:hAnsi="Calibri" w:cs="Calibri"/>
              <w:rPrChange w:id="313" w:author="fariba abbassi" w:date="2025-10-24T13:28:00Z" w16du:dateUtc="2025-10-24T11:28:00Z">
                <w:rPr/>
              </w:rPrChange>
            </w:rPr>
            <w:delText xml:space="preserve">, but also </w:delText>
          </w:r>
        </w:del>
      </w:ins>
      <w:commentRangeStart w:id="314"/>
      <w:del w:id="315" w:author="fariba abbassi" w:date="2025-10-24T13:11:00Z" w16du:dateUtc="2025-10-24T11:11:00Z">
        <w:r w:rsidR="005D2313" w:rsidRPr="00636625" w:rsidDel="003B4AD0">
          <w:rPr>
            <w:rFonts w:ascii="Calibri" w:hAnsi="Calibri" w:cs="Calibri"/>
            <w:rPrChange w:id="316" w:author="fariba abbassi" w:date="2025-10-24T13:28:00Z" w16du:dateUtc="2025-10-24T11:28:00Z">
              <w:rPr/>
            </w:rPrChange>
          </w:rPr>
          <w:delText>subset</w:delText>
        </w:r>
        <w:commentRangeEnd w:id="314"/>
        <w:r w:rsidR="00D2020D" w:rsidRPr="00636625" w:rsidDel="003B4AD0">
          <w:rPr>
            <w:rStyle w:val="Kommentarzeichen"/>
            <w:rFonts w:ascii="Calibri" w:hAnsi="Calibri" w:cs="Calibri"/>
            <w:rPrChange w:id="317" w:author="fariba abbassi" w:date="2025-10-24T13:28:00Z" w16du:dateUtc="2025-10-24T11:28:00Z">
              <w:rPr>
                <w:rStyle w:val="Kommentarzeichen"/>
              </w:rPr>
            </w:rPrChange>
          </w:rPr>
          <w:commentReference w:id="314"/>
        </w:r>
        <w:r w:rsidR="005D2313" w:rsidRPr="00636625" w:rsidDel="003B4AD0">
          <w:rPr>
            <w:rFonts w:ascii="Calibri" w:hAnsi="Calibri" w:cs="Calibri"/>
            <w:rPrChange w:id="318" w:author="fariba abbassi" w:date="2025-10-24T13:28:00Z" w16du:dateUtc="2025-10-24T11:28:00Z">
              <w:rPr/>
            </w:rPrChange>
          </w:rPr>
          <w:delText xml:space="preserve"> and systematically interpret effects against the 12-point MID</w:delText>
        </w:r>
      </w:del>
      <w:ins w:id="319" w:author="Joana Rodrigues Ribeiro" w:date="2025-10-23T16:20:00Z" w16du:dateUtc="2025-10-23T14:20:00Z">
        <w:del w:id="320" w:author="fariba abbassi" w:date="2025-10-24T13:11:00Z" w16du:dateUtc="2025-10-24T11:11:00Z">
          <w:r w:rsidR="00D454EA" w:rsidRPr="00636625" w:rsidDel="003B4AD0">
            <w:rPr>
              <w:rFonts w:ascii="Calibri" w:hAnsi="Calibri" w:cs="Calibri"/>
              <w:rPrChange w:id="321" w:author="fariba abbassi" w:date="2025-10-24T13:28:00Z" w16du:dateUtc="2025-10-24T11:28:00Z">
                <w:rPr/>
              </w:rPrChange>
            </w:rPr>
            <w:delText xml:space="preserve">for </w:delText>
          </w:r>
        </w:del>
      </w:ins>
      <w:ins w:id="322" w:author="Joana Rodrigues Ribeiro" w:date="2025-10-23T16:21:00Z" w16du:dateUtc="2025-10-23T14:21:00Z">
        <w:del w:id="323" w:author="fariba abbassi" w:date="2025-10-24T13:11:00Z" w16du:dateUtc="2025-10-24T11:11:00Z">
          <w:r w:rsidR="00D454EA" w:rsidRPr="00636625" w:rsidDel="003B4AD0">
            <w:rPr>
              <w:rFonts w:ascii="Calibri" w:hAnsi="Calibri" w:cs="Calibri"/>
              <w:rPrChange w:id="324" w:author="fariba abbassi" w:date="2025-10-24T13:28:00Z" w16du:dateUtc="2025-10-24T11:28:00Z">
                <w:rPr/>
              </w:rPrChange>
            </w:rPr>
            <w:delText>sample-size calculation</w:delText>
          </w:r>
          <w:r w:rsidR="00AF09CE" w:rsidRPr="00636625" w:rsidDel="003B4AD0">
            <w:rPr>
              <w:rFonts w:ascii="Calibri" w:hAnsi="Calibri" w:cs="Calibri"/>
              <w:rPrChange w:id="325" w:author="fariba abbassi" w:date="2025-10-24T13:28:00Z" w16du:dateUtc="2025-10-24T11:28:00Z">
                <w:rPr/>
              </w:rPrChange>
            </w:rPr>
            <w:delText>,</w:delText>
          </w:r>
          <w:r w:rsidR="00D454EA" w:rsidRPr="00636625" w:rsidDel="003B4AD0">
            <w:rPr>
              <w:rFonts w:ascii="Calibri" w:hAnsi="Calibri" w:cs="Calibri"/>
              <w:rPrChange w:id="326" w:author="fariba abbassi" w:date="2025-10-24T13:28:00Z" w16du:dateUtc="2025-10-24T11:28:00Z">
                <w:rPr/>
              </w:rPrChange>
            </w:rPr>
            <w:delText xml:space="preserve"> and more generally</w:delText>
          </w:r>
        </w:del>
      </w:ins>
      <w:ins w:id="327" w:author="Joana Rodrigues Ribeiro" w:date="2025-10-23T16:22:00Z" w16du:dateUtc="2025-10-23T14:22:00Z">
        <w:del w:id="328" w:author="fariba abbassi" w:date="2025-10-24T13:11:00Z" w16du:dateUtc="2025-10-24T11:11:00Z">
          <w:r w:rsidR="00AF09CE" w:rsidRPr="00636625" w:rsidDel="003B4AD0">
            <w:rPr>
              <w:rFonts w:ascii="Calibri" w:hAnsi="Calibri" w:cs="Calibri"/>
              <w:rPrChange w:id="329" w:author="fariba abbassi" w:date="2025-10-24T13:28:00Z" w16du:dateUtc="2025-10-24T11:28:00Z">
                <w:rPr/>
              </w:rPrChange>
            </w:rPr>
            <w:delText>,</w:delText>
          </w:r>
        </w:del>
      </w:ins>
      <w:ins w:id="330" w:author="Joana Rodrigues Ribeiro" w:date="2025-10-23T16:21:00Z" w16du:dateUtc="2025-10-23T14:21:00Z">
        <w:del w:id="331" w:author="fariba abbassi" w:date="2025-10-24T13:11:00Z" w16du:dateUtc="2025-10-24T11:11:00Z">
          <w:r w:rsidR="00D454EA" w:rsidRPr="00636625" w:rsidDel="003B4AD0">
            <w:rPr>
              <w:rFonts w:ascii="Calibri" w:hAnsi="Calibri" w:cs="Calibri"/>
              <w:rPrChange w:id="332" w:author="fariba abbassi" w:date="2025-10-24T13:28:00Z" w16du:dateUtc="2025-10-24T11:28:00Z">
                <w:rPr/>
              </w:rPrChange>
            </w:rPr>
            <w:delText xml:space="preserve"> </w:delText>
          </w:r>
        </w:del>
      </w:ins>
      <w:ins w:id="333" w:author="Joana Rodrigues Ribeiro" w:date="2025-10-23T16:20:00Z" w16du:dateUtc="2025-10-23T14:20:00Z">
        <w:del w:id="334" w:author="fariba abbassi" w:date="2025-10-24T13:11:00Z" w16du:dateUtc="2025-10-24T11:11:00Z">
          <w:r w:rsidR="00D454EA" w:rsidRPr="00636625" w:rsidDel="003B4AD0">
            <w:rPr>
              <w:rFonts w:ascii="Calibri" w:hAnsi="Calibri" w:cs="Calibri"/>
              <w:rPrChange w:id="335" w:author="fariba abbassi" w:date="2025-10-24T13:28:00Z" w16du:dateUtc="2025-10-24T11:28:00Z">
                <w:rPr/>
              </w:rPrChange>
            </w:rPr>
            <w:delText>the</w:delText>
          </w:r>
        </w:del>
      </w:ins>
      <w:ins w:id="336" w:author="Joana Rodrigues Ribeiro" w:date="2025-10-23T16:21:00Z" w16du:dateUtc="2025-10-23T14:21:00Z">
        <w:del w:id="337" w:author="fariba abbassi" w:date="2025-10-24T13:11:00Z" w16du:dateUtc="2025-10-24T11:11:00Z">
          <w:r w:rsidR="00D454EA" w:rsidRPr="00636625" w:rsidDel="003B4AD0">
            <w:rPr>
              <w:rFonts w:ascii="Calibri" w:hAnsi="Calibri" w:cs="Calibri"/>
              <w:rPrChange w:id="338" w:author="fariba abbassi" w:date="2025-10-24T13:28:00Z" w16du:dateUtc="2025-10-24T11:28:00Z">
                <w:rPr/>
              </w:rPrChange>
            </w:rPr>
            <w:delText xml:space="preserve"> </w:delText>
          </w:r>
        </w:del>
      </w:ins>
      <w:ins w:id="339" w:author="Joana Rodrigues Ribeiro" w:date="2025-10-23T16:22:00Z" w16du:dateUtc="2025-10-23T14:22:00Z">
        <w:del w:id="340" w:author="fariba abbassi" w:date="2025-10-24T13:11:00Z" w16du:dateUtc="2025-10-24T11:11:00Z">
          <w:r w:rsidR="00AF09CE" w:rsidRPr="00636625" w:rsidDel="003B4AD0">
            <w:rPr>
              <w:rFonts w:ascii="Calibri" w:hAnsi="Calibri" w:cs="Calibri"/>
              <w:rPrChange w:id="341" w:author="fariba abbassi" w:date="2025-10-24T13:28:00Z" w16du:dateUtc="2025-10-24T11:28:00Z">
                <w:rPr/>
              </w:rPrChange>
            </w:rPr>
            <w:delText>entire processus of</w:delText>
          </w:r>
        </w:del>
      </w:ins>
      <w:ins w:id="342" w:author="Joana Rodrigues Ribeiro" w:date="2025-10-23T16:21:00Z" w16du:dateUtc="2025-10-23T14:21:00Z">
        <w:del w:id="343" w:author="fariba abbassi" w:date="2025-10-24T13:11:00Z" w16du:dateUtc="2025-10-24T11:11:00Z">
          <w:r w:rsidR="00D454EA" w:rsidRPr="00636625" w:rsidDel="003B4AD0">
            <w:rPr>
              <w:rFonts w:ascii="Calibri" w:hAnsi="Calibri" w:cs="Calibri"/>
              <w:rPrChange w:id="344" w:author="fariba abbassi" w:date="2025-10-24T13:28:00Z" w16du:dateUtc="2025-10-24T11:28:00Z">
                <w:rPr/>
              </w:rPrChange>
            </w:rPr>
            <w:delText xml:space="preserve"> </w:delText>
          </w:r>
        </w:del>
      </w:ins>
      <w:ins w:id="345" w:author="Joana Rodrigues Ribeiro" w:date="2025-10-23T16:20:00Z" w16du:dateUtc="2025-10-23T14:20:00Z">
        <w:del w:id="346" w:author="fariba abbassi" w:date="2025-10-24T13:11:00Z" w16du:dateUtc="2025-10-24T11:11:00Z">
          <w:r w:rsidR="00D454EA" w:rsidRPr="00636625" w:rsidDel="003B4AD0">
            <w:rPr>
              <w:rFonts w:ascii="Calibri" w:hAnsi="Calibri" w:cs="Calibri"/>
              <w:rPrChange w:id="347" w:author="fariba abbassi" w:date="2025-10-24T13:28:00Z" w16du:dateUtc="2025-10-24T11:28:00Z">
                <w:rPr/>
              </w:rPrChange>
            </w:rPr>
            <w:delText>trial planification</w:delText>
          </w:r>
        </w:del>
      </w:ins>
      <w:del w:id="348" w:author="fariba abbassi" w:date="2025-10-24T13:13:00Z" w16du:dateUtc="2025-10-24T11:13:00Z">
        <w:r w:rsidR="005D2313" w:rsidRPr="00636625" w:rsidDel="003B4AD0">
          <w:rPr>
            <w:rFonts w:ascii="Calibri" w:hAnsi="Calibri" w:cs="Calibri"/>
            <w:rPrChange w:id="349" w:author="fariba abbassi" w:date="2025-10-24T13:28:00Z" w16du:dateUtc="2025-10-24T11:28:00Z">
              <w:rPr/>
            </w:rPrChange>
          </w:rPr>
          <w:delText>.</w:delText>
        </w:r>
        <w:r w:rsidR="009A6572" w:rsidRPr="00636625" w:rsidDel="003B4AD0">
          <w:rPr>
            <w:rFonts w:ascii="Calibri" w:hAnsi="Calibri" w:cs="Calibri"/>
            <w:rPrChange w:id="350" w:author="fariba abbassi" w:date="2025-10-24T13:28:00Z" w16du:dateUtc="2025-10-24T11:28:00Z">
              <w:rPr/>
            </w:rPrChange>
          </w:rPr>
          <w:delText xml:space="preserve"> Prospectively, protocols should </w:delText>
        </w:r>
        <w:r w:rsidR="00681F7C" w:rsidRPr="00636625" w:rsidDel="003B4AD0">
          <w:rPr>
            <w:rFonts w:ascii="Calibri" w:hAnsi="Calibri" w:cs="Calibri"/>
            <w:rPrChange w:id="351" w:author="fariba abbassi" w:date="2025-10-24T13:28:00Z" w16du:dateUtc="2025-10-24T11:28:00Z">
              <w:rPr/>
            </w:rPrChange>
          </w:rPr>
          <w:delText xml:space="preserve">further </w:delText>
        </w:r>
        <w:r w:rsidR="009A6572" w:rsidRPr="00636625" w:rsidDel="003B4AD0">
          <w:rPr>
            <w:rFonts w:ascii="Calibri" w:hAnsi="Calibri" w:cs="Calibri"/>
            <w:rPrChange w:id="352" w:author="fariba abbassi" w:date="2025-10-24T13:28:00Z" w16du:dateUtc="2025-10-24T11:28:00Z">
              <w:rPr/>
            </w:rPrChange>
          </w:rPr>
          <w:delText xml:space="preserve">prespecify how the MID informs design </w:delText>
        </w:r>
        <w:commentRangeStart w:id="353"/>
        <w:r w:rsidR="009A6572" w:rsidRPr="00636625" w:rsidDel="003B4AD0">
          <w:rPr>
            <w:rFonts w:ascii="Calibri" w:hAnsi="Calibri" w:cs="Calibri"/>
            <w:rPrChange w:id="354" w:author="fariba abbassi" w:date="2025-10-24T13:28:00Z" w16du:dateUtc="2025-10-24T11:28:00Z">
              <w:rPr/>
            </w:rPrChange>
          </w:rPr>
          <w:delText>assumptions</w:delText>
        </w:r>
        <w:commentRangeEnd w:id="353"/>
        <w:r w:rsidR="00621674" w:rsidRPr="00636625" w:rsidDel="003B4AD0">
          <w:rPr>
            <w:rStyle w:val="Kommentarzeichen"/>
            <w:rFonts w:ascii="Calibri" w:hAnsi="Calibri" w:cs="Calibri"/>
            <w:rPrChange w:id="355" w:author="fariba abbassi" w:date="2025-10-24T13:28:00Z" w16du:dateUtc="2025-10-24T11:28:00Z">
              <w:rPr>
                <w:rStyle w:val="Kommentarzeichen"/>
              </w:rPr>
            </w:rPrChange>
          </w:rPr>
          <w:commentReference w:id="353"/>
        </w:r>
        <w:r w:rsidR="009A6572" w:rsidRPr="00636625" w:rsidDel="003B4AD0">
          <w:rPr>
            <w:rFonts w:ascii="Calibri" w:hAnsi="Calibri" w:cs="Calibri"/>
            <w:rPrChange w:id="356" w:author="fariba abbassi" w:date="2025-10-24T13:28:00Z" w16du:dateUtc="2025-10-24T11:28:00Z">
              <w:rPr/>
            </w:rPrChange>
          </w:rPr>
          <w:delText>, sample-size calculations, and the interpretation of outcomes.</w:delText>
        </w:r>
      </w:del>
    </w:p>
    <w:p w14:paraId="45012E03" w14:textId="23AF9FF6" w:rsidR="00E53D2C" w:rsidRPr="00636625" w:rsidDel="00636625" w:rsidRDefault="00E53D2C" w:rsidP="00636625">
      <w:pPr>
        <w:spacing w:line="480" w:lineRule="auto"/>
        <w:ind w:firstLine="0"/>
        <w:rPr>
          <w:del w:id="357" w:author="fariba abbassi" w:date="2025-10-24T13:33:00Z" w16du:dateUtc="2025-10-24T11:33:00Z"/>
          <w:rFonts w:ascii="Calibri" w:hAnsi="Calibri" w:cs="Calibri"/>
          <w:rPrChange w:id="358" w:author="fariba abbassi" w:date="2025-10-24T13:28:00Z" w16du:dateUtc="2025-10-24T11:28:00Z">
            <w:rPr>
              <w:del w:id="359" w:author="fariba abbassi" w:date="2025-10-24T13:33:00Z" w16du:dateUtc="2025-10-24T11:33:00Z"/>
            </w:rPr>
          </w:rPrChange>
        </w:rPr>
        <w:pPrChange w:id="360" w:author="fariba abbassi" w:date="2025-10-24T13:32:00Z" w16du:dateUtc="2025-10-24T11:32:00Z">
          <w:pPr>
            <w:spacing w:line="480" w:lineRule="auto"/>
          </w:pPr>
        </w:pPrChange>
      </w:pPr>
    </w:p>
    <w:p w14:paraId="02E29418" w14:textId="6E353FB0" w:rsidR="00456A23" w:rsidRDefault="00636625" w:rsidP="005D2313">
      <w:pPr>
        <w:spacing w:line="480" w:lineRule="auto"/>
        <w:rPr>
          <w:rFonts w:ascii="Calibri" w:hAnsi="Calibri" w:cs="Calibri"/>
        </w:rPr>
      </w:pPr>
      <w:ins w:id="361" w:author="fariba abbassi" w:date="2025-10-24T13:33:00Z" w16du:dateUtc="2025-10-24T11:33:00Z">
        <w:r w:rsidRPr="00636625">
          <w:rPr>
            <w:rFonts w:ascii="Calibri" w:hAnsi="Calibri" w:cs="Calibri"/>
          </w:rPr>
          <w:t xml:space="preserve">To improve research quality, </w:t>
        </w:r>
      </w:ins>
      <w:ins w:id="362" w:author="fariba abbassi" w:date="2025-10-24T13:42:00Z" w16du:dateUtc="2025-10-24T11:42:00Z">
        <w:r w:rsidR="00973C37">
          <w:rPr>
            <w:rFonts w:ascii="Calibri" w:hAnsi="Calibri" w:cs="Calibri"/>
          </w:rPr>
          <w:t>p</w:t>
        </w:r>
        <w:r w:rsidR="00973C37" w:rsidRPr="00973C37">
          <w:rPr>
            <w:rFonts w:ascii="Calibri" w:hAnsi="Calibri" w:cs="Calibri"/>
          </w:rPr>
          <w:t>re-trial records should explicitly specify the primary endpoint, effect-size assumptions, and sample-size calculations, and address clinical relevance prospectively. For trials using the CCI® as the primary endpoint, the 12-point MID should guide design, reporting, and interpretation</w:t>
        </w:r>
        <w:r w:rsidR="00973C37">
          <w:rPr>
            <w:rFonts w:ascii="Calibri" w:hAnsi="Calibri" w:cs="Calibri"/>
          </w:rPr>
          <w:t>,</w:t>
        </w:r>
      </w:ins>
      <w:ins w:id="363" w:author="fariba abbassi" w:date="2025-10-24T13:43:00Z" w16du:dateUtc="2025-10-24T11:43:00Z">
        <w:r w:rsidR="00973C37">
          <w:rPr>
            <w:rFonts w:ascii="Calibri" w:hAnsi="Calibri" w:cs="Calibri"/>
          </w:rPr>
          <w:t xml:space="preserve"> </w:t>
        </w:r>
      </w:ins>
      <w:ins w:id="364" w:author="fariba abbassi" w:date="2025-10-24T13:33:00Z" w16du:dateUtc="2025-10-24T11:33:00Z">
        <w:r w:rsidRPr="00636625">
          <w:rPr>
            <w:rFonts w:ascii="Calibri" w:hAnsi="Calibri" w:cs="Calibri"/>
          </w:rPr>
          <w:t>helping to standardize methods and strengthen surgical research.</w:t>
        </w:r>
      </w:ins>
    </w:p>
    <w:p w14:paraId="7A931C6E" w14:textId="77777777" w:rsidR="00456A23" w:rsidRDefault="00456A23" w:rsidP="005D2313">
      <w:pPr>
        <w:spacing w:line="480" w:lineRule="auto"/>
        <w:rPr>
          <w:rFonts w:ascii="Calibri" w:hAnsi="Calibri" w:cs="Calibri"/>
        </w:rPr>
      </w:pPr>
    </w:p>
    <w:p w14:paraId="232C3324" w14:textId="2A911476" w:rsidR="00456A23" w:rsidRPr="00456A23" w:rsidRDefault="00456A23">
      <w:pPr>
        <w:ind w:firstLine="0"/>
        <w:rPr>
          <w:rFonts w:ascii="Calibri" w:hAnsi="Calibri" w:cs="Calibri"/>
        </w:rPr>
      </w:pPr>
      <w:r w:rsidRPr="00456A23">
        <w:rPr>
          <w:rFonts w:ascii="Calibri" w:hAnsi="Calibri" w:cs="Calibri"/>
        </w:rPr>
        <w:br w:type="page"/>
      </w:r>
    </w:p>
    <w:p w14:paraId="6D264E0C" w14:textId="77777777" w:rsidR="00456A23" w:rsidRPr="00456A23" w:rsidRDefault="00456A23" w:rsidP="00456A23">
      <w:pPr>
        <w:spacing w:line="276" w:lineRule="auto"/>
        <w:ind w:left="851" w:hanging="142"/>
        <w:rPr>
          <w:rFonts w:ascii="Calibri" w:hAnsi="Calibri" w:cs="Calibri"/>
        </w:rPr>
      </w:pPr>
      <w:r w:rsidRPr="00456A23">
        <w:rPr>
          <w:rFonts w:ascii="Calibri" w:hAnsi="Calibri" w:cs="Calibri"/>
          <w:b/>
          <w:bCs/>
        </w:rPr>
        <w:lastRenderedPageBreak/>
        <w:t>Table 1.</w:t>
      </w:r>
      <w:r w:rsidRPr="00456A23">
        <w:rPr>
          <w:rFonts w:ascii="Calibri" w:hAnsi="Calibri" w:cs="Calibri"/>
        </w:rPr>
        <w:t xml:space="preserve"> Characteristics of Published RCTs With an Available Pre-trial Protocol</w:t>
      </w:r>
    </w:p>
    <w:tbl>
      <w:tblPr>
        <w:tblW w:w="7655" w:type="dxa"/>
        <w:jc w:val="center"/>
        <w:tblLayout w:type="fixed"/>
        <w:tblLook w:val="0420" w:firstRow="1" w:lastRow="0" w:firstColumn="0" w:lastColumn="0" w:noHBand="0" w:noVBand="1"/>
      </w:tblPr>
      <w:tblGrid>
        <w:gridCol w:w="4962"/>
        <w:gridCol w:w="2693"/>
      </w:tblGrid>
      <w:tr w:rsidR="00456A23" w:rsidRPr="00456A23" w14:paraId="72A3F979" w14:textId="77777777" w:rsidTr="00604CA0">
        <w:trPr>
          <w:tblHeader/>
          <w:jc w:val="center"/>
        </w:trPr>
        <w:tc>
          <w:tcPr>
            <w:tcW w:w="496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8D2542"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firstLine="42"/>
              <w:rPr>
                <w:rFonts w:ascii="Calibri" w:eastAsia="Helvetica" w:hAnsi="Calibri" w:cs="Calibri"/>
                <w:color w:val="000000"/>
                <w:sz w:val="22"/>
                <w:szCs w:val="22"/>
              </w:rPr>
            </w:pPr>
            <w:r w:rsidRPr="00456A23">
              <w:rPr>
                <w:rFonts w:ascii="Calibri" w:eastAsia="Helvetica" w:hAnsi="Calibri" w:cs="Calibri"/>
                <w:b/>
                <w:color w:val="000000"/>
                <w:sz w:val="22"/>
                <w:szCs w:val="22"/>
              </w:rPr>
              <w:t>Characteristic</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DB3B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Published RCTs</w:t>
            </w:r>
          </w:p>
          <w:p w14:paraId="4B82C3F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N = 84</w:t>
            </w:r>
            <w:del w:id="365" w:author="fariba abbassi" w:date="2025-10-23T08:01:00Z" w16du:dateUtc="2025-10-23T06:01:00Z">
              <w:r w:rsidRPr="00456A23" w:rsidDel="00A90195">
                <w:rPr>
                  <w:rFonts w:ascii="Calibri" w:eastAsia="Helvetica" w:hAnsi="Calibri" w:cs="Calibri"/>
                  <w:color w:val="000000"/>
                  <w:sz w:val="22"/>
                  <w:szCs w:val="22"/>
                  <w:vertAlign w:val="superscript"/>
                </w:rPr>
                <w:delText>1</w:delText>
              </w:r>
            </w:del>
          </w:p>
        </w:tc>
      </w:tr>
      <w:tr w:rsidR="00456A23" w:rsidRPr="00456A23" w14:paraId="4175680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679A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Continent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5449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59B3E031" w14:textId="77777777" w:rsidTr="00604CA0">
        <w:trPr>
          <w:trHeight w:val="81"/>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431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Europe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80E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56 (66.7%)</w:t>
            </w:r>
          </w:p>
        </w:tc>
      </w:tr>
      <w:tr w:rsidR="00456A23" w:rsidRPr="00456A23" w14:paraId="2DB16DC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CA14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Asia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4D7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18 (21.4%)</w:t>
            </w:r>
          </w:p>
        </w:tc>
      </w:tr>
      <w:tr w:rsidR="00456A23" w:rsidRPr="00456A23" w14:paraId="0907D94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DAE2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North America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005B6"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3B50585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7618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Australia/ New Zealand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5E8C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 (2.4%)</w:t>
            </w:r>
          </w:p>
        </w:tc>
      </w:tr>
      <w:tr w:rsidR="00456A23" w:rsidRPr="00456A23" w14:paraId="7F0C6F5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58C1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Medical discipline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55D6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A070E1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918CE" w14:textId="2F542B25"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Abdominal </w:t>
            </w:r>
            <w:del w:id="366" w:author="fariba abbassi" w:date="2025-10-23T08:02:00Z" w16du:dateUtc="2025-10-23T06:02:00Z">
              <w:r w:rsidRPr="00456A23" w:rsidDel="00A90195">
                <w:rPr>
                  <w:rFonts w:ascii="Calibri" w:eastAsia="Helvetica" w:hAnsi="Calibri" w:cs="Calibri"/>
                  <w:color w:val="000000"/>
                  <w:sz w:val="22"/>
                  <w:szCs w:val="22"/>
                </w:rPr>
                <w:delText>S</w:delText>
              </w:r>
            </w:del>
            <w:ins w:id="367" w:author="fariba abbassi" w:date="2025-10-23T08:02:00Z" w16du:dateUtc="2025-10-23T06:02:00Z">
              <w:r w:rsidR="00A90195">
                <w:rPr>
                  <w:rFonts w:ascii="Calibri" w:eastAsia="Helvetica" w:hAnsi="Calibri" w:cs="Calibri"/>
                  <w:color w:val="000000"/>
                  <w:sz w:val="22"/>
                  <w:szCs w:val="22"/>
                </w:rPr>
                <w:t>su</w:t>
              </w:r>
            </w:ins>
            <w:del w:id="368" w:author="fariba abbassi" w:date="2025-10-23T08:02:00Z" w16du:dateUtc="2025-10-23T06:02:00Z">
              <w:r w:rsidRPr="00456A23" w:rsidDel="00A90195">
                <w:rPr>
                  <w:rFonts w:ascii="Calibri" w:eastAsia="Helvetica" w:hAnsi="Calibri" w:cs="Calibri"/>
                  <w:color w:val="000000"/>
                  <w:sz w:val="22"/>
                  <w:szCs w:val="22"/>
                </w:rPr>
                <w:delText>u</w:delText>
              </w:r>
            </w:del>
            <w:r w:rsidRPr="00456A23">
              <w:rPr>
                <w:rFonts w:ascii="Calibri" w:eastAsia="Helvetica" w:hAnsi="Calibri" w:cs="Calibri"/>
                <w:color w:val="000000"/>
                <w:sz w:val="22"/>
                <w:szCs w:val="22"/>
              </w:rPr>
              <w:t>rgery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95E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0D01A0E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3D062" w14:textId="77C884F5"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ICU, </w:t>
            </w:r>
            <w:ins w:id="369" w:author="fariba abbassi" w:date="2025-10-23T08:02:00Z" w16du:dateUtc="2025-10-23T06:02:00Z">
              <w:r w:rsidR="00A90195">
                <w:rPr>
                  <w:rFonts w:ascii="Calibri" w:eastAsia="Helvetica" w:hAnsi="Calibri" w:cs="Calibri"/>
                  <w:color w:val="000000"/>
                  <w:sz w:val="22"/>
                  <w:szCs w:val="22"/>
                </w:rPr>
                <w:t>a</w:t>
              </w:r>
            </w:ins>
            <w:del w:id="370" w:author="fariba abbassi" w:date="2025-10-23T08:02:00Z" w16du:dateUtc="2025-10-23T06:02:00Z">
              <w:r w:rsidRPr="00456A23" w:rsidDel="00A90195">
                <w:rPr>
                  <w:rFonts w:ascii="Calibri" w:eastAsia="Helvetica" w:hAnsi="Calibri" w:cs="Calibri"/>
                  <w:color w:val="000000"/>
                  <w:sz w:val="22"/>
                  <w:szCs w:val="22"/>
                </w:rPr>
                <w:delText>A</w:delText>
              </w:r>
            </w:del>
            <w:r w:rsidRPr="00456A23">
              <w:rPr>
                <w:rFonts w:ascii="Calibri" w:eastAsia="Helvetica" w:hAnsi="Calibri" w:cs="Calibri"/>
                <w:color w:val="000000"/>
                <w:sz w:val="22"/>
                <w:szCs w:val="22"/>
              </w:rPr>
              <w:t>nesthesiology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4E258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15 (17.9%)</w:t>
            </w:r>
          </w:p>
        </w:tc>
      </w:tr>
      <w:tr w:rsidR="00456A23" w:rsidRPr="00456A23" w14:paraId="1061674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68C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Transplant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B8535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 (6.0%)</w:t>
            </w:r>
          </w:p>
        </w:tc>
      </w:tr>
      <w:tr w:rsidR="00456A23" w:rsidRPr="00456A23" w14:paraId="24F4263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2E2C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Other disciplines with invasive procedures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2048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tr w:rsidR="00456A23" w:rsidRPr="00456A23" w14:paraId="0C91DCF9"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A62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Gastroenterology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21E5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7A957AE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7043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Gynecology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A727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4E414CC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88A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Thoracic</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B56E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0DB86C5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B7A56" w14:textId="73A0EABF"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ins w:id="371" w:author="fariba abbassi" w:date="2025-10-23T08:01:00Z" w16du:dateUtc="2025-10-23T06:01:00Z">
              <w:r w:rsidR="00A90195">
                <w:rPr>
                  <w:rFonts w:ascii="Calibri" w:eastAsia="Helvetica" w:hAnsi="Calibri" w:cs="Calibri"/>
                  <w:b/>
                  <w:bCs/>
                  <w:color w:val="000000"/>
                  <w:sz w:val="22"/>
                  <w:szCs w:val="22"/>
                </w:rPr>
                <w:t>®</w:t>
              </w:r>
            </w:ins>
            <w:r w:rsidRPr="00456A23">
              <w:rPr>
                <w:rFonts w:ascii="Calibri" w:eastAsia="Helvetica" w:hAnsi="Calibri" w:cs="Calibri"/>
                <w:b/>
                <w:bCs/>
                <w:color w:val="000000"/>
                <w:sz w:val="22"/>
                <w:szCs w:val="22"/>
              </w:rPr>
              <w:t xml:space="preserve"> use as endpoint in published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0FB6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525CFE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01C1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389A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14 (16.7%)</w:t>
            </w:r>
          </w:p>
        </w:tc>
      </w:tr>
      <w:tr w:rsidR="00456A23" w:rsidRPr="00456A23" w14:paraId="005F8E8F"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47AE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C929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70 (83.3%)</w:t>
            </w:r>
          </w:p>
        </w:tc>
      </w:tr>
      <w:tr w:rsidR="00456A23" w:rsidRPr="00456A23" w14:paraId="242FC76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CBB2B" w14:textId="483E7E48"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ins w:id="372" w:author="fariba abbassi" w:date="2025-10-23T08:01:00Z" w16du:dateUtc="2025-10-23T06:01:00Z">
              <w:r w:rsidR="00A90195">
                <w:rPr>
                  <w:rFonts w:ascii="Calibri" w:eastAsia="Helvetica" w:hAnsi="Calibri" w:cs="Calibri"/>
                  <w:b/>
                  <w:bCs/>
                  <w:color w:val="000000"/>
                  <w:sz w:val="22"/>
                  <w:szCs w:val="22"/>
                </w:rPr>
                <w:t>®</w:t>
              </w:r>
            </w:ins>
            <w:r w:rsidRPr="00456A23">
              <w:rPr>
                <w:rFonts w:ascii="Calibri" w:eastAsia="Helvetica" w:hAnsi="Calibri" w:cs="Calibri"/>
                <w:b/>
                <w:bCs/>
                <w:color w:val="000000"/>
                <w:sz w:val="22"/>
                <w:szCs w:val="22"/>
              </w:rPr>
              <w:t xml:space="preserve"> difference significant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55BC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0181092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08A09"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Yes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C652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19 (22.6%)</w:t>
            </w:r>
          </w:p>
        </w:tc>
      </w:tr>
      <w:tr w:rsidR="00456A23" w:rsidRPr="00456A23" w14:paraId="334822FD"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99076"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7D08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7C5D49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30A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available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8024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4E9F06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0BB3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bookmarkStart w:id="373" w:name="OLE_LINK1"/>
            <w:r w:rsidRPr="00456A23">
              <w:rPr>
                <w:rFonts w:ascii="Calibri" w:eastAsia="Helvetica" w:hAnsi="Calibri" w:cs="Calibri"/>
                <w:b/>
                <w:bCs/>
                <w:color w:val="000000"/>
                <w:sz w:val="22"/>
                <w:szCs w:val="22"/>
              </w:rPr>
              <w:t>Between group difference ≥ 12 CCI® points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B6DC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11374B2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0478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Yes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4E4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 (8.3%)</w:t>
            </w:r>
          </w:p>
        </w:tc>
      </w:tr>
      <w:tr w:rsidR="00456A23" w:rsidRPr="00456A23" w14:paraId="517B10DE"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A96F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D86D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73 (86.9%)</w:t>
            </w:r>
          </w:p>
        </w:tc>
      </w:tr>
      <w:tr w:rsidR="00456A23" w:rsidRPr="00456A23" w14:paraId="3836D03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2ECF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A85A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bookmarkEnd w:id="373"/>
      <w:tr w:rsidR="00456A23" w:rsidRPr="00456A23" w14:paraId="756F509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E47F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Study type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C7A5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4F9224F3"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3DF5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Superiority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CCE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20 (23.8%)</w:t>
            </w:r>
          </w:p>
        </w:tc>
      </w:tr>
      <w:tr w:rsidR="00456A23" w:rsidRPr="00456A23" w14:paraId="352E3F7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070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Non-inferiority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91F3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11 (13.1%)</w:t>
            </w:r>
          </w:p>
        </w:tc>
      </w:tr>
      <w:tr w:rsidR="00456A23" w:rsidRPr="00456A23" w14:paraId="58BB32D7"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4A5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D87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53 (63.1%)</w:t>
            </w:r>
          </w:p>
        </w:tc>
      </w:tr>
      <w:tr w:rsidR="00456A23" w:rsidRPr="00456A23" w14:paraId="09C8BE9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A349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lastRenderedPageBreak/>
              <w:t>Sample size calculation based on CCI®</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0D14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13 (15.5%)</w:t>
            </w:r>
          </w:p>
        </w:tc>
      </w:tr>
      <w:tr w:rsidR="00456A23" w:rsidRPr="00456A23" w14:paraId="49818F4A" w14:textId="77777777" w:rsidTr="00604CA0">
        <w:trPr>
          <w:jc w:val="center"/>
        </w:trPr>
        <w:tc>
          <w:tcPr>
            <w:tcW w:w="4962" w:type="dxa"/>
            <w:shd w:val="clear" w:color="auto" w:fill="FFFFFF"/>
            <w:tcMar>
              <w:top w:w="0" w:type="dxa"/>
              <w:left w:w="0" w:type="dxa"/>
              <w:bottom w:w="0" w:type="dxa"/>
              <w:right w:w="0" w:type="dxa"/>
            </w:tcMar>
          </w:tcPr>
          <w:p w14:paraId="7544C37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Pre-trial documentation</w:t>
            </w:r>
          </w:p>
        </w:tc>
        <w:tc>
          <w:tcPr>
            <w:tcW w:w="2693" w:type="dxa"/>
            <w:shd w:val="clear" w:color="auto" w:fill="FFFFFF"/>
            <w:tcMar>
              <w:top w:w="0" w:type="dxa"/>
              <w:left w:w="0" w:type="dxa"/>
              <w:bottom w:w="0" w:type="dxa"/>
              <w:right w:w="0" w:type="dxa"/>
            </w:tcMar>
          </w:tcPr>
          <w:p w14:paraId="6A0B2B1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667CFFA2" w14:textId="77777777" w:rsidTr="00604CA0">
        <w:trPr>
          <w:jc w:val="center"/>
        </w:trPr>
        <w:tc>
          <w:tcPr>
            <w:tcW w:w="496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2D3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Only registry</w:t>
            </w:r>
          </w:p>
        </w:tc>
        <w:tc>
          <w:tcPr>
            <w:tcW w:w="2693"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CFDB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45 (53.6%)</w:t>
            </w:r>
          </w:p>
        </w:tc>
      </w:tr>
      <w:tr w:rsidR="00456A23" w:rsidRPr="00456A23" w14:paraId="0D007265" w14:textId="77777777" w:rsidTr="00604CA0">
        <w:trPr>
          <w:jc w:val="center"/>
        </w:trPr>
        <w:tc>
          <w:tcPr>
            <w:tcW w:w="496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6467DA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Published protocol</w:t>
            </w:r>
          </w:p>
        </w:tc>
        <w:tc>
          <w:tcPr>
            <w:tcW w:w="2693"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7F3AC7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31 (36.9%)</w:t>
            </w:r>
          </w:p>
        </w:tc>
      </w:tr>
      <w:tr w:rsidR="00456A23" w:rsidRPr="00456A23" w14:paraId="70F27F20" w14:textId="77777777" w:rsidTr="00604CA0">
        <w:trPr>
          <w:jc w:val="center"/>
        </w:trPr>
        <w:tc>
          <w:tcPr>
            <w:tcW w:w="4962" w:type="dxa"/>
            <w:tcBorders>
              <w:bottom w:val="single" w:sz="4" w:space="0" w:color="auto"/>
            </w:tcBorders>
            <w:shd w:val="clear" w:color="auto" w:fill="FFFFFF"/>
            <w:tcMar>
              <w:top w:w="0" w:type="dxa"/>
              <w:left w:w="0" w:type="dxa"/>
              <w:bottom w:w="0" w:type="dxa"/>
              <w:right w:w="0" w:type="dxa"/>
            </w:tcMar>
          </w:tcPr>
          <w:p w14:paraId="6531342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Full-text protocol available in supplemental material</w:t>
            </w:r>
          </w:p>
        </w:tc>
        <w:tc>
          <w:tcPr>
            <w:tcW w:w="2693" w:type="dxa"/>
            <w:tcBorders>
              <w:bottom w:val="single" w:sz="4" w:space="0" w:color="auto"/>
            </w:tcBorders>
            <w:shd w:val="clear" w:color="auto" w:fill="FFFFFF"/>
            <w:tcMar>
              <w:top w:w="0" w:type="dxa"/>
              <w:left w:w="0" w:type="dxa"/>
              <w:bottom w:w="0" w:type="dxa"/>
              <w:right w:w="0" w:type="dxa"/>
            </w:tcMar>
          </w:tcPr>
          <w:p w14:paraId="2BAB97F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bl>
    <w:p w14:paraId="2203F400" w14:textId="4B4E8116" w:rsidR="00456A23" w:rsidRPr="00456A23" w:rsidRDefault="00456A23" w:rsidP="00456A23">
      <w:pPr>
        <w:ind w:left="851" w:hanging="142"/>
        <w:rPr>
          <w:rFonts w:ascii="Calibri" w:hAnsi="Calibri" w:cs="Calibri"/>
          <w:i/>
          <w:iCs/>
          <w:sz w:val="18"/>
          <w:szCs w:val="18"/>
        </w:rPr>
      </w:pPr>
      <w:r w:rsidRPr="00456A23">
        <w:rPr>
          <w:rFonts w:ascii="Calibri" w:hAnsi="Calibri" w:cs="Calibri"/>
          <w:i/>
          <w:iCs/>
          <w:sz w:val="18"/>
          <w:szCs w:val="18"/>
        </w:rPr>
        <w:t>*secondary and exploratory endpoints grouped</w:t>
      </w:r>
      <w:ins w:id="374" w:author="fariba abbassi" w:date="2025-10-23T08:01:00Z" w16du:dateUtc="2025-10-23T06:01:00Z">
        <w:r w:rsidR="00A90195">
          <w:rPr>
            <w:rFonts w:ascii="Calibri" w:hAnsi="Calibri" w:cs="Calibri"/>
            <w:i/>
            <w:iCs/>
            <w:sz w:val="18"/>
            <w:szCs w:val="18"/>
          </w:rPr>
          <w:t>.</w:t>
        </w:r>
        <w:r w:rsidR="00A90195">
          <w:rPr>
            <w:rFonts w:ascii="Calibri" w:hAnsi="Calibri" w:cs="Calibri"/>
            <w:i/>
            <w:iCs/>
            <w:sz w:val="18"/>
            <w:szCs w:val="18"/>
          </w:rPr>
          <w:br/>
          <w:t>CCI: Comprehensive Complication Index. ICU: Intensive Care Unit</w:t>
        </w:r>
      </w:ins>
    </w:p>
    <w:p w14:paraId="1ACABC60" w14:textId="77777777" w:rsidR="00456A23" w:rsidRDefault="00456A23" w:rsidP="005D2313">
      <w:pPr>
        <w:spacing w:line="480" w:lineRule="auto"/>
        <w:rPr>
          <w:rFonts w:ascii="Calibri" w:hAnsi="Calibri" w:cs="Calibri"/>
        </w:rPr>
      </w:pPr>
    </w:p>
    <w:p w14:paraId="25608636" w14:textId="77777777" w:rsidR="00456A23" w:rsidRDefault="00456A23" w:rsidP="00456A23">
      <w:pPr>
        <w:spacing w:line="360" w:lineRule="auto"/>
        <w:ind w:firstLine="0"/>
        <w:rPr>
          <w:rFonts w:ascii="Calibri" w:hAnsi="Calibri" w:cs="Calibri"/>
        </w:rPr>
      </w:pPr>
    </w:p>
    <w:p w14:paraId="21DB4CD4" w14:textId="77777777" w:rsidR="00456A23" w:rsidRPr="00456A23" w:rsidRDefault="00456A23" w:rsidP="00456A23">
      <w:pPr>
        <w:spacing w:line="360" w:lineRule="auto"/>
        <w:ind w:firstLine="0"/>
        <w:rPr>
          <w:rFonts w:ascii="Calibri" w:hAnsi="Calibri" w:cs="Calibri"/>
        </w:rPr>
      </w:pPr>
    </w:p>
    <w:p w14:paraId="756199B5" w14:textId="60379B1A" w:rsidR="00456A23" w:rsidRPr="00456A23" w:rsidRDefault="00456A23" w:rsidP="00456A23">
      <w:pPr>
        <w:spacing w:line="360" w:lineRule="auto"/>
        <w:ind w:firstLine="0"/>
        <w:rPr>
          <w:rFonts w:ascii="Calibri" w:hAnsi="Calibri" w:cs="Calibri"/>
          <w:b/>
          <w:bCs/>
        </w:rPr>
      </w:pPr>
      <w:r w:rsidRPr="00456A23">
        <w:rPr>
          <w:rFonts w:ascii="Calibri" w:hAnsi="Calibri" w:cs="Calibri"/>
          <w:b/>
          <w:bCs/>
        </w:rPr>
        <w:t xml:space="preserve">Table </w:t>
      </w:r>
      <w:r>
        <w:rPr>
          <w:rFonts w:ascii="Calibri" w:hAnsi="Calibri" w:cs="Calibri"/>
          <w:b/>
          <w:bCs/>
        </w:rPr>
        <w:t>2</w:t>
      </w:r>
      <w:r w:rsidRPr="00456A23">
        <w:rPr>
          <w:rFonts w:ascii="Calibri" w:hAnsi="Calibri" w:cs="Calibri"/>
          <w:b/>
          <w:bCs/>
        </w:rPr>
        <w:t>. Alignment Between Registered Protocols and Publications for CCI® Endpoints</w:t>
      </w:r>
    </w:p>
    <w:tbl>
      <w:tblPr>
        <w:tblW w:w="8505" w:type="dxa"/>
        <w:tblLayout w:type="fixed"/>
        <w:tblLook w:val="0420" w:firstRow="1" w:lastRow="0" w:firstColumn="0" w:lastColumn="0" w:noHBand="0" w:noVBand="1"/>
      </w:tblPr>
      <w:tblGrid>
        <w:gridCol w:w="3260"/>
        <w:gridCol w:w="2552"/>
        <w:gridCol w:w="2693"/>
      </w:tblGrid>
      <w:tr w:rsidR="00456A23" w:rsidRPr="00456A23" w14:paraId="66AC338C" w14:textId="77777777" w:rsidTr="00456A23">
        <w:trPr>
          <w:tblHeader/>
        </w:trPr>
        <w:tc>
          <w:tcPr>
            <w:tcW w:w="3260" w:type="dxa"/>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C52B974"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b/>
                <w:color w:val="000000"/>
                <w:sz w:val="22"/>
                <w:szCs w:val="22"/>
              </w:rPr>
            </w:pPr>
          </w:p>
        </w:tc>
        <w:tc>
          <w:tcPr>
            <w:tcW w:w="524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A164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CCI® in published RCTs</w:t>
            </w:r>
          </w:p>
        </w:tc>
      </w:tr>
      <w:tr w:rsidR="00456A23" w:rsidRPr="00456A23" w14:paraId="237A1059" w14:textId="77777777" w:rsidTr="00456A23">
        <w:trPr>
          <w:tblHeader/>
        </w:trPr>
        <w:tc>
          <w:tcPr>
            <w:tcW w:w="3260" w:type="dxa"/>
            <w:tcBorders>
              <w:bottom w:val="single" w:sz="8" w:space="0" w:color="000000"/>
            </w:tcBorders>
            <w:shd w:val="clear" w:color="auto" w:fill="FFFFFF"/>
            <w:tcMar>
              <w:top w:w="0" w:type="dxa"/>
              <w:left w:w="0" w:type="dxa"/>
              <w:bottom w:w="0" w:type="dxa"/>
              <w:right w:w="0" w:type="dxa"/>
            </w:tcMar>
            <w:vAlign w:val="center"/>
          </w:tcPr>
          <w:p w14:paraId="77426270"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color w:val="000000"/>
                <w:sz w:val="22"/>
                <w:szCs w:val="22"/>
              </w:rPr>
            </w:pPr>
          </w:p>
        </w:tc>
        <w:tc>
          <w:tcPr>
            <w:tcW w:w="2552" w:type="dxa"/>
            <w:tcBorders>
              <w:top w:val="single" w:sz="8" w:space="0" w:color="000000"/>
              <w:left w:val="nil"/>
              <w:bottom w:val="single" w:sz="8" w:space="0" w:color="000000"/>
              <w:right w:val="none" w:sz="0" w:space="0" w:color="000000"/>
            </w:tcBorders>
            <w:shd w:val="clear" w:color="auto" w:fill="FFFFFF"/>
            <w:tcMar>
              <w:top w:w="0" w:type="dxa"/>
              <w:left w:w="0" w:type="dxa"/>
              <w:bottom w:w="0" w:type="dxa"/>
              <w:right w:w="0" w:type="dxa"/>
            </w:tcMar>
            <w:vAlign w:val="center"/>
          </w:tcPr>
          <w:p w14:paraId="48C7680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14</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EFED9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non-primary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70</w:t>
            </w:r>
          </w:p>
        </w:tc>
      </w:tr>
      <w:tr w:rsidR="00456A23" w:rsidRPr="00456A23" w14:paraId="04B0BB2C" w14:textId="77777777" w:rsidTr="00456A23">
        <w:tc>
          <w:tcPr>
            <w:tcW w:w="3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1E80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in pre-trial documentation</w:t>
            </w:r>
          </w:p>
        </w:tc>
        <w:tc>
          <w:tcPr>
            <w:tcW w:w="255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BFD3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c>
          <w:tcPr>
            <w:tcW w:w="26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9FAA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r>
      <w:tr w:rsidR="00456A23" w:rsidRPr="00456A23" w14:paraId="3D8043DA"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941C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E45D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85.7% (12/14)</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B1AC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2.9% (2/70)</w:t>
            </w:r>
          </w:p>
        </w:tc>
      </w:tr>
      <w:tr w:rsidR="00456A23" w:rsidRPr="00456A23" w14:paraId="01A9BD20"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7D52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non-primary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8A2D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0.0% (0/14)</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BE70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37.1% (26/70)</w:t>
            </w:r>
          </w:p>
        </w:tc>
      </w:tr>
      <w:tr w:rsidR="00456A23" w:rsidRPr="00456A23" w14:paraId="4F81A86E" w14:textId="77777777" w:rsidTr="00456A23">
        <w:tc>
          <w:tcPr>
            <w:tcW w:w="3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C92B19"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not as endpoint</w:t>
            </w:r>
          </w:p>
        </w:tc>
        <w:tc>
          <w:tcPr>
            <w:tcW w:w="255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8739F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14.3% (2/14)</w:t>
            </w:r>
          </w:p>
        </w:tc>
        <w:tc>
          <w:tcPr>
            <w:tcW w:w="26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C6D26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60.0% (42/70)</w:t>
            </w:r>
          </w:p>
        </w:tc>
      </w:tr>
    </w:tbl>
    <w:p w14:paraId="3C277208" w14:textId="77777777" w:rsidR="00456A23" w:rsidRPr="00456A23" w:rsidRDefault="00456A23" w:rsidP="00456A23">
      <w:pPr>
        <w:ind w:left="-284" w:firstLine="284"/>
        <w:jc w:val="both"/>
        <w:rPr>
          <w:rFonts w:ascii="Calibri" w:hAnsi="Calibri" w:cs="Calibri"/>
          <w:i/>
          <w:iCs/>
          <w:sz w:val="18"/>
          <w:szCs w:val="18"/>
        </w:rPr>
      </w:pPr>
      <w:r w:rsidRPr="00456A23">
        <w:rPr>
          <w:rFonts w:ascii="Calibri" w:hAnsi="Calibri" w:cs="Calibri"/>
          <w:i/>
          <w:iCs/>
          <w:sz w:val="18"/>
          <w:szCs w:val="18"/>
        </w:rPr>
        <w:t>*secondary and exploratory endpoints grouped</w:t>
      </w:r>
    </w:p>
    <w:p w14:paraId="504E703A" w14:textId="77777777" w:rsidR="00456A23" w:rsidRPr="00456A23" w:rsidRDefault="00456A23" w:rsidP="00456A23">
      <w:pPr>
        <w:ind w:left="-709"/>
        <w:jc w:val="both"/>
        <w:rPr>
          <w:rFonts w:ascii="Calibri" w:hAnsi="Calibri" w:cs="Calibri"/>
          <w:i/>
          <w:iCs/>
          <w:sz w:val="18"/>
          <w:szCs w:val="18"/>
        </w:rPr>
      </w:pPr>
      <w:r w:rsidRPr="00456A23">
        <w:rPr>
          <w:rFonts w:ascii="Calibri" w:hAnsi="Calibri" w:cs="Calibri"/>
          <w:i/>
          <w:iCs/>
          <w:sz w:val="18"/>
          <w:szCs w:val="18"/>
        </w:rPr>
        <w:t>CCI: Comprehensive Complication Index; RCT: Randomized Controlled Trial</w:t>
      </w:r>
    </w:p>
    <w:p w14:paraId="7AECB944" w14:textId="77777777" w:rsidR="00456A23" w:rsidRDefault="00456A23" w:rsidP="005D2313">
      <w:pPr>
        <w:spacing w:line="480" w:lineRule="auto"/>
        <w:rPr>
          <w:rFonts w:ascii="Calibri" w:hAnsi="Calibri" w:cs="Calibri"/>
        </w:rPr>
      </w:pPr>
    </w:p>
    <w:p w14:paraId="2BEAF0AF" w14:textId="77777777" w:rsidR="00BC682A" w:rsidRDefault="00BC682A" w:rsidP="005D2313">
      <w:pPr>
        <w:spacing w:line="480" w:lineRule="auto"/>
        <w:rPr>
          <w:rFonts w:ascii="Calibri" w:hAnsi="Calibri" w:cs="Calibri"/>
        </w:rPr>
      </w:pPr>
    </w:p>
    <w:p w14:paraId="0BA4660A" w14:textId="77777777" w:rsidR="00BC682A" w:rsidRDefault="00BC682A">
      <w:pPr>
        <w:ind w:firstLine="0"/>
        <w:rPr>
          <w:rFonts w:ascii="Calibri" w:hAnsi="Calibri" w:cs="Calibri"/>
        </w:rPr>
      </w:pPr>
    </w:p>
    <w:sectPr w:rsidR="00BC682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fariba abbassi" w:date="2025-10-24T09:49:00Z" w:initials="fa">
    <w:p w14:paraId="006D9390" w14:textId="77777777" w:rsidR="003B4AD0" w:rsidRDefault="003B4AD0" w:rsidP="003B4AD0">
      <w:r>
        <w:rPr>
          <w:rStyle w:val="Kommentarzeichen"/>
        </w:rPr>
        <w:annotationRef/>
      </w:r>
      <w:r>
        <w:rPr>
          <w:sz w:val="20"/>
          <w:szCs w:val="20"/>
        </w:rPr>
        <w:t>Such convoluted sentences are always difficult in an abstract. We should use as simple wording as possible.i would stick with the initial wording</w:t>
      </w:r>
    </w:p>
  </w:comment>
  <w:comment w:id="18" w:author="fariba abbassi" w:date="2025-10-24T09:46:00Z" w:initials="fa">
    <w:p w14:paraId="79A4D68D" w14:textId="5BBF0C62" w:rsidR="003B4AD0" w:rsidRDefault="003B4AD0" w:rsidP="003B4AD0">
      <w:r>
        <w:rPr>
          <w:rStyle w:val="Kommentarzeichen"/>
        </w:rPr>
        <w:annotationRef/>
      </w:r>
      <w:r>
        <w:rPr>
          <w:sz w:val="20"/>
          <w:szCs w:val="20"/>
        </w:rPr>
        <w:t>this was changed by milo to registration</w:t>
      </w:r>
    </w:p>
  </w:comment>
  <w:comment w:id="21" w:author="fariba abbassi" w:date="2025-10-23T07:54:00Z" w:initials="fa">
    <w:p w14:paraId="36673AAF" w14:textId="48E704CC" w:rsidR="00A90195" w:rsidRDefault="00A90195" w:rsidP="00A90195">
      <w:r>
        <w:rPr>
          <w:rStyle w:val="Kommentarzeichen"/>
        </w:rPr>
        <w:annotationRef/>
      </w:r>
      <w:r>
        <w:rPr>
          <w:sz w:val="20"/>
          <w:szCs w:val="20"/>
        </w:rPr>
        <w:t>I intentionally phrased this more broadly, since the MID had not yet been published at the time of this study. Therefore, I thought it would be better to state that we examined whether studies addressed clinical relevance at all, rather than relying solely on statistical significance.</w:t>
      </w:r>
    </w:p>
  </w:comment>
  <w:comment w:id="22" w:author="Joana Rodrigues Ribeiro" w:date="2025-10-23T09:11:00Z" w:initials="JRR">
    <w:p w14:paraId="308E997A" w14:textId="77777777" w:rsidR="00C57352" w:rsidRDefault="00C57352" w:rsidP="00C57352">
      <w:r>
        <w:rPr>
          <w:rStyle w:val="Kommentarzeichen"/>
        </w:rPr>
        <w:annotationRef/>
      </w:r>
      <w:r>
        <w:rPr>
          <w:sz w:val="20"/>
          <w:szCs w:val="20"/>
        </w:rPr>
        <w:t xml:space="preserve">that's the issue about which we discussed on Tuesday, when I asked you what you meant by clinical relevance and we decided to also include the conclusions in the results section. Milo did not know we would include this part of the results; that's why I think he suggested we formulated "and examined whether observed between-group differences of CCI points were interpreted using the MID."  In my view both endings of the sentence - either with the MID or the interpretation by authors - are justified. Now, it is true that we only did the data collection for the later variable for articles with CCI as the first endpoint. Besides, I think between the 2 variables (CCI difference &gt; or &lt; MID versus clinical significance mentioned by authors in the conclusion) the MID makes more sense as a measurement of clinical significance than just authors mentioning "clinical" "relevance" or "meaningfulness" in their conclusion section. </w:t>
      </w:r>
    </w:p>
  </w:comment>
  <w:comment w:id="23" w:author="fariba abbassi" w:date="2025-10-24T11:55:00Z" w:initials="fa">
    <w:p w14:paraId="3EA1E5D3" w14:textId="77777777" w:rsidR="003B4AD0" w:rsidRDefault="003B4AD0" w:rsidP="003B4AD0">
      <w:r>
        <w:rPr>
          <w:rStyle w:val="Kommentarzeichen"/>
        </w:rPr>
        <w:annotationRef/>
      </w:r>
      <w:r>
        <w:rPr>
          <w:sz w:val="20"/>
          <w:szCs w:val="20"/>
        </w:rPr>
        <w:t>We conducted the literature search in July, but the MID was not published until August. It is therefore impossible for studies to refer to the MID of the CCI. However, one can ALWAYS question whether the results obtained are clinically relevant or not. That is why I still believe that we should not say that we checked whether the studies used the MID (because it is not possible).</w:t>
      </w:r>
    </w:p>
  </w:comment>
  <w:comment w:id="33" w:author="fariba abbassi" w:date="2025-10-23T07:55:00Z" w:initials="fa">
    <w:p w14:paraId="48F64FB5" w14:textId="4A3F4BFA" w:rsidR="00A90195" w:rsidRDefault="00A90195" w:rsidP="00A90195">
      <w:r>
        <w:rPr>
          <w:rStyle w:val="Kommentarzeichen"/>
        </w:rPr>
        <w:annotationRef/>
      </w:r>
      <w:r>
        <w:rPr>
          <w:sz w:val="20"/>
          <w:szCs w:val="20"/>
        </w:rPr>
        <w:t>We did not include all published RCTs, but only those with available pre-trial documentation.</w:t>
      </w:r>
    </w:p>
  </w:comment>
  <w:comment w:id="87" w:author="Joana Rodrigues Ribeiro" w:date="2025-10-23T09:20:00Z" w:initials="JRR">
    <w:p w14:paraId="7F847704" w14:textId="77777777" w:rsidR="00C57352" w:rsidRDefault="00C57352" w:rsidP="00C57352">
      <w:r>
        <w:rPr>
          <w:rStyle w:val="Kommentarzeichen"/>
        </w:rPr>
        <w:annotationRef/>
      </w:r>
      <w:r>
        <w:rPr>
          <w:sz w:val="20"/>
          <w:szCs w:val="20"/>
        </w:rPr>
        <w:t>why did this % change from Tuesday? we had 100% (10/10)</w:t>
      </w:r>
    </w:p>
  </w:comment>
  <w:comment w:id="127" w:author="fariba abbassi" w:date="2025-10-24T09:45:00Z" w:initials="fa">
    <w:p w14:paraId="06B22C78" w14:textId="77777777" w:rsidR="003B4AD0" w:rsidRDefault="003B4AD0" w:rsidP="003B4AD0">
      <w:r>
        <w:rPr>
          <w:rStyle w:val="Kommentarzeichen"/>
        </w:rPr>
        <w:annotationRef/>
      </w:r>
      <w:r>
        <w:rPr>
          <w:sz w:val="20"/>
          <w:szCs w:val="20"/>
        </w:rPr>
        <w:t>what do you mean by "define"?</w:t>
      </w:r>
    </w:p>
  </w:comment>
  <w:comment w:id="139" w:author="Milo Alan Puhan" w:date="2025-10-22T21:16:00Z" w:initials="MP">
    <w:p w14:paraId="024322FB" w14:textId="600ECA9C" w:rsidR="000B20F2" w:rsidRDefault="000B20F2" w:rsidP="000B20F2">
      <w:pPr>
        <w:pStyle w:val="Kommentartext"/>
        <w:ind w:firstLine="0"/>
      </w:pPr>
      <w:r>
        <w:rPr>
          <w:rStyle w:val="Kommentarzeichen"/>
        </w:rPr>
        <w:annotationRef/>
      </w:r>
      <w:r>
        <w:t>This first part  is not shown by our results since we don‘t have the denominator of all trials</w:t>
      </w:r>
    </w:p>
  </w:comment>
  <w:comment w:id="140" w:author="Joana Rodrigues Ribeiro" w:date="2025-10-23T10:26:00Z" w:initials="JRR">
    <w:p w14:paraId="6E59DD25" w14:textId="77777777" w:rsidR="00A576B4" w:rsidRDefault="00A576B4" w:rsidP="00A576B4">
      <w:r>
        <w:rPr>
          <w:rStyle w:val="Kommentarzeichen"/>
        </w:rPr>
        <w:annotationRef/>
      </w:r>
      <w:r>
        <w:rPr>
          <w:sz w:val="20"/>
          <w:szCs w:val="20"/>
        </w:rPr>
        <w:t>thank you for that comment! that will be indeed interesting to study for the compet4e paper... searching in the litterature the surgical RCTs reporting on complications and determining% using CCI</w:t>
      </w:r>
    </w:p>
  </w:comment>
  <w:comment w:id="141" w:author="Milo Alan Puhan" w:date="2025-10-22T21:15:00Z" w:initials="MP">
    <w:p w14:paraId="16634D67" w14:textId="03B25607" w:rsidR="003651AB" w:rsidRDefault="003651AB" w:rsidP="003651AB">
      <w:pPr>
        <w:pStyle w:val="Kommentartext"/>
        <w:ind w:firstLine="0"/>
      </w:pPr>
      <w:r>
        <w:rPr>
          <w:rStyle w:val="Kommentarzeichen"/>
        </w:rPr>
        <w:annotationRef/>
      </w:r>
      <w:r>
        <w:t>What does this second part mean? If the CCI used of course it is considered and the increasingly suggests a time trend which we did not assess</w:t>
      </w:r>
    </w:p>
  </w:comment>
  <w:comment w:id="142" w:author="fariba abbassi" w:date="2025-10-23T07:57:00Z" w:initials="fa">
    <w:p w14:paraId="32E5EAB9" w14:textId="77777777" w:rsidR="00A90195" w:rsidRDefault="00A90195" w:rsidP="00A90195">
      <w:r>
        <w:rPr>
          <w:rStyle w:val="Kommentarzeichen"/>
        </w:rPr>
        <w:annotationRef/>
      </w:r>
      <w:r>
        <w:rPr>
          <w:sz w:val="20"/>
          <w:szCs w:val="20"/>
        </w:rPr>
        <w:t>actually, we have data on year of publication, we just did not mentioned it... should we?</w:t>
      </w:r>
    </w:p>
  </w:comment>
  <w:comment w:id="168" w:author="Milo Alan Puhan" w:date="2025-10-22T21:18:00Z" w:initials="MP">
    <w:p w14:paraId="3C16F044" w14:textId="77777777" w:rsidR="00080183" w:rsidRDefault="00080183" w:rsidP="00080183">
      <w:pPr>
        <w:pStyle w:val="Kommentartext"/>
        <w:ind w:firstLine="0"/>
      </w:pPr>
      <w:r>
        <w:rPr>
          <w:rStyle w:val="Kommentarzeichen"/>
        </w:rPr>
        <w:annotationRef/>
      </w:r>
      <w:r>
        <w:t>For us clear but maybe not for all readers</w:t>
      </w:r>
    </w:p>
  </w:comment>
  <w:comment w:id="166" w:author="Joana Rodrigues Ribeiro" w:date="2025-10-23T12:03:00Z" w:initials="JRR">
    <w:p w14:paraId="3648D373" w14:textId="77777777" w:rsidR="00964223" w:rsidRDefault="00964223" w:rsidP="00964223">
      <w:r>
        <w:rPr>
          <w:rStyle w:val="Kommentarzeichen"/>
        </w:rPr>
        <w:annotationRef/>
      </w:r>
      <w:r>
        <w:rPr>
          <w:sz w:val="20"/>
          <w:szCs w:val="20"/>
        </w:rPr>
        <w:t>I deleted the other sentence since we only focuse on studies mentioning SS calculation with CCI (so 10 protocols out of 13 trials), and because I suggest we don't use the study aim as a result ifor our abstract. It is not that important in comparison to CCI difference, CCI for sample size.</w:t>
      </w:r>
    </w:p>
  </w:comment>
  <w:comment w:id="180" w:author="Milo Alan Puhan" w:date="2025-10-22T21:19:00Z" w:initials="MP">
    <w:p w14:paraId="742A8CA5" w14:textId="2E20585B" w:rsidR="00D2020D" w:rsidRDefault="00D2020D" w:rsidP="00D2020D">
      <w:pPr>
        <w:pStyle w:val="Kommentartext"/>
        <w:ind w:firstLine="0"/>
      </w:pPr>
      <w:r>
        <w:rPr>
          <w:rStyle w:val="Kommentarzeichen"/>
        </w:rPr>
        <w:annotationRef/>
      </w:r>
      <w:r>
        <w:t>Same as above., of course, you may argue that over 100 trials is a lot but still we don‘t have a denominator</w:t>
      </w:r>
    </w:p>
  </w:comment>
  <w:comment w:id="181" w:author="fariba abbassi" w:date="2025-10-23T08:20:00Z" w:initials="fa">
    <w:p w14:paraId="07D17D71" w14:textId="77777777" w:rsidR="00122827" w:rsidRDefault="00122827" w:rsidP="00122827">
      <w:r>
        <w:rPr>
          <w:rStyle w:val="Kommentarzeichen"/>
        </w:rPr>
        <w:annotationRef/>
      </w:r>
      <w:r>
        <w:rPr>
          <w:sz w:val="20"/>
          <w:szCs w:val="20"/>
        </w:rPr>
        <w:t>we could create a figure showing annual CCI uuse?</w:t>
      </w:r>
    </w:p>
  </w:comment>
  <w:comment w:id="314" w:author="Milo Alan Puhan" w:date="2025-10-22T21:19:00Z" w:initials="MP">
    <w:p w14:paraId="67C73D36" w14:textId="11191DFD" w:rsidR="00D2020D" w:rsidRDefault="00D2020D" w:rsidP="00D2020D">
      <w:pPr>
        <w:pStyle w:val="Kommentartext"/>
        <w:ind w:firstLine="0"/>
      </w:pPr>
      <w:r>
        <w:rPr>
          <w:rStyle w:val="Kommentarzeichen"/>
        </w:rPr>
        <w:annotationRef/>
      </w:r>
      <w:r>
        <w:t>What does suibset mean?</w:t>
      </w:r>
    </w:p>
  </w:comment>
  <w:comment w:id="353" w:author="Milo Alan Puhan" w:date="2025-10-22T21:20:00Z" w:initials="MP">
    <w:p w14:paraId="1C9B4CA3" w14:textId="77777777" w:rsidR="00621674" w:rsidRDefault="00621674" w:rsidP="00621674">
      <w:pPr>
        <w:pStyle w:val="Kommentartext"/>
        <w:ind w:firstLine="0"/>
      </w:pPr>
      <w:r>
        <w:rPr>
          <w:rStyle w:val="Kommentarzeichen"/>
        </w:rPr>
        <w:annotationRef/>
      </w:r>
      <w:r>
        <w:t>What is mean by design assumptions? A design is specific and not an assumption. Do you mean as reference for interpretation of superiroy, non-inferi or equivalence trials?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6D9390" w15:done="0"/>
  <w15:commentEx w15:paraId="79A4D68D" w15:done="0"/>
  <w15:commentEx w15:paraId="36673AAF" w15:done="0"/>
  <w15:commentEx w15:paraId="308E997A" w15:paraIdParent="36673AAF" w15:done="0"/>
  <w15:commentEx w15:paraId="3EA1E5D3" w15:paraIdParent="36673AAF" w15:done="0"/>
  <w15:commentEx w15:paraId="48F64FB5" w15:done="0"/>
  <w15:commentEx w15:paraId="7F847704" w15:done="0"/>
  <w15:commentEx w15:paraId="06B22C78" w15:done="0"/>
  <w15:commentEx w15:paraId="024322FB" w15:done="0"/>
  <w15:commentEx w15:paraId="6E59DD25" w15:paraIdParent="024322FB" w15:done="0"/>
  <w15:commentEx w15:paraId="16634D67" w15:done="0"/>
  <w15:commentEx w15:paraId="32E5EAB9" w15:paraIdParent="16634D67" w15:done="0"/>
  <w15:commentEx w15:paraId="3C16F044" w15:done="0"/>
  <w15:commentEx w15:paraId="3648D373" w15:done="0"/>
  <w15:commentEx w15:paraId="742A8CA5" w15:done="0"/>
  <w15:commentEx w15:paraId="07D17D71" w15:paraIdParent="742A8CA5" w15:done="0"/>
  <w15:commentEx w15:paraId="67C73D36" w15:done="0"/>
  <w15:commentEx w15:paraId="1C9B4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7E58C5" w16cex:dateUtc="2025-10-24T07:49:00Z"/>
  <w16cex:commentExtensible w16cex:durableId="124AE50C" w16cex:dateUtc="2025-10-24T07:46:00Z"/>
  <w16cex:commentExtensible w16cex:durableId="4374A507" w16cex:dateUtc="2025-10-23T05:54:00Z"/>
  <w16cex:commentExtensible w16cex:durableId="55C93D52" w16cex:dateUtc="2025-10-23T07:11:00Z"/>
  <w16cex:commentExtensible w16cex:durableId="486CA8A7" w16cex:dateUtc="2025-10-24T09:55:00Z"/>
  <w16cex:commentExtensible w16cex:durableId="318D5A41" w16cex:dateUtc="2025-10-23T05:55:00Z"/>
  <w16cex:commentExtensible w16cex:durableId="0F64F7C2" w16cex:dateUtc="2025-10-23T07:20:00Z"/>
  <w16cex:commentExtensible w16cex:durableId="0503EAF4" w16cex:dateUtc="2025-10-24T07:45:00Z"/>
  <w16cex:commentExtensible w16cex:durableId="79A6815E" w16cex:dateUtc="2025-10-22T19:16:00Z"/>
  <w16cex:commentExtensible w16cex:durableId="5D4653DC" w16cex:dateUtc="2025-10-23T08:26:00Z"/>
  <w16cex:commentExtensible w16cex:durableId="613C046A" w16cex:dateUtc="2025-10-22T19:15:00Z"/>
  <w16cex:commentExtensible w16cex:durableId="08353CA1" w16cex:dateUtc="2025-10-23T05:57:00Z"/>
  <w16cex:commentExtensible w16cex:durableId="5DB30068" w16cex:dateUtc="2025-10-22T19:18:00Z">
    <w16cex:extLst>
      <w16:ext w16:uri="{CE6994B0-6A32-4C9F-8C6B-6E91EDA988CE}">
        <cr:reactions xmlns:cr="http://schemas.microsoft.com/office/comments/2020/reactions">
          <cr:reaction reactionType="1">
            <cr:reactionInfo dateUtc="2025-10-23T05:58:18Z">
              <cr:user userId="343280d3660d6dc6" userProvider="Windows Live" userName="fariba abbassi"/>
            </cr:reactionInfo>
          </cr:reaction>
        </cr:reactions>
      </w16:ext>
    </w16cex:extLst>
  </w16cex:commentExtensible>
  <w16cex:commentExtensible w16cex:durableId="13A40CEB" w16cex:dateUtc="2025-10-23T10:03:00Z"/>
  <w16cex:commentExtensible w16cex:durableId="239D8340" w16cex:dateUtc="2025-10-22T19:19:00Z"/>
  <w16cex:commentExtensible w16cex:durableId="2772340E" w16cex:dateUtc="2025-10-23T06:20:00Z"/>
  <w16cex:commentExtensible w16cex:durableId="46A70FC7" w16cex:dateUtc="2025-10-22T19:19:00Z">
    <w16cex:extLst>
      <w16:ext w16:uri="{CE6994B0-6A32-4C9F-8C6B-6E91EDA988CE}">
        <cr:reactions xmlns:cr="http://schemas.microsoft.com/office/comments/2020/reactions">
          <cr:reaction reactionType="1">
            <cr:reactionInfo dateUtc="2025-10-23T06:20:27Z">
              <cr:user userId="343280d3660d6dc6" userProvider="Windows Live" userName="fariba abbassi"/>
            </cr:reactionInfo>
          </cr:reaction>
        </cr:reactions>
      </w16:ext>
    </w16cex:extLst>
  </w16cex:commentExtensible>
  <w16cex:commentExtensible w16cex:durableId="31515699" w16cex:dateUtc="2025-10-22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6D9390" w16cid:durableId="257E58C5"/>
  <w16cid:commentId w16cid:paraId="79A4D68D" w16cid:durableId="124AE50C"/>
  <w16cid:commentId w16cid:paraId="36673AAF" w16cid:durableId="4374A507"/>
  <w16cid:commentId w16cid:paraId="308E997A" w16cid:durableId="55C93D52"/>
  <w16cid:commentId w16cid:paraId="3EA1E5D3" w16cid:durableId="486CA8A7"/>
  <w16cid:commentId w16cid:paraId="48F64FB5" w16cid:durableId="318D5A41"/>
  <w16cid:commentId w16cid:paraId="7F847704" w16cid:durableId="0F64F7C2"/>
  <w16cid:commentId w16cid:paraId="06B22C78" w16cid:durableId="0503EAF4"/>
  <w16cid:commentId w16cid:paraId="024322FB" w16cid:durableId="79A6815E"/>
  <w16cid:commentId w16cid:paraId="6E59DD25" w16cid:durableId="5D4653DC"/>
  <w16cid:commentId w16cid:paraId="16634D67" w16cid:durableId="613C046A"/>
  <w16cid:commentId w16cid:paraId="32E5EAB9" w16cid:durableId="08353CA1"/>
  <w16cid:commentId w16cid:paraId="3C16F044" w16cid:durableId="5DB30068"/>
  <w16cid:commentId w16cid:paraId="3648D373" w16cid:durableId="13A40CEB"/>
  <w16cid:commentId w16cid:paraId="742A8CA5" w16cid:durableId="239D8340"/>
  <w16cid:commentId w16cid:paraId="07D17D71" w16cid:durableId="2772340E"/>
  <w16cid:commentId w16cid:paraId="67C73D36" w16cid:durableId="46A70FC7"/>
  <w16cid:commentId w16cid:paraId="1C9B4CA3" w16cid:durableId="315156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14BE8"/>
    <w:rsid w:val="00016C09"/>
    <w:rsid w:val="00030067"/>
    <w:rsid w:val="0003527F"/>
    <w:rsid w:val="0006139C"/>
    <w:rsid w:val="0006265B"/>
    <w:rsid w:val="00070B1D"/>
    <w:rsid w:val="00080183"/>
    <w:rsid w:val="0008320E"/>
    <w:rsid w:val="00090360"/>
    <w:rsid w:val="000953A6"/>
    <w:rsid w:val="00097855"/>
    <w:rsid w:val="000B20F2"/>
    <w:rsid w:val="000D321A"/>
    <w:rsid w:val="000E21D2"/>
    <w:rsid w:val="000E240F"/>
    <w:rsid w:val="000F2CF8"/>
    <w:rsid w:val="000F66FA"/>
    <w:rsid w:val="00115C4A"/>
    <w:rsid w:val="00120B60"/>
    <w:rsid w:val="00122827"/>
    <w:rsid w:val="00127C42"/>
    <w:rsid w:val="0015142E"/>
    <w:rsid w:val="0015228A"/>
    <w:rsid w:val="00167844"/>
    <w:rsid w:val="001713D0"/>
    <w:rsid w:val="0018618F"/>
    <w:rsid w:val="00192FBC"/>
    <w:rsid w:val="001A360C"/>
    <w:rsid w:val="001D6A53"/>
    <w:rsid w:val="001E6CD4"/>
    <w:rsid w:val="001F68EF"/>
    <w:rsid w:val="0020254E"/>
    <w:rsid w:val="00205FCC"/>
    <w:rsid w:val="00223769"/>
    <w:rsid w:val="002239BB"/>
    <w:rsid w:val="00226B94"/>
    <w:rsid w:val="0025216C"/>
    <w:rsid w:val="00270439"/>
    <w:rsid w:val="00284156"/>
    <w:rsid w:val="002A0DDB"/>
    <w:rsid w:val="002A25DF"/>
    <w:rsid w:val="002B3B49"/>
    <w:rsid w:val="002C1064"/>
    <w:rsid w:val="002C5346"/>
    <w:rsid w:val="002D4B0A"/>
    <w:rsid w:val="002F4F21"/>
    <w:rsid w:val="002F6F89"/>
    <w:rsid w:val="00301AE3"/>
    <w:rsid w:val="00314AC0"/>
    <w:rsid w:val="00323180"/>
    <w:rsid w:val="00334AE2"/>
    <w:rsid w:val="00352D17"/>
    <w:rsid w:val="003643AF"/>
    <w:rsid w:val="003651AB"/>
    <w:rsid w:val="003723C1"/>
    <w:rsid w:val="0037403F"/>
    <w:rsid w:val="003756E4"/>
    <w:rsid w:val="00385B81"/>
    <w:rsid w:val="00395FC8"/>
    <w:rsid w:val="003A242F"/>
    <w:rsid w:val="003B4AD0"/>
    <w:rsid w:val="003B7943"/>
    <w:rsid w:val="003D6348"/>
    <w:rsid w:val="00402C1D"/>
    <w:rsid w:val="004062C0"/>
    <w:rsid w:val="00416E69"/>
    <w:rsid w:val="00432287"/>
    <w:rsid w:val="0045139F"/>
    <w:rsid w:val="004547B4"/>
    <w:rsid w:val="00456A23"/>
    <w:rsid w:val="00472E5E"/>
    <w:rsid w:val="004760AC"/>
    <w:rsid w:val="00485EE9"/>
    <w:rsid w:val="004C756B"/>
    <w:rsid w:val="004D2539"/>
    <w:rsid w:val="004E6BC9"/>
    <w:rsid w:val="004F3AF6"/>
    <w:rsid w:val="00510C46"/>
    <w:rsid w:val="00530695"/>
    <w:rsid w:val="0053120D"/>
    <w:rsid w:val="00535A24"/>
    <w:rsid w:val="00545285"/>
    <w:rsid w:val="00554D89"/>
    <w:rsid w:val="0056396C"/>
    <w:rsid w:val="00566C89"/>
    <w:rsid w:val="00581168"/>
    <w:rsid w:val="005A29E4"/>
    <w:rsid w:val="005A3D11"/>
    <w:rsid w:val="005B1523"/>
    <w:rsid w:val="005D0BCD"/>
    <w:rsid w:val="005D2313"/>
    <w:rsid w:val="005E0239"/>
    <w:rsid w:val="005E7A84"/>
    <w:rsid w:val="005F757C"/>
    <w:rsid w:val="006026BD"/>
    <w:rsid w:val="0060635A"/>
    <w:rsid w:val="00621674"/>
    <w:rsid w:val="00623FCB"/>
    <w:rsid w:val="00630581"/>
    <w:rsid w:val="00636625"/>
    <w:rsid w:val="00650DB0"/>
    <w:rsid w:val="006637C7"/>
    <w:rsid w:val="00665F21"/>
    <w:rsid w:val="00666C61"/>
    <w:rsid w:val="00672165"/>
    <w:rsid w:val="00673EE2"/>
    <w:rsid w:val="00677150"/>
    <w:rsid w:val="006778E6"/>
    <w:rsid w:val="00681F7C"/>
    <w:rsid w:val="006947EA"/>
    <w:rsid w:val="006B491A"/>
    <w:rsid w:val="006C09EE"/>
    <w:rsid w:val="00703310"/>
    <w:rsid w:val="00715474"/>
    <w:rsid w:val="0071640D"/>
    <w:rsid w:val="007218EB"/>
    <w:rsid w:val="00734E55"/>
    <w:rsid w:val="00746DE9"/>
    <w:rsid w:val="00762C11"/>
    <w:rsid w:val="00797FBB"/>
    <w:rsid w:val="007C1AD5"/>
    <w:rsid w:val="007D42E0"/>
    <w:rsid w:val="007D6959"/>
    <w:rsid w:val="008026AA"/>
    <w:rsid w:val="008224A3"/>
    <w:rsid w:val="008455AE"/>
    <w:rsid w:val="00867646"/>
    <w:rsid w:val="0088584E"/>
    <w:rsid w:val="008A32FE"/>
    <w:rsid w:val="008C4E41"/>
    <w:rsid w:val="008E65FE"/>
    <w:rsid w:val="00904B93"/>
    <w:rsid w:val="00921A89"/>
    <w:rsid w:val="009350A3"/>
    <w:rsid w:val="00942466"/>
    <w:rsid w:val="00964223"/>
    <w:rsid w:val="00973C37"/>
    <w:rsid w:val="00977675"/>
    <w:rsid w:val="009870EB"/>
    <w:rsid w:val="009A6572"/>
    <w:rsid w:val="009F4126"/>
    <w:rsid w:val="00A047B3"/>
    <w:rsid w:val="00A13881"/>
    <w:rsid w:val="00A17F3A"/>
    <w:rsid w:val="00A21BAC"/>
    <w:rsid w:val="00A21DC6"/>
    <w:rsid w:val="00A43CAB"/>
    <w:rsid w:val="00A576B4"/>
    <w:rsid w:val="00A90195"/>
    <w:rsid w:val="00AA6CE8"/>
    <w:rsid w:val="00AB3B77"/>
    <w:rsid w:val="00AB5731"/>
    <w:rsid w:val="00AD333C"/>
    <w:rsid w:val="00AD5EA4"/>
    <w:rsid w:val="00AD782E"/>
    <w:rsid w:val="00AE1058"/>
    <w:rsid w:val="00AF09CE"/>
    <w:rsid w:val="00AF0D29"/>
    <w:rsid w:val="00B0759F"/>
    <w:rsid w:val="00B16A57"/>
    <w:rsid w:val="00B35645"/>
    <w:rsid w:val="00B4520F"/>
    <w:rsid w:val="00B46B93"/>
    <w:rsid w:val="00B5111A"/>
    <w:rsid w:val="00B62F21"/>
    <w:rsid w:val="00B7010B"/>
    <w:rsid w:val="00B81A9A"/>
    <w:rsid w:val="00B82733"/>
    <w:rsid w:val="00B8768C"/>
    <w:rsid w:val="00B9628A"/>
    <w:rsid w:val="00BC682A"/>
    <w:rsid w:val="00BC708D"/>
    <w:rsid w:val="00BD6375"/>
    <w:rsid w:val="00C04E8F"/>
    <w:rsid w:val="00C57352"/>
    <w:rsid w:val="00CA1C57"/>
    <w:rsid w:val="00CB2BCB"/>
    <w:rsid w:val="00CC6222"/>
    <w:rsid w:val="00CD555F"/>
    <w:rsid w:val="00CD6EDC"/>
    <w:rsid w:val="00CD7C3E"/>
    <w:rsid w:val="00D14F2C"/>
    <w:rsid w:val="00D2020D"/>
    <w:rsid w:val="00D25F73"/>
    <w:rsid w:val="00D326BC"/>
    <w:rsid w:val="00D331D0"/>
    <w:rsid w:val="00D454EA"/>
    <w:rsid w:val="00D52699"/>
    <w:rsid w:val="00D546FA"/>
    <w:rsid w:val="00D64F3A"/>
    <w:rsid w:val="00D66E39"/>
    <w:rsid w:val="00D82151"/>
    <w:rsid w:val="00D863A6"/>
    <w:rsid w:val="00DC64A4"/>
    <w:rsid w:val="00DC67CA"/>
    <w:rsid w:val="00DD1D21"/>
    <w:rsid w:val="00E0311A"/>
    <w:rsid w:val="00E21E8F"/>
    <w:rsid w:val="00E3182D"/>
    <w:rsid w:val="00E42C42"/>
    <w:rsid w:val="00E529A4"/>
    <w:rsid w:val="00E53D2C"/>
    <w:rsid w:val="00E702BE"/>
    <w:rsid w:val="00E77848"/>
    <w:rsid w:val="00E82283"/>
    <w:rsid w:val="00EA071D"/>
    <w:rsid w:val="00EA48F6"/>
    <w:rsid w:val="00EC6227"/>
    <w:rsid w:val="00F02BC4"/>
    <w:rsid w:val="00F037E2"/>
    <w:rsid w:val="00F03CDD"/>
    <w:rsid w:val="00F11559"/>
    <w:rsid w:val="00F17102"/>
    <w:rsid w:val="00F35634"/>
    <w:rsid w:val="00F37572"/>
    <w:rsid w:val="00F53A4A"/>
    <w:rsid w:val="00F5749A"/>
    <w:rsid w:val="00F67EEB"/>
    <w:rsid w:val="00F9002D"/>
    <w:rsid w:val="00FA4045"/>
    <w:rsid w:val="00FB1C60"/>
    <w:rsid w:val="00FB65C1"/>
    <w:rsid w:val="00FC7739"/>
    <w:rsid w:val="00FD45E8"/>
    <w:rsid w:val="00FE7BC9"/>
    <w:rsid w:val="00FF7C3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F7C37"/>
    <w:pPr>
      <w:ind w:firstLine="709"/>
    </w:pPr>
    <w:rPr>
      <w:lang w:val="en-US"/>
    </w:rPr>
  </w:style>
  <w:style w:type="paragraph" w:styleId="berschrift1">
    <w:name w:val="heading 1"/>
    <w:basedOn w:val="Standard"/>
    <w:next w:val="Standard"/>
    <w:link w:val="berschrift1Zchn"/>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E53D2C"/>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E53D2C"/>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E53D2C"/>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E53D2C"/>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E53D2C"/>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E53D2C"/>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E53D2C"/>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3D2C"/>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E53D2C"/>
    <w:pPr>
      <w:numPr>
        <w:ilvl w:val="1"/>
      </w:numPr>
      <w:spacing w:after="160"/>
      <w:ind w:firstLine="709"/>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3D2C"/>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E53D2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53D2C"/>
    <w:rPr>
      <w:i/>
      <w:iCs/>
      <w:color w:val="404040" w:themeColor="text1" w:themeTint="BF"/>
      <w:lang w:val="en-US"/>
    </w:rPr>
  </w:style>
  <w:style w:type="paragraph" w:styleId="Listenabsatz">
    <w:name w:val="List Paragraph"/>
    <w:basedOn w:val="Standard"/>
    <w:uiPriority w:val="34"/>
    <w:qFormat/>
    <w:rsid w:val="00E53D2C"/>
    <w:pPr>
      <w:ind w:left="720"/>
      <w:contextualSpacing/>
    </w:pPr>
  </w:style>
  <w:style w:type="character" w:styleId="IntensiveHervorhebung">
    <w:name w:val="Intense Emphasis"/>
    <w:basedOn w:val="Absatz-Standardschriftart"/>
    <w:uiPriority w:val="21"/>
    <w:qFormat/>
    <w:rsid w:val="00E53D2C"/>
    <w:rPr>
      <w:i/>
      <w:iCs/>
      <w:color w:val="0F4761" w:themeColor="accent1" w:themeShade="BF"/>
    </w:rPr>
  </w:style>
  <w:style w:type="paragraph" w:styleId="IntensivesZitat">
    <w:name w:val="Intense Quote"/>
    <w:basedOn w:val="Standard"/>
    <w:next w:val="Standard"/>
    <w:link w:val="IntensivesZitatZchn"/>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3D2C"/>
    <w:rPr>
      <w:i/>
      <w:iCs/>
      <w:color w:val="0F4761" w:themeColor="accent1" w:themeShade="BF"/>
      <w:lang w:val="en-US"/>
    </w:rPr>
  </w:style>
  <w:style w:type="character" w:styleId="IntensiverVerweis">
    <w:name w:val="Intense Reference"/>
    <w:basedOn w:val="Absatz-Standardschriftart"/>
    <w:uiPriority w:val="32"/>
    <w:qFormat/>
    <w:rsid w:val="00E53D2C"/>
    <w:rPr>
      <w:b/>
      <w:bCs/>
      <w:smallCaps/>
      <w:color w:val="0F4761" w:themeColor="accent1" w:themeShade="BF"/>
      <w:spacing w:val="5"/>
    </w:rPr>
  </w:style>
  <w:style w:type="character" w:styleId="Fett">
    <w:name w:val="Strong"/>
    <w:basedOn w:val="Absatz-Standardschriftart"/>
    <w:uiPriority w:val="22"/>
    <w:qFormat/>
    <w:rsid w:val="00E53D2C"/>
    <w:rPr>
      <w:b/>
      <w:bCs/>
    </w:rPr>
  </w:style>
  <w:style w:type="paragraph" w:customStyle="1" w:styleId="Lehmannheading2">
    <w:name w:val="Lehmann heading 2"/>
    <w:basedOn w:val="Standard"/>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Absatz-Standardschriftart"/>
    <w:uiPriority w:val="99"/>
    <w:unhideWhenUsed/>
    <w:rsid w:val="00E53D2C"/>
    <w:rPr>
      <w:color w:val="467886" w:themeColor="hyperlink"/>
      <w:u w:val="single"/>
    </w:rPr>
  </w:style>
  <w:style w:type="paragraph" w:styleId="berarbeitung">
    <w:name w:val="Revision"/>
    <w:hidden/>
    <w:uiPriority w:val="99"/>
    <w:semiHidden/>
    <w:rsid w:val="00F037E2"/>
    <w:rPr>
      <w:lang w:val="en-US"/>
    </w:rPr>
  </w:style>
  <w:style w:type="character" w:styleId="Kommentarzeichen">
    <w:name w:val="annotation reference"/>
    <w:basedOn w:val="Absatz-Standardschriftart"/>
    <w:uiPriority w:val="99"/>
    <w:semiHidden/>
    <w:unhideWhenUsed/>
    <w:rsid w:val="00CA1C57"/>
    <w:rPr>
      <w:sz w:val="16"/>
      <w:szCs w:val="16"/>
    </w:rPr>
  </w:style>
  <w:style w:type="paragraph" w:styleId="Kommentartext">
    <w:name w:val="annotation text"/>
    <w:basedOn w:val="Standard"/>
    <w:link w:val="KommentartextZchn"/>
    <w:uiPriority w:val="99"/>
    <w:unhideWhenUsed/>
    <w:rsid w:val="00CA1C57"/>
    <w:rPr>
      <w:sz w:val="20"/>
      <w:szCs w:val="20"/>
    </w:rPr>
  </w:style>
  <w:style w:type="character" w:customStyle="1" w:styleId="KommentartextZchn">
    <w:name w:val="Kommentartext Zchn"/>
    <w:basedOn w:val="Absatz-Standardschriftart"/>
    <w:link w:val="Kommentartext"/>
    <w:uiPriority w:val="99"/>
    <w:rsid w:val="00CA1C57"/>
    <w:rPr>
      <w:sz w:val="20"/>
      <w:szCs w:val="20"/>
      <w:lang w:val="en-US"/>
    </w:rPr>
  </w:style>
  <w:style w:type="paragraph" w:styleId="Kommentarthema">
    <w:name w:val="annotation subject"/>
    <w:basedOn w:val="Kommentartext"/>
    <w:next w:val="Kommentartext"/>
    <w:link w:val="KommentarthemaZchn"/>
    <w:uiPriority w:val="99"/>
    <w:semiHidden/>
    <w:unhideWhenUsed/>
    <w:rsid w:val="00CA1C57"/>
    <w:rPr>
      <w:b/>
      <w:bCs/>
    </w:rPr>
  </w:style>
  <w:style w:type="character" w:customStyle="1" w:styleId="KommentarthemaZchn">
    <w:name w:val="Kommentarthema Zchn"/>
    <w:basedOn w:val="KommentartextZchn"/>
    <w:link w:val="Kommentarthema"/>
    <w:uiPriority w:val="99"/>
    <w:semiHidden/>
    <w:rsid w:val="00CA1C57"/>
    <w:rPr>
      <w:b/>
      <w:bCs/>
      <w:sz w:val="20"/>
      <w:szCs w:val="20"/>
      <w:lang w:val="en-US"/>
    </w:rPr>
  </w:style>
  <w:style w:type="paragraph" w:styleId="KeinLeerraum">
    <w:name w:val="No Spacing"/>
    <w:uiPriority w:val="1"/>
    <w:qFormat/>
    <w:rsid w:val="00BC682A"/>
    <w:pPr>
      <w:ind w:firstLine="709"/>
    </w:pPr>
    <w:rPr>
      <w:lang w:val="en-US"/>
    </w:rPr>
  </w:style>
  <w:style w:type="paragraph" w:customStyle="1" w:styleId="Default">
    <w:name w:val="Default"/>
    <w:rsid w:val="00BC682A"/>
    <w:pPr>
      <w:widowControl w:val="0"/>
      <w:autoSpaceDE w:val="0"/>
      <w:autoSpaceDN w:val="0"/>
      <w:adjustRightInd w:val="0"/>
    </w:pPr>
    <w:rPr>
      <w:rFonts w:ascii="Calibri" w:eastAsia="Times New Roman" w:hAnsi="Calibri" w:cs="Calibri"/>
      <w:color w:val="000000"/>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1AE9B-85F3-7C48-826A-817ECD2D2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1204</Words>
  <Characters>7592</Characters>
  <Application>Microsoft Office Word</Application>
  <DocSecurity>0</DocSecurity>
  <Lines>63</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fariba abbassi</cp:lastModifiedBy>
  <cp:revision>5</cp:revision>
  <dcterms:created xsi:type="dcterms:W3CDTF">2025-10-24T11:21:00Z</dcterms:created>
  <dcterms:modified xsi:type="dcterms:W3CDTF">2025-10-24T11:43:00Z</dcterms:modified>
</cp:coreProperties>
</file>