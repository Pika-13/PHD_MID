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0E24" w14:textId="77777777" w:rsidR="00E53D2C" w:rsidRPr="00E53D2C" w:rsidRDefault="00E53D2C" w:rsidP="00E53D2C">
      <w:pPr>
        <w:spacing w:line="480" w:lineRule="auto"/>
        <w:jc w:val="center"/>
        <w:rPr>
          <w:rFonts w:ascii="Calibri" w:hAnsi="Calibri" w:cs="Calibri"/>
          <w:b/>
          <w:bCs/>
        </w:rPr>
      </w:pPr>
      <w:r w:rsidRPr="00E53D2C">
        <w:rPr>
          <w:rFonts w:ascii="Calibri" w:hAnsi="Calibri" w:cs="Calibri"/>
          <w:b/>
          <w:bCs/>
        </w:rPr>
        <w:t>Use of the Comprehensive Complication Index (CCI®) as an Endpoint in Randomized Controlled Trials: A Systematic Evaluation of Protocols and Publications</w:t>
      </w:r>
    </w:p>
    <w:p w14:paraId="15A5420A" w14:textId="77777777" w:rsidR="00E53D2C" w:rsidRPr="00E53D2C" w:rsidRDefault="00E53D2C" w:rsidP="00E53D2C">
      <w:pPr>
        <w:spacing w:line="480" w:lineRule="auto"/>
        <w:rPr>
          <w:rFonts w:ascii="Calibri" w:hAnsi="Calibri" w:cs="Calibri"/>
        </w:rPr>
      </w:pPr>
    </w:p>
    <w:p w14:paraId="13162A64" w14:textId="08BFCF21" w:rsidR="00E53D2C" w:rsidRPr="00E53D2C" w:rsidRDefault="00E53D2C" w:rsidP="00E53D2C">
      <w:pPr>
        <w:spacing w:line="480" w:lineRule="auto"/>
        <w:rPr>
          <w:rFonts w:ascii="Calibri" w:hAnsi="Calibri" w:cs="Calibri"/>
        </w:rPr>
      </w:pPr>
      <w:r w:rsidRPr="00E53D2C">
        <w:rPr>
          <w:rFonts w:ascii="Calibri" w:hAnsi="Calibri" w:cs="Calibri"/>
        </w:rPr>
        <w:t xml:space="preserve">Matthias Pfister, MD; Milo A Puhan, MD, PhD; Pierre-Alain Clavien, MD, </w:t>
      </w:r>
      <w:proofErr w:type="gramStart"/>
      <w:r w:rsidRPr="00E53D2C">
        <w:rPr>
          <w:rFonts w:ascii="Calibri" w:hAnsi="Calibri" w:cs="Calibri"/>
        </w:rPr>
        <w:t>PhD;</w:t>
      </w:r>
      <w:proofErr w:type="gramEnd"/>
    </w:p>
    <w:p w14:paraId="79F96455" w14:textId="423B457C" w:rsidR="00E53D2C" w:rsidRPr="00E53D2C" w:rsidRDefault="00E53D2C" w:rsidP="00E53D2C">
      <w:pPr>
        <w:spacing w:line="480" w:lineRule="auto"/>
        <w:rPr>
          <w:rFonts w:ascii="Calibri" w:hAnsi="Calibri" w:cs="Calibri"/>
        </w:rPr>
      </w:pPr>
    </w:p>
    <w:p w14:paraId="2209489E" w14:textId="5B850EDD" w:rsidR="00E53D2C" w:rsidRPr="00E53D2C" w:rsidRDefault="00E53D2C" w:rsidP="00E53D2C">
      <w:pPr>
        <w:autoSpaceDE w:val="0"/>
        <w:autoSpaceDN w:val="0"/>
        <w:adjustRightInd w:val="0"/>
        <w:ind w:left="142"/>
        <w:rPr>
          <w:rFonts w:ascii="Calibri" w:hAnsi="Calibri" w:cs="Calibri"/>
          <w:i/>
          <w:iCs/>
        </w:rPr>
      </w:pPr>
      <w:r w:rsidRPr="00E53D2C">
        <w:rPr>
          <w:rFonts w:ascii="Calibri" w:hAnsi="Calibri" w:cs="Calibri"/>
          <w:i/>
          <w:iCs/>
        </w:rPr>
        <w:br/>
      </w:r>
      <w:r w:rsidRPr="00E53D2C">
        <w:rPr>
          <w:rFonts w:ascii="Calibri" w:hAnsi="Calibri" w:cs="Calibri"/>
          <w:i/>
          <w:iCs/>
          <w:vertAlign w:val="superscript"/>
        </w:rPr>
        <w:t>2</w:t>
      </w:r>
      <w:r w:rsidRPr="00E53D2C">
        <w:rPr>
          <w:rFonts w:ascii="Calibri" w:hAnsi="Calibri" w:cs="Calibri"/>
          <w:i/>
          <w:iCs/>
        </w:rPr>
        <w:t>Epidemiology, Biostatistics and Prevention Institute, University of Zurich, Zurich (Switzerland)</w:t>
      </w:r>
      <w:r w:rsidRPr="00E53D2C">
        <w:rPr>
          <w:rFonts w:ascii="Calibri" w:hAnsi="Calibri" w:cs="Calibri"/>
          <w:i/>
          <w:iCs/>
        </w:rPr>
        <w:br/>
      </w:r>
      <w:r w:rsidRPr="00E53D2C">
        <w:rPr>
          <w:rFonts w:ascii="Calibri" w:hAnsi="Calibri" w:cs="Calibri"/>
          <w:i/>
          <w:iCs/>
        </w:rPr>
        <w:br/>
      </w:r>
      <w:r w:rsidRPr="00E53D2C">
        <w:rPr>
          <w:rFonts w:ascii="Calibri" w:hAnsi="Calibri" w:cs="Calibri"/>
          <w:i/>
          <w:iCs/>
          <w:vertAlign w:val="superscript"/>
        </w:rPr>
        <w:t>3</w:t>
      </w:r>
      <w:r w:rsidRPr="00E53D2C">
        <w:rPr>
          <w:rFonts w:ascii="Calibri" w:hAnsi="Calibri" w:cs="Calibri"/>
          <w:i/>
          <w:iCs/>
          <w:color w:val="212121"/>
          <w:shd w:val="clear" w:color="auto" w:fill="FFFFFF"/>
        </w:rPr>
        <w:t>Wyss Zurich Translational Center, ETH Zurich and University of Zurich, Zurich (Switzerland)</w:t>
      </w:r>
      <w:r w:rsidRPr="00E53D2C">
        <w:rPr>
          <w:rFonts w:ascii="Calibri" w:hAnsi="Calibri" w:cs="Calibri"/>
          <w:i/>
          <w:iCs/>
          <w:color w:val="212121"/>
          <w:shd w:val="clear" w:color="auto" w:fill="FFFFFF"/>
        </w:rPr>
        <w:br/>
      </w:r>
      <w:r w:rsidRPr="00E53D2C">
        <w:rPr>
          <w:rFonts w:ascii="Calibri" w:hAnsi="Calibri" w:cs="Calibri"/>
          <w:i/>
          <w:iCs/>
          <w:color w:val="212121"/>
          <w:shd w:val="clear" w:color="auto" w:fill="FFFFFF"/>
        </w:rPr>
        <w:br/>
      </w:r>
      <w:r w:rsidRPr="00E53D2C">
        <w:rPr>
          <w:rFonts w:ascii="Calibri" w:hAnsi="Calibri" w:cs="Calibri"/>
          <w:i/>
          <w:iCs/>
          <w:vertAlign w:val="superscript"/>
        </w:rPr>
        <w:t>4</w:t>
      </w:r>
      <w:r w:rsidRPr="00E53D2C">
        <w:rPr>
          <w:rFonts w:ascii="Calibri" w:hAnsi="Calibri" w:cs="Calibri"/>
          <w:i/>
          <w:iCs/>
          <w:color w:val="212121"/>
          <w:shd w:val="clear" w:color="auto" w:fill="FFFFFF"/>
        </w:rPr>
        <w:t>Department of Visceral, Thoracic, Vascular Surgery and Angiology, City Hospital Triemli, Zürich (Switzerland)</w:t>
      </w:r>
      <w:r w:rsidRPr="00E53D2C">
        <w:rPr>
          <w:rFonts w:ascii="Calibri" w:hAnsi="Calibri" w:cs="Calibri"/>
          <w:i/>
          <w:iCs/>
          <w:color w:val="212121"/>
          <w:shd w:val="clear" w:color="auto" w:fill="FFFFFF"/>
        </w:rPr>
        <w:br/>
      </w:r>
      <w:r w:rsidRPr="00E53D2C">
        <w:rPr>
          <w:rFonts w:ascii="Calibri" w:hAnsi="Calibri" w:cs="Calibri"/>
          <w:i/>
          <w:iCs/>
          <w:vertAlign w:val="superscript"/>
        </w:rPr>
        <w:br/>
        <w:t>5</w:t>
      </w:r>
      <w:r w:rsidRPr="00E53D2C">
        <w:rPr>
          <w:rFonts w:ascii="Calibri" w:hAnsi="Calibri" w:cs="Calibri"/>
          <w:i/>
          <w:iCs/>
        </w:rPr>
        <w:t>Professor of Surgery and Transplantation, University of Zurich, Wyss Translational Center, Swiss Medical Network, Zurich (Switzerland)</w:t>
      </w:r>
      <w:r w:rsidRPr="00E53D2C">
        <w:rPr>
          <w:rFonts w:ascii="Calibri" w:hAnsi="Calibri" w:cs="Calibri"/>
          <w:i/>
          <w:iCs/>
        </w:rPr>
        <w:br/>
      </w:r>
    </w:p>
    <w:p w14:paraId="67F5EF26" w14:textId="77777777" w:rsidR="00E53D2C" w:rsidRPr="00E53D2C" w:rsidRDefault="00E53D2C" w:rsidP="00E53D2C">
      <w:pPr>
        <w:autoSpaceDE w:val="0"/>
        <w:autoSpaceDN w:val="0"/>
        <w:adjustRightInd w:val="0"/>
        <w:rPr>
          <w:rFonts w:ascii="Calibri" w:hAnsi="Calibri" w:cs="Calibri"/>
        </w:rPr>
      </w:pPr>
    </w:p>
    <w:p w14:paraId="60E47293" w14:textId="77777777" w:rsidR="00E53D2C" w:rsidRPr="00E53D2C" w:rsidRDefault="00E53D2C" w:rsidP="00E53D2C">
      <w:pPr>
        <w:pStyle w:val="Lehmannheading2"/>
        <w:tabs>
          <w:tab w:val="left" w:pos="3544"/>
        </w:tabs>
        <w:snapToGrid w:val="0"/>
        <w:spacing w:before="0" w:line="240" w:lineRule="auto"/>
        <w:contextualSpacing/>
        <w:rPr>
          <w:rFonts w:ascii="Calibri" w:hAnsi="Calibri" w:cs="Calibri"/>
          <w:color w:val="000000"/>
          <w:sz w:val="24"/>
          <w:szCs w:val="24"/>
        </w:rPr>
      </w:pPr>
      <w:r w:rsidRPr="00E53D2C">
        <w:rPr>
          <w:rFonts w:ascii="Calibri" w:hAnsi="Calibri" w:cs="Calibri"/>
          <w:noProof/>
          <w:color w:val="000000" w:themeColor="text1"/>
          <w:sz w:val="24"/>
          <w:szCs w:val="24"/>
        </w:rPr>
        <w:drawing>
          <wp:inline distT="0" distB="0" distL="0" distR="0" wp14:anchorId="3A4EFF72" wp14:editId="03AA897E">
            <wp:extent cx="166370" cy="166370"/>
            <wp:effectExtent l="0" t="0" r="5080" b="5080"/>
            <wp:docPr id="1169593216" name="Grafik 116959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E53D2C">
        <w:rPr>
          <w:rFonts w:ascii="Calibri" w:hAnsi="Calibri" w:cs="Calibri"/>
          <w:color w:val="000000" w:themeColor="text1"/>
          <w:sz w:val="24"/>
          <w:szCs w:val="24"/>
        </w:rPr>
        <w:t xml:space="preserve"> Corresponding author: </w:t>
      </w:r>
      <w:r w:rsidRPr="00E53D2C">
        <w:rPr>
          <w:rFonts w:ascii="Calibri" w:hAnsi="Calibri" w:cs="Calibri"/>
          <w:color w:val="000000" w:themeColor="text1"/>
          <w:sz w:val="24"/>
          <w:szCs w:val="24"/>
        </w:rPr>
        <w:tab/>
      </w:r>
      <w:r w:rsidRPr="00E53D2C">
        <w:rPr>
          <w:rFonts w:ascii="Calibri" w:hAnsi="Calibri" w:cs="Calibri"/>
          <w:sz w:val="24"/>
          <w:szCs w:val="24"/>
        </w:rPr>
        <w:t>Pierre-A Clavien, MD, PhD</w:t>
      </w:r>
    </w:p>
    <w:p w14:paraId="370C4F37" w14:textId="77777777" w:rsidR="00E53D2C" w:rsidRPr="00E53D2C" w:rsidRDefault="00E53D2C" w:rsidP="00E53D2C">
      <w:pPr>
        <w:tabs>
          <w:tab w:val="left" w:pos="3544"/>
        </w:tabs>
        <w:snapToGrid w:val="0"/>
        <w:ind w:firstLine="3119"/>
        <w:contextualSpacing/>
        <w:textAlignment w:val="baseline"/>
        <w:rPr>
          <w:rFonts w:ascii="Calibri" w:hAnsi="Calibri" w:cs="Calibri"/>
          <w:color w:val="000000"/>
        </w:rPr>
      </w:pPr>
      <w:r w:rsidRPr="00E53D2C">
        <w:rPr>
          <w:rFonts w:ascii="Calibri" w:hAnsi="Calibri" w:cs="Calibri"/>
          <w:i/>
          <w:iCs/>
          <w:color w:val="201F1E"/>
        </w:rPr>
        <w:tab/>
        <w:t>University of Zurich and Wyss Translational Center</w:t>
      </w:r>
    </w:p>
    <w:p w14:paraId="6E47B457" w14:textId="77777777" w:rsidR="00E53D2C" w:rsidRPr="00E53D2C" w:rsidRDefault="00E53D2C" w:rsidP="00E53D2C">
      <w:pPr>
        <w:tabs>
          <w:tab w:val="left" w:pos="3544"/>
        </w:tabs>
        <w:snapToGrid w:val="0"/>
        <w:contextualSpacing/>
        <w:textAlignment w:val="baseline"/>
        <w:rPr>
          <w:rFonts w:ascii="Calibri" w:hAnsi="Calibri" w:cs="Calibri"/>
          <w:i/>
          <w:iCs/>
          <w:color w:val="201F1E"/>
        </w:rPr>
      </w:pPr>
      <w:r w:rsidRPr="00E53D2C">
        <w:rPr>
          <w:rFonts w:ascii="Calibri" w:hAnsi="Calibri" w:cs="Calibri"/>
          <w:i/>
          <w:iCs/>
          <w:color w:val="201F1E"/>
        </w:rPr>
        <w:tab/>
        <w:t>Swiss Medical Network</w:t>
      </w:r>
    </w:p>
    <w:p w14:paraId="4FDE52C2" w14:textId="77777777" w:rsidR="00E53D2C" w:rsidRPr="00E53D2C" w:rsidRDefault="00E53D2C" w:rsidP="00E53D2C">
      <w:pPr>
        <w:tabs>
          <w:tab w:val="left" w:pos="3544"/>
        </w:tabs>
        <w:snapToGrid w:val="0"/>
        <w:contextualSpacing/>
        <w:textAlignment w:val="baseline"/>
        <w:rPr>
          <w:rFonts w:ascii="Calibri" w:hAnsi="Calibri" w:cs="Calibri"/>
          <w:i/>
          <w:iCs/>
          <w:color w:val="201F1E"/>
        </w:rPr>
      </w:pPr>
      <w:r w:rsidRPr="00E53D2C">
        <w:rPr>
          <w:rFonts w:ascii="Calibri" w:hAnsi="Calibri" w:cs="Calibri"/>
          <w:i/>
          <w:iCs/>
          <w:color w:val="201F1E"/>
        </w:rPr>
        <w:tab/>
      </w:r>
      <w:proofErr w:type="spellStart"/>
      <w:r w:rsidRPr="00E53D2C">
        <w:rPr>
          <w:rFonts w:ascii="Calibri" w:hAnsi="Calibri" w:cs="Calibri"/>
          <w:i/>
          <w:iCs/>
          <w:color w:val="201F1E"/>
        </w:rPr>
        <w:t>Toblerstrasse</w:t>
      </w:r>
      <w:proofErr w:type="spellEnd"/>
      <w:r w:rsidRPr="00E53D2C">
        <w:rPr>
          <w:rFonts w:ascii="Calibri" w:hAnsi="Calibri" w:cs="Calibri"/>
          <w:i/>
          <w:iCs/>
          <w:color w:val="201F1E"/>
        </w:rPr>
        <w:t xml:space="preserve"> 51</w:t>
      </w:r>
    </w:p>
    <w:p w14:paraId="1F19BE8F" w14:textId="77777777" w:rsidR="00E53D2C" w:rsidRPr="00E53D2C" w:rsidRDefault="00E53D2C" w:rsidP="00E53D2C">
      <w:pPr>
        <w:tabs>
          <w:tab w:val="left" w:pos="3544"/>
        </w:tabs>
        <w:snapToGrid w:val="0"/>
        <w:contextualSpacing/>
        <w:textAlignment w:val="baseline"/>
        <w:rPr>
          <w:rFonts w:ascii="Calibri" w:hAnsi="Calibri" w:cs="Calibri"/>
          <w:i/>
          <w:iCs/>
          <w:color w:val="201F1E"/>
        </w:rPr>
      </w:pPr>
      <w:r w:rsidRPr="00E53D2C">
        <w:rPr>
          <w:rFonts w:ascii="Calibri" w:hAnsi="Calibri" w:cs="Calibri"/>
          <w:i/>
          <w:iCs/>
          <w:color w:val="201F1E"/>
        </w:rPr>
        <w:tab/>
        <w:t>8044 Zurich, Switzerland</w:t>
      </w:r>
    </w:p>
    <w:p w14:paraId="39B044DF" w14:textId="77777777" w:rsidR="00E53D2C" w:rsidRPr="00E53D2C" w:rsidRDefault="00E53D2C" w:rsidP="00E53D2C">
      <w:pPr>
        <w:tabs>
          <w:tab w:val="left" w:pos="3544"/>
        </w:tabs>
        <w:snapToGrid w:val="0"/>
        <w:contextualSpacing/>
        <w:textAlignment w:val="baseline"/>
        <w:rPr>
          <w:rStyle w:val="Hyperlink"/>
          <w:rFonts w:ascii="Calibri" w:hAnsi="Calibri" w:cs="Calibri"/>
          <w:i/>
          <w:iCs/>
          <w:bdr w:val="none" w:sz="0" w:space="0" w:color="auto" w:frame="1"/>
        </w:rPr>
      </w:pPr>
      <w:r w:rsidRPr="00E53D2C">
        <w:rPr>
          <w:rFonts w:ascii="Calibri" w:hAnsi="Calibri" w:cs="Calibri"/>
          <w:i/>
          <w:iCs/>
          <w:color w:val="201F1E"/>
        </w:rPr>
        <w:tab/>
        <w:t>Email:</w:t>
      </w:r>
      <w:r w:rsidRPr="00E53D2C">
        <w:rPr>
          <w:rFonts w:ascii="Calibri" w:hAnsi="Calibri" w:cs="Calibri"/>
          <w:i/>
          <w:iCs/>
          <w:color w:val="201F1E"/>
          <w:bdr w:val="none" w:sz="0" w:space="0" w:color="auto" w:frame="1"/>
        </w:rPr>
        <w:t> </w:t>
      </w:r>
      <w:hyperlink r:id="rId5" w:tgtFrame="_blank" w:history="1">
        <w:r w:rsidRPr="00E53D2C">
          <w:rPr>
            <w:rStyle w:val="Hyperlink"/>
            <w:rFonts w:ascii="Calibri" w:hAnsi="Calibri" w:cs="Calibri"/>
            <w:i/>
            <w:iCs/>
            <w:bdr w:val="none" w:sz="0" w:space="0" w:color="auto" w:frame="1"/>
          </w:rPr>
          <w:t>clavien@access.uzh.ch</w:t>
        </w:r>
      </w:hyperlink>
    </w:p>
    <w:p w14:paraId="3FA2FD40" w14:textId="77777777" w:rsidR="00E53D2C" w:rsidRPr="00E53D2C" w:rsidRDefault="00E53D2C" w:rsidP="00E53D2C">
      <w:pPr>
        <w:spacing w:line="480" w:lineRule="auto"/>
        <w:rPr>
          <w:rFonts w:ascii="Calibri" w:hAnsi="Calibri" w:cs="Calibri"/>
        </w:rPr>
      </w:pPr>
    </w:p>
    <w:p w14:paraId="54718507" w14:textId="4F75DB77" w:rsidR="00E53D2C" w:rsidRDefault="00E53D2C">
      <w:pPr>
        <w:rPr>
          <w:rFonts w:ascii="Calibri" w:hAnsi="Calibri" w:cs="Calibri"/>
        </w:rPr>
      </w:pPr>
      <w:r>
        <w:rPr>
          <w:rFonts w:ascii="Calibri" w:hAnsi="Calibri" w:cs="Calibri"/>
        </w:rPr>
        <w:br w:type="page"/>
      </w:r>
    </w:p>
    <w:p w14:paraId="7FE32DA1" w14:textId="77777777" w:rsidR="00E53D2C" w:rsidRPr="00E53D2C" w:rsidRDefault="00E53D2C" w:rsidP="00E53D2C">
      <w:pPr>
        <w:spacing w:line="480" w:lineRule="auto"/>
        <w:rPr>
          <w:rFonts w:ascii="Calibri" w:hAnsi="Calibri" w:cs="Calibri"/>
          <w:b/>
          <w:bCs/>
        </w:rPr>
      </w:pPr>
      <w:r w:rsidRPr="00E53D2C">
        <w:rPr>
          <w:rFonts w:ascii="Calibri" w:hAnsi="Calibri" w:cs="Calibri"/>
          <w:b/>
          <w:bCs/>
        </w:rPr>
        <w:lastRenderedPageBreak/>
        <w:t>Background and Aims</w:t>
      </w:r>
    </w:p>
    <w:p w14:paraId="66080E6F" w14:textId="369DC5C7" w:rsidR="00E53D2C" w:rsidRPr="00E53D2C" w:rsidRDefault="00E53D2C" w:rsidP="00E53D2C">
      <w:pPr>
        <w:spacing w:line="480" w:lineRule="auto"/>
        <w:rPr>
          <w:rFonts w:ascii="Calibri" w:hAnsi="Calibri" w:cs="Calibri"/>
        </w:rPr>
      </w:pPr>
      <w:r w:rsidRPr="00E53D2C">
        <w:rPr>
          <w:rFonts w:ascii="Calibri" w:hAnsi="Calibri" w:cs="Calibri"/>
        </w:rPr>
        <w:t>Quality in surgery depends not only on patient outcomes but also on the methodological rigor of clinical research. Postoperative morbidity is a core component of surgical quality assessment, yet its measurement and reporting remain inconsistent. The Comprehensive Complication Index (CCI®) provides a continuous, weighted assessment of all postoperative complications, allowing a more nuanced quantification of surgical outcomes. Recently, a</w:t>
      </w:r>
      <w:r w:rsidRPr="00E53D2C">
        <w:rPr>
          <w:rFonts w:ascii="Calibri" w:hAnsi="Calibri" w:cs="Calibri"/>
          <w:b/>
          <w:bCs/>
        </w:rPr>
        <w:t xml:space="preserve"> </w:t>
      </w:r>
      <w:r w:rsidRPr="00E53D2C">
        <w:rPr>
          <w:rStyle w:val="Strong"/>
          <w:rFonts w:ascii="Calibri" w:hAnsi="Calibri" w:cs="Calibri"/>
          <w:b w:val="0"/>
          <w:bCs w:val="0"/>
        </w:rPr>
        <w:t>minimal important difference (MID) of 12 points</w:t>
      </w:r>
      <w:r w:rsidRPr="00E53D2C">
        <w:rPr>
          <w:rFonts w:ascii="Calibri" w:hAnsi="Calibri" w:cs="Calibri"/>
        </w:rPr>
        <w:t xml:space="preserve"> was established, defining the threshold for clinically meaningful changes in morbidity. Despite increasing use of the CCI® in randomized controlled trials (RCTs), it remains unclear how consistently it is applied and whether its declaration in registered protocols aligns with the corresponding publications. This study aimed to systematically evaluate the use of the CCI® in surgical RCTs, to assess protocol–publication concordance as an indicator of research quality, and to determine whether observed between-group differences exceeded the 12-point MID, reflecting clinical relevance.</w:t>
      </w:r>
    </w:p>
    <w:p w14:paraId="4BE0988A" w14:textId="77777777" w:rsidR="00E53D2C" w:rsidRPr="00E53D2C" w:rsidRDefault="00E53D2C" w:rsidP="00E53D2C">
      <w:pPr>
        <w:spacing w:line="480" w:lineRule="auto"/>
        <w:rPr>
          <w:rFonts w:ascii="Calibri" w:hAnsi="Calibri" w:cs="Calibri"/>
        </w:rPr>
      </w:pPr>
    </w:p>
    <w:p w14:paraId="5E1EB408" w14:textId="77777777" w:rsidR="00E53D2C" w:rsidRPr="00E53D2C" w:rsidRDefault="00E53D2C" w:rsidP="00E53D2C">
      <w:pPr>
        <w:spacing w:line="480" w:lineRule="auto"/>
        <w:rPr>
          <w:rFonts w:ascii="Calibri" w:hAnsi="Calibri" w:cs="Calibri"/>
          <w:b/>
          <w:bCs/>
        </w:rPr>
      </w:pPr>
      <w:r w:rsidRPr="00E53D2C">
        <w:rPr>
          <w:rFonts w:ascii="Calibri" w:hAnsi="Calibri" w:cs="Calibri"/>
          <w:b/>
          <w:bCs/>
        </w:rPr>
        <w:t xml:space="preserve">Study </w:t>
      </w:r>
      <w:commentRangeStart w:id="0"/>
      <w:r w:rsidRPr="00E53D2C">
        <w:rPr>
          <w:rFonts w:ascii="Calibri" w:hAnsi="Calibri" w:cs="Calibri"/>
          <w:b/>
          <w:bCs/>
        </w:rPr>
        <w:t>Design</w:t>
      </w:r>
      <w:commentRangeEnd w:id="0"/>
      <w:r w:rsidR="007E42E5">
        <w:rPr>
          <w:rStyle w:val="CommentReference"/>
        </w:rPr>
        <w:commentReference w:id="0"/>
      </w:r>
    </w:p>
    <w:p w14:paraId="6167486E" w14:textId="130012A8" w:rsidR="00E53D2C" w:rsidRPr="00E53D2C" w:rsidRDefault="00E53D2C" w:rsidP="00E53D2C">
      <w:pPr>
        <w:spacing w:line="480" w:lineRule="auto"/>
        <w:rPr>
          <w:rFonts w:ascii="Calibri" w:hAnsi="Calibri" w:cs="Calibri"/>
        </w:rPr>
      </w:pPr>
      <w:r w:rsidRPr="00E53D2C">
        <w:rPr>
          <w:rFonts w:ascii="Calibri" w:hAnsi="Calibri" w:cs="Calibri"/>
        </w:rPr>
        <w:t>This systematic literature search included all RCTs that used the CCI® as an endpoint. Data extracted included the designation of the CCI® (primary or secondary endpoint), trial type (superiority or non-inferiority), and whether sample size calculations were based on the CCI®. Concordance between protocols and publications regarding endpoint designation was assessed. For RCTs defining the CCI® as the primary endpoint, we evaluated the statistical significance, magnitude of between-group differences, and whether these differences met the MID threshold of 12 points.</w:t>
      </w:r>
      <w:ins w:id="1" w:author="Joana Rodrigues Ribeiro" w:date="2025-10-08T20:46:00Z" w16du:dateUtc="2025-10-08T18:46:00Z">
        <w:r w:rsidR="007E42E5">
          <w:rPr>
            <w:rFonts w:ascii="Calibri" w:hAnsi="Calibri" w:cs="Calibri"/>
          </w:rPr>
          <w:t xml:space="preserve"> </w:t>
        </w:r>
      </w:ins>
    </w:p>
    <w:p w14:paraId="4254CBC6" w14:textId="77777777" w:rsidR="00E53D2C" w:rsidRPr="00E53D2C" w:rsidRDefault="00E53D2C" w:rsidP="00E53D2C">
      <w:pPr>
        <w:spacing w:line="480" w:lineRule="auto"/>
        <w:rPr>
          <w:rFonts w:ascii="Calibri" w:hAnsi="Calibri" w:cs="Calibri"/>
        </w:rPr>
      </w:pPr>
    </w:p>
    <w:p w14:paraId="4A1A3F99" w14:textId="77777777" w:rsidR="00E53D2C" w:rsidRPr="00E53D2C" w:rsidRDefault="00E53D2C" w:rsidP="00E53D2C">
      <w:pPr>
        <w:spacing w:line="480" w:lineRule="auto"/>
        <w:rPr>
          <w:rFonts w:ascii="Calibri" w:hAnsi="Calibri" w:cs="Calibri"/>
        </w:rPr>
      </w:pPr>
      <w:r w:rsidRPr="00E53D2C">
        <w:rPr>
          <w:rFonts w:ascii="Calibri" w:hAnsi="Calibri" w:cs="Calibri"/>
        </w:rPr>
        <w:lastRenderedPageBreak/>
        <w:t>Statistical Analysis</w:t>
      </w:r>
    </w:p>
    <w:p w14:paraId="583A7218" w14:textId="77777777" w:rsidR="00E53D2C" w:rsidRPr="00E53D2C" w:rsidRDefault="00E53D2C" w:rsidP="00E53D2C">
      <w:pPr>
        <w:spacing w:line="480" w:lineRule="auto"/>
        <w:rPr>
          <w:rFonts w:ascii="Calibri" w:hAnsi="Calibri" w:cs="Calibri"/>
        </w:rPr>
      </w:pPr>
      <w:r w:rsidRPr="00E53D2C">
        <w:rPr>
          <w:rFonts w:ascii="Calibri" w:hAnsi="Calibri" w:cs="Calibri"/>
        </w:rPr>
        <w:t>Descriptive statistics were used to summarize categorical and continuous variables. Agreement between protocols and publications regarding CCI® designation was analyzed descriptively. All data extraction and statistical assessments were performed independently by two investigators and reviewed by a biostatistician.</w:t>
      </w:r>
    </w:p>
    <w:p w14:paraId="5537DD75" w14:textId="77777777" w:rsidR="00E53D2C" w:rsidRPr="00E53D2C" w:rsidRDefault="00E53D2C" w:rsidP="00E53D2C">
      <w:pPr>
        <w:spacing w:line="480" w:lineRule="auto"/>
        <w:rPr>
          <w:rFonts w:ascii="Calibri" w:hAnsi="Calibri" w:cs="Calibri"/>
        </w:rPr>
      </w:pPr>
    </w:p>
    <w:p w14:paraId="5B37AA11" w14:textId="77777777" w:rsidR="00E53D2C" w:rsidRPr="00E53D2C" w:rsidRDefault="00E53D2C" w:rsidP="00E53D2C">
      <w:pPr>
        <w:spacing w:line="480" w:lineRule="auto"/>
        <w:rPr>
          <w:rFonts w:ascii="Calibri" w:hAnsi="Calibri" w:cs="Calibri"/>
          <w:b/>
          <w:bCs/>
        </w:rPr>
      </w:pPr>
      <w:r w:rsidRPr="00E53D2C">
        <w:rPr>
          <w:rFonts w:ascii="Calibri" w:hAnsi="Calibri" w:cs="Calibri"/>
          <w:b/>
          <w:bCs/>
        </w:rPr>
        <w:t>Results</w:t>
      </w:r>
    </w:p>
    <w:p w14:paraId="543A8672" w14:textId="03E4090B" w:rsidR="00F36E35" w:rsidRDefault="0018618F" w:rsidP="00E53D2C">
      <w:pPr>
        <w:spacing w:line="480" w:lineRule="auto"/>
        <w:rPr>
          <w:ins w:id="2" w:author="Joana Rodrigues Ribeiro" w:date="2025-10-08T22:17:00Z" w16du:dateUtc="2025-10-08T20:17:00Z"/>
          <w:rFonts w:ascii="Calibri" w:hAnsi="Calibri" w:cs="Calibri"/>
        </w:rPr>
      </w:pPr>
      <w:r>
        <w:rPr>
          <w:rFonts w:ascii="Calibri" w:hAnsi="Calibri" w:cs="Calibri"/>
        </w:rPr>
        <w:t xml:space="preserve">Of 1612 papers citing the CCI® up to July 2025, we identified xxx RCTs </w:t>
      </w:r>
      <w:ins w:id="3" w:author="Joana Rodrigues Ribeiro" w:date="2025-10-08T20:53:00Z" w16du:dateUtc="2025-10-08T18:53:00Z">
        <w:r w:rsidR="007E42E5">
          <w:rPr>
            <w:rFonts w:ascii="Calibri" w:hAnsi="Calibri" w:cs="Calibri"/>
          </w:rPr>
          <w:t xml:space="preserve">and protocols of </w:t>
        </w:r>
        <w:commentRangeStart w:id="4"/>
        <w:r w:rsidR="007E42E5">
          <w:rPr>
            <w:rFonts w:ascii="Calibri" w:hAnsi="Calibri" w:cs="Calibri"/>
          </w:rPr>
          <w:t>RCTs</w:t>
        </w:r>
      </w:ins>
      <w:commentRangeEnd w:id="4"/>
      <w:ins w:id="5" w:author="Joana Rodrigues Ribeiro" w:date="2025-10-08T20:54:00Z" w16du:dateUtc="2025-10-08T18:54:00Z">
        <w:r w:rsidR="007E42E5">
          <w:rPr>
            <w:rStyle w:val="CommentReference"/>
          </w:rPr>
          <w:commentReference w:id="4"/>
        </w:r>
      </w:ins>
      <w:ins w:id="6" w:author="Joana Rodrigues Ribeiro" w:date="2025-10-08T20:53:00Z" w16du:dateUtc="2025-10-08T18:53:00Z">
        <w:r w:rsidR="007E42E5">
          <w:rPr>
            <w:rFonts w:ascii="Calibri" w:hAnsi="Calibri" w:cs="Calibri"/>
          </w:rPr>
          <w:t xml:space="preserve"> </w:t>
        </w:r>
      </w:ins>
      <w:r>
        <w:rPr>
          <w:rFonts w:ascii="Calibri" w:hAnsi="Calibri" w:cs="Calibri"/>
        </w:rPr>
        <w:t xml:space="preserve">using the CCI® to assess morbidity. </w:t>
      </w:r>
      <w:ins w:id="7" w:author="Joana Rodrigues Ribeiro" w:date="2025-10-08T20:36:00Z" w16du:dateUtc="2025-10-08T18:36:00Z">
        <w:r w:rsidR="007E6F28">
          <w:rPr>
            <w:rFonts w:ascii="Calibri" w:hAnsi="Calibri" w:cs="Calibri"/>
          </w:rPr>
          <w:t xml:space="preserve">Among the …, we excluded feasibility and pilot trials (n=) and we </w:t>
        </w:r>
      </w:ins>
      <w:ins w:id="8" w:author="Joana Rodrigues Ribeiro" w:date="2025-10-08T20:37:00Z" w16du:dateUtc="2025-10-08T18:37:00Z">
        <w:r w:rsidR="007E6F28">
          <w:rPr>
            <w:rFonts w:ascii="Calibri" w:hAnsi="Calibri" w:cs="Calibri"/>
          </w:rPr>
          <w:t>obtained  published RCTs and published protocols</w:t>
        </w:r>
      </w:ins>
      <w:ins w:id="9" w:author="Joana Rodrigues Ribeiro" w:date="2025-10-08T20:39:00Z" w16du:dateUtc="2025-10-08T18:39:00Z">
        <w:r w:rsidR="007E6F28">
          <w:rPr>
            <w:rFonts w:ascii="Calibri" w:hAnsi="Calibri" w:cs="Calibri"/>
          </w:rPr>
          <w:t xml:space="preserve"> including </w:t>
        </w:r>
      </w:ins>
      <w:ins w:id="10" w:author="Joana Rodrigues Ribeiro" w:date="2025-10-08T22:17:00Z" w16du:dateUtc="2025-10-08T20:17:00Z">
        <w:r w:rsidR="00F36E35">
          <w:rPr>
            <w:rFonts w:ascii="Calibri" w:hAnsi="Calibri" w:cs="Calibri"/>
          </w:rPr>
          <w:t>matched protocol</w:t>
        </w:r>
      </w:ins>
      <w:ins w:id="11" w:author="Joana Rodrigues Ribeiro" w:date="2025-10-08T22:18:00Z" w16du:dateUtc="2025-10-08T20:18:00Z">
        <w:r w:rsidR="00F36E35">
          <w:rPr>
            <w:rFonts w:ascii="Calibri" w:hAnsi="Calibri" w:cs="Calibri"/>
          </w:rPr>
          <w:t xml:space="preserve"> and publications</w:t>
        </w:r>
      </w:ins>
      <w:ins w:id="12" w:author="Joana Rodrigues Ribeiro" w:date="2025-10-08T22:17:00Z" w16du:dateUtc="2025-10-08T20:17:00Z">
        <w:r w:rsidR="00F36E35">
          <w:rPr>
            <w:rFonts w:ascii="Calibri" w:hAnsi="Calibri" w:cs="Calibri"/>
          </w:rPr>
          <w:t>.</w:t>
        </w:r>
      </w:ins>
    </w:p>
    <w:p w14:paraId="53EE4929" w14:textId="6F880A33" w:rsidR="003B6F08" w:rsidRDefault="0018618F" w:rsidP="00E53D2C">
      <w:pPr>
        <w:spacing w:line="480" w:lineRule="auto"/>
        <w:rPr>
          <w:ins w:id="13" w:author="Joana Rodrigues Ribeiro" w:date="2025-10-08T22:10:00Z" w16du:dateUtc="2025-10-08T20:10:00Z"/>
          <w:rFonts w:ascii="Calibri" w:hAnsi="Calibri" w:cs="Calibri"/>
        </w:rPr>
      </w:pPr>
      <w:del w:id="14" w:author="Joana Rodrigues Ribeiro" w:date="2025-10-08T22:17:00Z" w16du:dateUtc="2025-10-08T20:17:00Z">
        <w:r w:rsidDel="00F36E35">
          <w:rPr>
            <w:rFonts w:ascii="Calibri" w:hAnsi="Calibri" w:cs="Calibri"/>
          </w:rPr>
          <w:br/>
        </w:r>
      </w:del>
      <w:r w:rsidR="00E53D2C" w:rsidRPr="00E53D2C">
        <w:rPr>
          <w:rFonts w:ascii="Calibri" w:hAnsi="Calibri" w:cs="Calibri"/>
        </w:rPr>
        <w:t xml:space="preserve">A total of </w:t>
      </w:r>
      <w:ins w:id="15" w:author="Joana Rodrigues Ribeiro" w:date="2025-10-10T16:54:00Z" w16du:dateUtc="2025-10-10T14:54:00Z">
        <w:r w:rsidR="00232D9B">
          <w:rPr>
            <w:rFonts w:ascii="Calibri" w:hAnsi="Calibri" w:cs="Calibri"/>
          </w:rPr>
          <w:t>89</w:t>
        </w:r>
      </w:ins>
      <w:del w:id="16" w:author="Joana Rodrigues Ribeiro" w:date="2025-10-10T16:54:00Z" w16du:dateUtc="2025-10-10T14:54:00Z">
        <w:r w:rsidR="00E53D2C" w:rsidRPr="00E53D2C" w:rsidDel="00232D9B">
          <w:rPr>
            <w:rFonts w:ascii="Calibri" w:hAnsi="Calibri" w:cs="Calibri"/>
          </w:rPr>
          <w:delText>9</w:delText>
        </w:r>
      </w:del>
      <w:del w:id="17" w:author="Joana Rodrigues Ribeiro" w:date="2025-10-08T20:34:00Z" w16du:dateUtc="2025-10-08T18:34:00Z">
        <w:r w:rsidR="00E53D2C" w:rsidRPr="00E53D2C" w:rsidDel="007E6F28">
          <w:rPr>
            <w:rFonts w:ascii="Calibri" w:hAnsi="Calibri" w:cs="Calibri"/>
          </w:rPr>
          <w:delText>2</w:delText>
        </w:r>
      </w:del>
      <w:r w:rsidR="00E53D2C" w:rsidRPr="00E53D2C">
        <w:rPr>
          <w:rFonts w:ascii="Calibri" w:hAnsi="Calibri" w:cs="Calibri"/>
        </w:rPr>
        <w:t xml:space="preserve"> </w:t>
      </w:r>
      <w:r w:rsidR="00703310">
        <w:rPr>
          <w:rFonts w:ascii="Calibri" w:hAnsi="Calibri" w:cs="Calibri"/>
        </w:rPr>
        <w:t>published</w:t>
      </w:r>
      <w:r w:rsidR="00E53D2C" w:rsidRPr="00E53D2C">
        <w:rPr>
          <w:rFonts w:ascii="Calibri" w:hAnsi="Calibri" w:cs="Calibri"/>
        </w:rPr>
        <w:t xml:space="preserve"> RCTs </w:t>
      </w:r>
      <w:r w:rsidR="00703310">
        <w:rPr>
          <w:rFonts w:ascii="Calibri" w:hAnsi="Calibri" w:cs="Calibri"/>
        </w:rPr>
        <w:t xml:space="preserve">had </w:t>
      </w:r>
      <w:ins w:id="18" w:author="Joana Rodrigues Ribeiro" w:date="2025-10-08T20:39:00Z" w16du:dateUtc="2025-10-08T18:39:00Z">
        <w:r w:rsidR="007E6F28">
          <w:rPr>
            <w:rFonts w:ascii="Calibri" w:hAnsi="Calibri" w:cs="Calibri"/>
          </w:rPr>
          <w:t>either a</w:t>
        </w:r>
      </w:ins>
      <w:del w:id="19" w:author="Joana Rodrigues Ribeiro" w:date="2025-10-08T20:39:00Z" w16du:dateUtc="2025-10-08T18:39:00Z">
        <w:r w:rsidR="00703310" w:rsidDel="007E6F28">
          <w:rPr>
            <w:rFonts w:ascii="Calibri" w:hAnsi="Calibri" w:cs="Calibri"/>
          </w:rPr>
          <w:delText>a</w:delText>
        </w:r>
      </w:del>
      <w:r w:rsidR="00703310">
        <w:rPr>
          <w:rFonts w:ascii="Calibri" w:hAnsi="Calibri" w:cs="Calibri"/>
        </w:rPr>
        <w:t xml:space="preserve"> protocol</w:t>
      </w:r>
      <w:ins w:id="20" w:author="Joana Rodrigues Ribeiro" w:date="2025-10-08T20:43:00Z" w16du:dateUtc="2025-10-08T18:43:00Z">
        <w:r w:rsidR="007E6F28">
          <w:rPr>
            <w:rFonts w:ascii="Calibri" w:hAnsi="Calibri" w:cs="Calibri"/>
          </w:rPr>
          <w:t xml:space="preserve"> </w:t>
        </w:r>
      </w:ins>
      <w:ins w:id="21" w:author="Joana Rodrigues Ribeiro" w:date="2025-10-08T20:44:00Z" w16du:dateUtc="2025-10-08T18:44:00Z">
        <w:r w:rsidR="007E6F28">
          <w:rPr>
            <w:rFonts w:ascii="Calibri" w:hAnsi="Calibri" w:cs="Calibri"/>
          </w:rPr>
          <w:t>–</w:t>
        </w:r>
      </w:ins>
      <w:ins w:id="22" w:author="Joana Rodrigues Ribeiro" w:date="2025-10-08T20:43:00Z" w16du:dateUtc="2025-10-08T18:43:00Z">
        <w:r w:rsidR="007E6F28">
          <w:rPr>
            <w:rFonts w:ascii="Calibri" w:hAnsi="Calibri" w:cs="Calibri"/>
          </w:rPr>
          <w:t xml:space="preserve"> publ</w:t>
        </w:r>
      </w:ins>
      <w:ins w:id="23" w:author="Joana Rodrigues Ribeiro" w:date="2025-10-08T20:44:00Z" w16du:dateUtc="2025-10-08T18:44:00Z">
        <w:r w:rsidR="007E6F28">
          <w:rPr>
            <w:rFonts w:ascii="Calibri" w:hAnsi="Calibri" w:cs="Calibri"/>
          </w:rPr>
          <w:t>ished (n=</w:t>
        </w:r>
      </w:ins>
      <w:ins w:id="24" w:author="Joana Rodrigues Ribeiro" w:date="2025-10-08T21:17:00Z" w16du:dateUtc="2025-10-08T19:17:00Z">
        <w:r w:rsidR="00B91A2A">
          <w:rPr>
            <w:rFonts w:ascii="Calibri" w:hAnsi="Calibri" w:cs="Calibri"/>
          </w:rPr>
          <w:t>3</w:t>
        </w:r>
      </w:ins>
      <w:ins w:id="25" w:author="Joana Rodrigues Ribeiro" w:date="2025-10-10T17:01:00Z" w16du:dateUtc="2025-10-10T15:01:00Z">
        <w:r w:rsidR="00F7110F">
          <w:rPr>
            <w:rFonts w:ascii="Calibri" w:hAnsi="Calibri" w:cs="Calibri"/>
          </w:rPr>
          <w:t>3</w:t>
        </w:r>
      </w:ins>
      <w:ins w:id="26" w:author="Joana Rodrigues Ribeiro" w:date="2025-10-08T21:17:00Z" w16du:dateUtc="2025-10-08T19:17:00Z">
        <w:r w:rsidR="00B91A2A">
          <w:rPr>
            <w:rFonts w:ascii="Calibri" w:hAnsi="Calibri" w:cs="Calibri"/>
          </w:rPr>
          <w:t xml:space="preserve">) or unpublished (n=9) – </w:t>
        </w:r>
      </w:ins>
      <w:del w:id="27" w:author="Joana Rodrigues Ribeiro" w:date="2025-10-08T20:43:00Z" w16du:dateUtc="2025-10-08T18:43:00Z">
        <w:r w:rsidR="00703310" w:rsidDel="007E6F28">
          <w:rPr>
            <w:rFonts w:ascii="Calibri" w:hAnsi="Calibri" w:cs="Calibri"/>
          </w:rPr>
          <w:delText xml:space="preserve"> </w:delText>
        </w:r>
      </w:del>
      <w:ins w:id="28" w:author="Joana Rodrigues Ribeiro" w:date="2025-10-08T20:41:00Z" w16du:dateUtc="2025-10-08T18:41:00Z">
        <w:r w:rsidR="007E6F28">
          <w:rPr>
            <w:rFonts w:ascii="Calibri" w:hAnsi="Calibri" w:cs="Calibri"/>
          </w:rPr>
          <w:t xml:space="preserve">or </w:t>
        </w:r>
      </w:ins>
      <w:ins w:id="29" w:author="Joana Rodrigues Ribeiro" w:date="2025-10-08T20:43:00Z" w16du:dateUtc="2025-10-08T18:43:00Z">
        <w:r w:rsidR="007E6F28">
          <w:rPr>
            <w:rFonts w:ascii="Calibri" w:hAnsi="Calibri" w:cs="Calibri"/>
          </w:rPr>
          <w:t>a registered</w:t>
        </w:r>
      </w:ins>
      <w:ins w:id="30" w:author="Joana Rodrigues Ribeiro" w:date="2025-10-08T21:16:00Z" w16du:dateUtc="2025-10-08T19:16:00Z">
        <w:r w:rsidR="00B91A2A">
          <w:rPr>
            <w:rFonts w:ascii="Calibri" w:hAnsi="Calibri" w:cs="Calibri"/>
          </w:rPr>
          <w:t xml:space="preserve"> (n=</w:t>
        </w:r>
      </w:ins>
      <w:ins w:id="31" w:author="Joana Rodrigues Ribeiro" w:date="2025-10-10T17:01:00Z" w16du:dateUtc="2025-10-10T15:01:00Z">
        <w:r w:rsidR="00F7110F">
          <w:rPr>
            <w:rFonts w:ascii="Calibri" w:hAnsi="Calibri" w:cs="Calibri"/>
          </w:rPr>
          <w:t>47</w:t>
        </w:r>
      </w:ins>
      <w:ins w:id="32" w:author="Joana Rodrigues Ribeiro" w:date="2025-10-08T21:16:00Z" w16du:dateUtc="2025-10-08T19:16:00Z">
        <w:r w:rsidR="00B91A2A">
          <w:rPr>
            <w:rFonts w:ascii="Calibri" w:hAnsi="Calibri" w:cs="Calibri"/>
          </w:rPr>
          <w:t>)</w:t>
        </w:r>
      </w:ins>
      <w:ins w:id="33" w:author="Joana Rodrigues Ribeiro" w:date="2025-10-08T20:43:00Z" w16du:dateUtc="2025-10-08T18:43:00Z">
        <w:r w:rsidR="007E6F28">
          <w:rPr>
            <w:rFonts w:ascii="Calibri" w:hAnsi="Calibri" w:cs="Calibri"/>
          </w:rPr>
          <w:t xml:space="preserve"> record</w:t>
        </w:r>
      </w:ins>
      <w:ins w:id="34" w:author="Joana Rodrigues Ribeiro" w:date="2025-10-08T20:41:00Z" w16du:dateUtc="2025-10-08T18:41:00Z">
        <w:r w:rsidR="007E6F28">
          <w:rPr>
            <w:rFonts w:ascii="Calibri" w:hAnsi="Calibri" w:cs="Calibri"/>
          </w:rPr>
          <w:t xml:space="preserve"> </w:t>
        </w:r>
      </w:ins>
      <w:r w:rsidR="00703310">
        <w:rPr>
          <w:rFonts w:ascii="Calibri" w:hAnsi="Calibri" w:cs="Calibri"/>
        </w:rPr>
        <w:t>available</w:t>
      </w:r>
      <w:r w:rsidR="00E53D2C" w:rsidRPr="00E53D2C">
        <w:rPr>
          <w:rFonts w:ascii="Calibri" w:hAnsi="Calibri" w:cs="Calibri"/>
        </w:rPr>
        <w:t xml:space="preserve">. </w:t>
      </w:r>
      <w:del w:id="35" w:author="Joana Rodrigues Ribeiro" w:date="2025-10-08T21:54:00Z" w16du:dateUtc="2025-10-08T19:54:00Z">
        <w:r w:rsidR="00E53D2C" w:rsidRPr="00E53D2C" w:rsidDel="007505FC">
          <w:rPr>
            <w:rFonts w:ascii="Calibri" w:hAnsi="Calibri" w:cs="Calibri"/>
          </w:rPr>
          <w:delText xml:space="preserve">In </w:delText>
        </w:r>
      </w:del>
      <w:del w:id="36" w:author="Joana Rodrigues Ribeiro" w:date="2025-10-08T21:27:00Z" w16du:dateUtc="2025-10-08T19:27:00Z">
        <w:r w:rsidR="00E53D2C" w:rsidRPr="00E53D2C" w:rsidDel="002F0C57">
          <w:rPr>
            <w:rFonts w:ascii="Calibri" w:hAnsi="Calibri" w:cs="Calibri"/>
          </w:rPr>
          <w:delText>protocols</w:delText>
        </w:r>
      </w:del>
      <w:del w:id="37" w:author="Joana Rodrigues Ribeiro" w:date="2025-10-08T21:54:00Z" w16du:dateUtc="2025-10-08T19:54:00Z">
        <w:r w:rsidR="00E53D2C" w:rsidRPr="00E53D2C" w:rsidDel="007505FC">
          <w:rPr>
            <w:rFonts w:ascii="Calibri" w:hAnsi="Calibri" w:cs="Calibri"/>
          </w:rPr>
          <w:delText>, the CCI® was defined as a primary endpoint in 16.</w:delText>
        </w:r>
      </w:del>
      <w:del w:id="38" w:author="Joana Rodrigues Ribeiro" w:date="2025-10-08T21:18:00Z" w16du:dateUtc="2025-10-08T19:18:00Z">
        <w:r w:rsidR="00E53D2C" w:rsidRPr="00E53D2C" w:rsidDel="007A2070">
          <w:rPr>
            <w:rFonts w:ascii="Calibri" w:hAnsi="Calibri" w:cs="Calibri"/>
          </w:rPr>
          <w:delText>3</w:delText>
        </w:r>
      </w:del>
      <w:del w:id="39" w:author="Joana Rodrigues Ribeiro" w:date="2025-10-08T21:54:00Z" w16du:dateUtc="2025-10-08T19:54:00Z">
        <w:r w:rsidR="00E53D2C" w:rsidRPr="00E53D2C" w:rsidDel="007505FC">
          <w:rPr>
            <w:rFonts w:ascii="Calibri" w:hAnsi="Calibri" w:cs="Calibri"/>
          </w:rPr>
          <w:delText>% (15/9</w:delText>
        </w:r>
      </w:del>
      <w:del w:id="40" w:author="Joana Rodrigues Ribeiro" w:date="2025-10-08T21:18:00Z" w16du:dateUtc="2025-10-08T19:18:00Z">
        <w:r w:rsidR="00E53D2C" w:rsidRPr="00E53D2C" w:rsidDel="007A2070">
          <w:rPr>
            <w:rFonts w:ascii="Calibri" w:hAnsi="Calibri" w:cs="Calibri"/>
          </w:rPr>
          <w:delText>2</w:delText>
        </w:r>
      </w:del>
      <w:del w:id="41" w:author="Joana Rodrigues Ribeiro" w:date="2025-10-08T21:54:00Z" w16du:dateUtc="2025-10-08T19:54:00Z">
        <w:r w:rsidR="00E53D2C" w:rsidRPr="00E53D2C" w:rsidDel="007505FC">
          <w:rPr>
            <w:rFonts w:ascii="Calibri" w:hAnsi="Calibri" w:cs="Calibri"/>
          </w:rPr>
          <w:delText>) and as a non-primary endpoint in 3</w:delText>
        </w:r>
      </w:del>
      <w:del w:id="42" w:author="Joana Rodrigues Ribeiro" w:date="2025-10-08T21:19:00Z" w16du:dateUtc="2025-10-08T19:19:00Z">
        <w:r w:rsidR="00E53D2C" w:rsidRPr="00E53D2C" w:rsidDel="007A2070">
          <w:rPr>
            <w:rFonts w:ascii="Calibri" w:hAnsi="Calibri" w:cs="Calibri"/>
          </w:rPr>
          <w:delText>2.6</w:delText>
        </w:r>
      </w:del>
      <w:del w:id="43" w:author="Joana Rodrigues Ribeiro" w:date="2025-10-08T21:54:00Z" w16du:dateUtc="2025-10-08T19:54:00Z">
        <w:r w:rsidR="00E53D2C" w:rsidRPr="00E53D2C" w:rsidDel="007505FC">
          <w:rPr>
            <w:rFonts w:ascii="Calibri" w:hAnsi="Calibri" w:cs="Calibri"/>
          </w:rPr>
          <w:delText>% (</w:delText>
        </w:r>
      </w:del>
      <w:del w:id="44" w:author="Joana Rodrigues Ribeiro" w:date="2025-10-08T21:19:00Z" w16du:dateUtc="2025-10-08T19:19:00Z">
        <w:r w:rsidR="00E53D2C" w:rsidRPr="00E53D2C" w:rsidDel="007A2070">
          <w:rPr>
            <w:rFonts w:ascii="Calibri" w:hAnsi="Calibri" w:cs="Calibri"/>
          </w:rPr>
          <w:delText>30</w:delText>
        </w:r>
      </w:del>
      <w:del w:id="45" w:author="Joana Rodrigues Ribeiro" w:date="2025-10-08T21:54:00Z" w16du:dateUtc="2025-10-08T19:54:00Z">
        <w:r w:rsidR="00E53D2C" w:rsidRPr="00E53D2C" w:rsidDel="007505FC">
          <w:rPr>
            <w:rFonts w:ascii="Calibri" w:hAnsi="Calibri" w:cs="Calibri"/>
          </w:rPr>
          <w:delText>/9</w:delText>
        </w:r>
      </w:del>
      <w:del w:id="46" w:author="Joana Rodrigues Ribeiro" w:date="2025-10-08T21:19:00Z" w16du:dateUtc="2025-10-08T19:19:00Z">
        <w:r w:rsidR="00E53D2C" w:rsidRPr="00E53D2C" w:rsidDel="007A2070">
          <w:rPr>
            <w:rFonts w:ascii="Calibri" w:hAnsi="Calibri" w:cs="Calibri"/>
          </w:rPr>
          <w:delText>2</w:delText>
        </w:r>
      </w:del>
      <w:del w:id="47" w:author="Joana Rodrigues Ribeiro" w:date="2025-10-08T21:54:00Z" w16du:dateUtc="2025-10-08T19:54:00Z">
        <w:r w:rsidR="00E53D2C" w:rsidRPr="00E53D2C" w:rsidDel="007505FC">
          <w:rPr>
            <w:rFonts w:ascii="Calibri" w:hAnsi="Calibri" w:cs="Calibri"/>
          </w:rPr>
          <w:delText xml:space="preserve">). </w:delText>
        </w:r>
      </w:del>
      <w:del w:id="48" w:author="Joana Rodrigues Ribeiro" w:date="2025-10-08T21:55:00Z" w16du:dateUtc="2025-10-08T19:55:00Z">
        <w:r w:rsidR="00E53D2C" w:rsidRPr="00E53D2C" w:rsidDel="007505FC">
          <w:rPr>
            <w:rFonts w:ascii="Calibri" w:hAnsi="Calibri" w:cs="Calibri"/>
          </w:rPr>
          <w:delText xml:space="preserve">In </w:delText>
        </w:r>
      </w:del>
      <w:del w:id="49" w:author="Joana Rodrigues Ribeiro" w:date="2025-10-08T21:54:00Z" w16du:dateUtc="2025-10-08T19:54:00Z">
        <w:r w:rsidR="00E53D2C" w:rsidRPr="00E53D2C" w:rsidDel="007505FC">
          <w:rPr>
            <w:rFonts w:ascii="Calibri" w:hAnsi="Calibri" w:cs="Calibri"/>
          </w:rPr>
          <w:delText xml:space="preserve">the corresponding </w:delText>
        </w:r>
      </w:del>
      <w:del w:id="50" w:author="Joana Rodrigues Ribeiro" w:date="2025-10-08T21:27:00Z" w16du:dateUtc="2025-10-08T19:27:00Z">
        <w:r w:rsidR="00E53D2C" w:rsidRPr="00E53D2C" w:rsidDel="002F0C57">
          <w:rPr>
            <w:rFonts w:ascii="Calibri" w:hAnsi="Calibri" w:cs="Calibri"/>
          </w:rPr>
          <w:delText>publications</w:delText>
        </w:r>
      </w:del>
      <w:ins w:id="51" w:author="Joana Rodrigues Ribeiro" w:date="2025-10-08T21:57:00Z" w16du:dateUtc="2025-10-08T19:57:00Z">
        <w:r w:rsidR="007505FC">
          <w:rPr>
            <w:rFonts w:ascii="Calibri" w:hAnsi="Calibri" w:cs="Calibri"/>
          </w:rPr>
          <w:t>T</w:t>
        </w:r>
      </w:ins>
      <w:ins w:id="52" w:author="Joana Rodrigues Ribeiro" w:date="2025-10-08T21:56:00Z" w16du:dateUtc="2025-10-08T19:56:00Z">
        <w:r w:rsidR="007505FC" w:rsidRPr="00E53D2C">
          <w:rPr>
            <w:rFonts w:ascii="Calibri" w:hAnsi="Calibri" w:cs="Calibri"/>
          </w:rPr>
          <w:t xml:space="preserve">he CCI® </w:t>
        </w:r>
      </w:ins>
      <w:ins w:id="53" w:author="Joana Rodrigues Ribeiro" w:date="2025-10-08T21:57:00Z" w16du:dateUtc="2025-10-08T19:57:00Z">
        <w:r w:rsidR="007505FC">
          <w:rPr>
            <w:rFonts w:ascii="Calibri" w:hAnsi="Calibri" w:cs="Calibri"/>
          </w:rPr>
          <w:t xml:space="preserve">was defined </w:t>
        </w:r>
      </w:ins>
      <w:ins w:id="54" w:author="Joana Rodrigues Ribeiro" w:date="2025-10-08T21:56:00Z" w16du:dateUtc="2025-10-08T19:56:00Z">
        <w:r w:rsidR="007505FC" w:rsidRPr="00E53D2C">
          <w:rPr>
            <w:rFonts w:ascii="Calibri" w:hAnsi="Calibri" w:cs="Calibri"/>
          </w:rPr>
          <w:t xml:space="preserve">as a primary endpoint in </w:t>
        </w:r>
      </w:ins>
      <w:ins w:id="55" w:author="Joana Rodrigues Ribeiro" w:date="2025-10-08T21:59:00Z" w16du:dateUtc="2025-10-08T19:59:00Z">
        <w:r w:rsidR="007505FC" w:rsidRPr="00E53D2C">
          <w:rPr>
            <w:rFonts w:ascii="Calibri" w:hAnsi="Calibri" w:cs="Calibri"/>
          </w:rPr>
          <w:t>% (/</w:t>
        </w:r>
      </w:ins>
      <w:ins w:id="56" w:author="Joana Rodrigues Ribeiro" w:date="2025-10-10T17:01:00Z" w16du:dateUtc="2025-10-10T15:01:00Z">
        <w:r w:rsidR="00F7110F">
          <w:rPr>
            <w:rFonts w:ascii="Calibri" w:hAnsi="Calibri" w:cs="Calibri"/>
          </w:rPr>
          <w:t>89</w:t>
        </w:r>
      </w:ins>
      <w:ins w:id="57" w:author="Joana Rodrigues Ribeiro" w:date="2025-10-08T21:59:00Z" w16du:dateUtc="2025-10-08T19:59:00Z">
        <w:r w:rsidR="007505FC" w:rsidRPr="00E53D2C">
          <w:rPr>
            <w:rFonts w:ascii="Calibri" w:hAnsi="Calibri" w:cs="Calibri"/>
          </w:rPr>
          <w:t xml:space="preserve">) </w:t>
        </w:r>
      </w:ins>
      <w:ins w:id="58" w:author="Joana Rodrigues Ribeiro" w:date="2025-10-08T21:57:00Z" w16du:dateUtc="2025-10-08T19:57:00Z">
        <w:r w:rsidR="007505FC">
          <w:rPr>
            <w:rFonts w:ascii="Calibri" w:hAnsi="Calibri" w:cs="Calibri"/>
          </w:rPr>
          <w:t>of published RCTs</w:t>
        </w:r>
      </w:ins>
      <w:ins w:id="59" w:author="Joana Rodrigues Ribeiro" w:date="2025-10-08T21:56:00Z" w16du:dateUtc="2025-10-08T19:56:00Z">
        <w:r w:rsidR="007505FC" w:rsidRPr="00E53D2C">
          <w:rPr>
            <w:rFonts w:ascii="Calibri" w:hAnsi="Calibri" w:cs="Calibri"/>
          </w:rPr>
          <w:t xml:space="preserve"> and as a non-primary endpoint in</w:t>
        </w:r>
      </w:ins>
      <w:ins w:id="60" w:author="Joana Rodrigues Ribeiro" w:date="2025-10-08T22:00:00Z" w16du:dateUtc="2025-10-08T20:00:00Z">
        <w:r w:rsidR="007505FC">
          <w:rPr>
            <w:rFonts w:ascii="Calibri" w:hAnsi="Calibri" w:cs="Calibri"/>
          </w:rPr>
          <w:t xml:space="preserve"> </w:t>
        </w:r>
      </w:ins>
      <w:ins w:id="61" w:author="Joana Rodrigues Ribeiro" w:date="2025-10-08T22:01:00Z" w16du:dateUtc="2025-10-08T20:01:00Z">
        <w:r w:rsidR="007505FC" w:rsidRPr="007505FC">
          <w:rPr>
            <w:rFonts w:ascii="Calibri" w:hAnsi="Calibri" w:cs="Calibri"/>
          </w:rPr>
          <w:t>% (/</w:t>
        </w:r>
      </w:ins>
      <w:ins w:id="62" w:author="Joana Rodrigues Ribeiro" w:date="2025-10-10T17:01:00Z" w16du:dateUtc="2025-10-10T15:01:00Z">
        <w:r w:rsidR="00F7110F">
          <w:rPr>
            <w:rFonts w:ascii="Calibri" w:hAnsi="Calibri" w:cs="Calibri"/>
          </w:rPr>
          <w:t>89</w:t>
        </w:r>
      </w:ins>
      <w:ins w:id="63" w:author="Joana Rodrigues Ribeiro" w:date="2025-10-08T22:01:00Z" w16du:dateUtc="2025-10-08T20:01:00Z">
        <w:r w:rsidR="007505FC" w:rsidRPr="007505FC">
          <w:rPr>
            <w:rFonts w:ascii="Calibri" w:hAnsi="Calibri" w:cs="Calibri"/>
          </w:rPr>
          <w:t>)</w:t>
        </w:r>
      </w:ins>
      <w:ins w:id="64" w:author="Joana Rodrigues Ribeiro" w:date="2025-10-08T22:00:00Z" w16du:dateUtc="2025-10-08T20:00:00Z">
        <w:r w:rsidR="007505FC">
          <w:rPr>
            <w:rFonts w:ascii="Calibri" w:hAnsi="Calibri" w:cs="Calibri"/>
          </w:rPr>
          <w:t xml:space="preserve"> of them</w:t>
        </w:r>
      </w:ins>
      <w:ins w:id="65" w:author="Joana Rodrigues Ribeiro" w:date="2025-10-08T21:56:00Z" w16du:dateUtc="2025-10-08T19:56:00Z">
        <w:r w:rsidR="007505FC" w:rsidRPr="00E53D2C">
          <w:rPr>
            <w:rFonts w:ascii="Calibri" w:hAnsi="Calibri" w:cs="Calibri"/>
          </w:rPr>
          <w:t>.</w:t>
        </w:r>
      </w:ins>
      <w:del w:id="66" w:author="Joana Rodrigues Ribeiro" w:date="2025-10-08T21:58:00Z" w16du:dateUtc="2025-10-08T19:58:00Z">
        <w:r w:rsidR="00E53D2C" w:rsidRPr="00E53D2C" w:rsidDel="007505FC">
          <w:rPr>
            <w:rFonts w:ascii="Calibri" w:hAnsi="Calibri" w:cs="Calibri"/>
          </w:rPr>
          <w:delText>,</w:delText>
        </w:r>
      </w:del>
      <w:r w:rsidR="00E53D2C" w:rsidRPr="00E53D2C">
        <w:rPr>
          <w:rFonts w:ascii="Calibri" w:hAnsi="Calibri" w:cs="Calibri"/>
        </w:rPr>
        <w:t xml:space="preserve"> </w:t>
      </w:r>
      <w:ins w:id="67" w:author="Joana Rodrigues Ribeiro" w:date="2025-10-08T21:58:00Z" w16du:dateUtc="2025-10-08T19:58:00Z">
        <w:r w:rsidR="007505FC" w:rsidRPr="00E53D2C">
          <w:rPr>
            <w:rFonts w:ascii="Calibri" w:hAnsi="Calibri" w:cs="Calibri"/>
          </w:rPr>
          <w:t xml:space="preserve">In </w:t>
        </w:r>
        <w:r w:rsidR="007505FC">
          <w:rPr>
            <w:rFonts w:ascii="Calibri" w:hAnsi="Calibri" w:cs="Calibri"/>
          </w:rPr>
          <w:t>their respective pre-trial documentations</w:t>
        </w:r>
      </w:ins>
      <w:ins w:id="68" w:author="Joana Rodrigues Ribeiro" w:date="2025-10-08T21:59:00Z" w16du:dateUtc="2025-10-08T19:59:00Z">
        <w:r w:rsidR="007505FC">
          <w:rPr>
            <w:rFonts w:ascii="Calibri" w:hAnsi="Calibri" w:cs="Calibri"/>
          </w:rPr>
          <w:t>,</w:t>
        </w:r>
      </w:ins>
      <w:ins w:id="69" w:author="Joana Rodrigues Ribeiro" w:date="2025-10-08T21:58:00Z" w16du:dateUtc="2025-10-08T19:58:00Z">
        <w:r w:rsidR="007505FC" w:rsidRPr="00E53D2C" w:rsidDel="007505FC">
          <w:rPr>
            <w:rFonts w:ascii="Calibri" w:hAnsi="Calibri" w:cs="Calibri"/>
          </w:rPr>
          <w:t xml:space="preserve"> </w:t>
        </w:r>
      </w:ins>
      <w:ins w:id="70" w:author="Joana Rodrigues Ribeiro" w:date="2025-10-08T21:59:00Z" w16du:dateUtc="2025-10-08T19:59:00Z">
        <w:r w:rsidR="007505FC">
          <w:rPr>
            <w:rFonts w:ascii="Calibri" w:hAnsi="Calibri" w:cs="Calibri"/>
          </w:rPr>
          <w:t>t</w:t>
        </w:r>
      </w:ins>
      <w:del w:id="71" w:author="Joana Rodrigues Ribeiro" w:date="2025-10-08T21:58:00Z" w16du:dateUtc="2025-10-08T19:58:00Z">
        <w:r w:rsidR="00E53D2C" w:rsidRPr="00E53D2C" w:rsidDel="007505FC">
          <w:rPr>
            <w:rFonts w:ascii="Calibri" w:hAnsi="Calibri" w:cs="Calibri"/>
          </w:rPr>
          <w:delText>t</w:delText>
        </w:r>
      </w:del>
      <w:r w:rsidR="00E53D2C" w:rsidRPr="00E53D2C">
        <w:rPr>
          <w:rFonts w:ascii="Calibri" w:hAnsi="Calibri" w:cs="Calibri"/>
        </w:rPr>
        <w:t xml:space="preserve">hese proportions </w:t>
      </w:r>
      <w:del w:id="72" w:author="Joana Rodrigues Ribeiro" w:date="2025-10-08T22:03:00Z" w16du:dateUtc="2025-10-08T20:03:00Z">
        <w:r w:rsidR="00E53D2C" w:rsidRPr="00E53D2C" w:rsidDel="007505FC">
          <w:rPr>
            <w:rFonts w:ascii="Calibri" w:hAnsi="Calibri" w:cs="Calibri"/>
          </w:rPr>
          <w:delText xml:space="preserve">increased </w:delText>
        </w:r>
      </w:del>
      <w:ins w:id="73" w:author="Joana Rodrigues Ribeiro" w:date="2025-10-08T22:03:00Z" w16du:dateUtc="2025-10-08T20:03:00Z">
        <w:r w:rsidR="007505FC">
          <w:rPr>
            <w:rFonts w:ascii="Calibri" w:hAnsi="Calibri" w:cs="Calibri"/>
          </w:rPr>
          <w:t>only represented</w:t>
        </w:r>
        <w:r w:rsidR="007505FC" w:rsidRPr="00E53D2C">
          <w:rPr>
            <w:rFonts w:ascii="Calibri" w:hAnsi="Calibri" w:cs="Calibri"/>
          </w:rPr>
          <w:t xml:space="preserve"> </w:t>
        </w:r>
      </w:ins>
      <w:ins w:id="74" w:author="Joana Rodrigues Ribeiro" w:date="2025-10-08T22:04:00Z" w16du:dateUtc="2025-10-08T20:04:00Z">
        <w:r w:rsidR="003B6F08" w:rsidRPr="003B6F08">
          <w:rPr>
            <w:rFonts w:ascii="Calibri" w:hAnsi="Calibri" w:cs="Calibri"/>
          </w:rPr>
          <w:t>% (/</w:t>
        </w:r>
      </w:ins>
      <w:ins w:id="75" w:author="Joana Rodrigues Ribeiro" w:date="2025-10-10T17:01:00Z" w16du:dateUtc="2025-10-10T15:01:00Z">
        <w:r w:rsidR="00F7110F">
          <w:rPr>
            <w:rFonts w:ascii="Calibri" w:hAnsi="Calibri" w:cs="Calibri"/>
          </w:rPr>
          <w:t>89</w:t>
        </w:r>
      </w:ins>
      <w:ins w:id="76" w:author="Joana Rodrigues Ribeiro" w:date="2025-10-08T22:04:00Z" w16du:dateUtc="2025-10-08T20:04:00Z">
        <w:r w:rsidR="003B6F08" w:rsidRPr="003B6F08">
          <w:rPr>
            <w:rFonts w:ascii="Calibri" w:hAnsi="Calibri" w:cs="Calibri"/>
          </w:rPr>
          <w:t>)</w:t>
        </w:r>
        <w:r w:rsidR="003B6F08">
          <w:rPr>
            <w:rFonts w:ascii="Calibri" w:hAnsi="Calibri" w:cs="Calibri"/>
          </w:rPr>
          <w:t xml:space="preserve"> </w:t>
        </w:r>
      </w:ins>
      <w:del w:id="77" w:author="Joana Rodrigues Ribeiro" w:date="2025-10-08T22:03:00Z" w16du:dateUtc="2025-10-08T20:03:00Z">
        <w:r w:rsidR="00E53D2C" w:rsidRPr="00E53D2C" w:rsidDel="007505FC">
          <w:rPr>
            <w:rFonts w:ascii="Calibri" w:hAnsi="Calibri" w:cs="Calibri"/>
          </w:rPr>
          <w:delText xml:space="preserve">to </w:delText>
        </w:r>
      </w:del>
      <w:del w:id="78" w:author="Joana Rodrigues Ribeiro" w:date="2025-10-08T22:02:00Z" w16du:dateUtc="2025-10-08T20:02:00Z">
        <w:r w:rsidR="00E53D2C" w:rsidRPr="00E53D2C" w:rsidDel="007505FC">
          <w:rPr>
            <w:rFonts w:ascii="Calibri" w:hAnsi="Calibri" w:cs="Calibri"/>
          </w:rPr>
          <w:delText>1</w:delText>
        </w:r>
      </w:del>
      <w:del w:id="79" w:author="Joana Rodrigues Ribeiro" w:date="2025-10-08T21:30:00Z" w16du:dateUtc="2025-10-08T19:30:00Z">
        <w:r w:rsidR="00E53D2C" w:rsidRPr="00E53D2C" w:rsidDel="002F0C57">
          <w:rPr>
            <w:rFonts w:ascii="Calibri" w:hAnsi="Calibri" w:cs="Calibri"/>
          </w:rPr>
          <w:delText>8.5</w:delText>
        </w:r>
      </w:del>
      <w:del w:id="80" w:author="Joana Rodrigues Ribeiro" w:date="2025-10-08T22:02:00Z" w16du:dateUtc="2025-10-08T20:02:00Z">
        <w:r w:rsidR="00E53D2C" w:rsidRPr="00E53D2C" w:rsidDel="007505FC">
          <w:rPr>
            <w:rFonts w:ascii="Calibri" w:hAnsi="Calibri" w:cs="Calibri"/>
          </w:rPr>
          <w:delText>% (1</w:delText>
        </w:r>
      </w:del>
      <w:del w:id="81" w:author="Joana Rodrigues Ribeiro" w:date="2025-10-08T21:30:00Z" w16du:dateUtc="2025-10-08T19:30:00Z">
        <w:r w:rsidR="00E53D2C" w:rsidRPr="00E53D2C" w:rsidDel="002F0C57">
          <w:rPr>
            <w:rFonts w:ascii="Calibri" w:hAnsi="Calibri" w:cs="Calibri"/>
          </w:rPr>
          <w:delText>7</w:delText>
        </w:r>
      </w:del>
      <w:del w:id="82" w:author="Joana Rodrigues Ribeiro" w:date="2025-10-08T22:02:00Z" w16du:dateUtc="2025-10-08T20:02:00Z">
        <w:r w:rsidR="00E53D2C" w:rsidRPr="00E53D2C" w:rsidDel="007505FC">
          <w:rPr>
            <w:rFonts w:ascii="Calibri" w:hAnsi="Calibri" w:cs="Calibri"/>
          </w:rPr>
          <w:delText>/9</w:delText>
        </w:r>
      </w:del>
      <w:del w:id="83" w:author="Joana Rodrigues Ribeiro" w:date="2025-10-08T21:30:00Z" w16du:dateUtc="2025-10-08T19:30:00Z">
        <w:r w:rsidR="00E53D2C" w:rsidRPr="00E53D2C" w:rsidDel="002F0C57">
          <w:rPr>
            <w:rFonts w:ascii="Calibri" w:hAnsi="Calibri" w:cs="Calibri"/>
          </w:rPr>
          <w:delText>2</w:delText>
        </w:r>
      </w:del>
      <w:del w:id="84" w:author="Joana Rodrigues Ribeiro" w:date="2025-10-08T22:02:00Z" w16du:dateUtc="2025-10-08T20:02:00Z">
        <w:r w:rsidR="00E53D2C" w:rsidRPr="00E53D2C" w:rsidDel="007505FC">
          <w:rPr>
            <w:rFonts w:ascii="Calibri" w:hAnsi="Calibri" w:cs="Calibri"/>
          </w:rPr>
          <w:delText>)</w:delText>
        </w:r>
      </w:del>
      <w:del w:id="85" w:author="Joana Rodrigues Ribeiro" w:date="2025-10-08T22:03:00Z" w16du:dateUtc="2025-10-08T20:03:00Z">
        <w:r w:rsidR="00E53D2C" w:rsidRPr="00E53D2C" w:rsidDel="007505FC">
          <w:rPr>
            <w:rFonts w:ascii="Calibri" w:hAnsi="Calibri" w:cs="Calibri"/>
          </w:rPr>
          <w:delText xml:space="preserve"> </w:delText>
        </w:r>
      </w:del>
      <w:r w:rsidR="00E53D2C" w:rsidRPr="00E53D2C">
        <w:rPr>
          <w:rFonts w:ascii="Calibri" w:hAnsi="Calibri" w:cs="Calibri"/>
        </w:rPr>
        <w:t xml:space="preserve">and </w:t>
      </w:r>
      <w:del w:id="86" w:author="Joana Rodrigues Ribeiro" w:date="2025-10-08T21:30:00Z" w16du:dateUtc="2025-10-08T19:30:00Z">
        <w:r w:rsidR="00E53D2C" w:rsidRPr="00E53D2C" w:rsidDel="002F0C57">
          <w:rPr>
            <w:rFonts w:ascii="Calibri" w:hAnsi="Calibri" w:cs="Calibri"/>
          </w:rPr>
          <w:delText>78.3</w:delText>
        </w:r>
      </w:del>
      <w:ins w:id="87" w:author="Joana Rodrigues Ribeiro" w:date="2025-10-08T22:01:00Z" w16du:dateUtc="2025-10-08T20:01:00Z">
        <w:r w:rsidR="007505FC" w:rsidRPr="00E53D2C">
          <w:rPr>
            <w:rFonts w:ascii="Calibri" w:hAnsi="Calibri" w:cs="Calibri"/>
          </w:rPr>
          <w:t xml:space="preserve">% </w:t>
        </w:r>
        <w:r w:rsidR="007505FC">
          <w:rPr>
            <w:rFonts w:ascii="Calibri" w:hAnsi="Calibri" w:cs="Calibri"/>
          </w:rPr>
          <w:t xml:space="preserve">of them </w:t>
        </w:r>
        <w:r w:rsidR="007505FC" w:rsidRPr="00E53D2C">
          <w:rPr>
            <w:rFonts w:ascii="Calibri" w:hAnsi="Calibri" w:cs="Calibri"/>
          </w:rPr>
          <w:t>(/</w:t>
        </w:r>
      </w:ins>
      <w:ins w:id="88" w:author="Joana Rodrigues Ribeiro" w:date="2025-10-10T17:02:00Z" w16du:dateUtc="2025-10-10T15:02:00Z">
        <w:r w:rsidR="00F7110F">
          <w:rPr>
            <w:rFonts w:ascii="Calibri" w:hAnsi="Calibri" w:cs="Calibri"/>
          </w:rPr>
          <w:t>89</w:t>
        </w:r>
      </w:ins>
      <w:ins w:id="89" w:author="Joana Rodrigues Ribeiro" w:date="2025-10-08T22:01:00Z" w16du:dateUtc="2025-10-08T20:01:00Z">
        <w:r w:rsidR="007505FC" w:rsidRPr="00E53D2C">
          <w:rPr>
            <w:rFonts w:ascii="Calibri" w:hAnsi="Calibri" w:cs="Calibri"/>
          </w:rPr>
          <w:t>)</w:t>
        </w:r>
      </w:ins>
      <w:ins w:id="90" w:author="Joana Rodrigues Ribeiro" w:date="2025-10-08T22:05:00Z" w16du:dateUtc="2025-10-08T20:05:00Z">
        <w:r w:rsidR="003B6F08">
          <w:rPr>
            <w:rFonts w:ascii="Calibri" w:hAnsi="Calibri" w:cs="Calibri"/>
          </w:rPr>
          <w:t xml:space="preserve">, </w:t>
        </w:r>
      </w:ins>
      <w:del w:id="91" w:author="Joana Rodrigues Ribeiro" w:date="2025-10-08T22:01:00Z" w16du:dateUtc="2025-10-08T20:01:00Z">
        <w:r w:rsidR="00E53D2C" w:rsidRPr="00E53D2C" w:rsidDel="007505FC">
          <w:rPr>
            <w:rFonts w:ascii="Calibri" w:hAnsi="Calibri" w:cs="Calibri"/>
          </w:rPr>
          <w:delText>% (7</w:delText>
        </w:r>
      </w:del>
      <w:del w:id="92" w:author="Joana Rodrigues Ribeiro" w:date="2025-10-08T21:30:00Z" w16du:dateUtc="2025-10-08T19:30:00Z">
        <w:r w:rsidR="00E53D2C" w:rsidRPr="00E53D2C" w:rsidDel="002F0C57">
          <w:rPr>
            <w:rFonts w:ascii="Calibri" w:hAnsi="Calibri" w:cs="Calibri"/>
          </w:rPr>
          <w:delText>2</w:delText>
        </w:r>
      </w:del>
      <w:del w:id="93" w:author="Joana Rodrigues Ribeiro" w:date="2025-10-08T22:01:00Z" w16du:dateUtc="2025-10-08T20:01:00Z">
        <w:r w:rsidR="00E53D2C" w:rsidRPr="00E53D2C" w:rsidDel="007505FC">
          <w:rPr>
            <w:rFonts w:ascii="Calibri" w:hAnsi="Calibri" w:cs="Calibri"/>
          </w:rPr>
          <w:delText>/9</w:delText>
        </w:r>
      </w:del>
      <w:del w:id="94" w:author="Joana Rodrigues Ribeiro" w:date="2025-10-08T21:30:00Z" w16du:dateUtc="2025-10-08T19:30:00Z">
        <w:r w:rsidR="00E53D2C" w:rsidRPr="00E53D2C" w:rsidDel="002F0C57">
          <w:rPr>
            <w:rFonts w:ascii="Calibri" w:hAnsi="Calibri" w:cs="Calibri"/>
          </w:rPr>
          <w:delText>2</w:delText>
        </w:r>
      </w:del>
      <w:del w:id="95" w:author="Joana Rodrigues Ribeiro" w:date="2025-10-08T22:01:00Z" w16du:dateUtc="2025-10-08T20:01:00Z">
        <w:r w:rsidR="00E53D2C" w:rsidRPr="00E53D2C" w:rsidDel="007505FC">
          <w:rPr>
            <w:rFonts w:ascii="Calibri" w:hAnsi="Calibri" w:cs="Calibri"/>
          </w:rPr>
          <w:delText xml:space="preserve">), </w:delText>
        </w:r>
      </w:del>
      <w:r w:rsidR="00E53D2C" w:rsidRPr="00E53D2C">
        <w:rPr>
          <w:rFonts w:ascii="Calibri" w:hAnsi="Calibri" w:cs="Calibri"/>
        </w:rPr>
        <w:t xml:space="preserve">respectively, while </w:t>
      </w:r>
      <w:del w:id="96" w:author="Joana Rodrigues Ribeiro" w:date="2025-10-08T22:05:00Z" w16du:dateUtc="2025-10-08T20:05:00Z">
        <w:r w:rsidR="00E53D2C" w:rsidRPr="00E53D2C" w:rsidDel="003B6F08">
          <w:rPr>
            <w:rFonts w:ascii="Calibri" w:hAnsi="Calibri" w:cs="Calibri"/>
          </w:rPr>
          <w:delText>only 3.3% (3/92)</w:delText>
        </w:r>
      </w:del>
      <w:ins w:id="97" w:author="Joana Rodrigues Ribeiro" w:date="2025-10-08T22:06:00Z" w16du:dateUtc="2025-10-08T20:06:00Z">
        <w:r w:rsidR="003B6F08">
          <w:rPr>
            <w:rFonts w:ascii="Calibri" w:hAnsi="Calibri" w:cs="Calibri"/>
          </w:rPr>
          <w:t>the majority</w:t>
        </w:r>
      </w:ins>
      <w:r w:rsidR="00E53D2C" w:rsidRPr="00E53D2C">
        <w:rPr>
          <w:rFonts w:ascii="Calibri" w:hAnsi="Calibri" w:cs="Calibri"/>
        </w:rPr>
        <w:t xml:space="preserve"> did not report the CCI®</w:t>
      </w:r>
      <w:ins w:id="98" w:author="Joana Rodrigues Ribeiro" w:date="2025-10-08T22:05:00Z" w16du:dateUtc="2025-10-08T20:05:00Z">
        <w:r w:rsidR="003B6F08">
          <w:rPr>
            <w:rFonts w:ascii="Calibri" w:hAnsi="Calibri" w:cs="Calibri"/>
          </w:rPr>
          <w:t xml:space="preserve"> </w:t>
        </w:r>
      </w:ins>
      <w:ins w:id="99" w:author="Joana Rodrigues Ribeiro" w:date="2025-10-10T17:02:00Z" w16du:dateUtc="2025-10-10T15:02:00Z">
        <w:r w:rsidR="00F7110F">
          <w:rPr>
            <w:rFonts w:ascii="Calibri" w:hAnsi="Calibri" w:cs="Calibri"/>
          </w:rPr>
          <w:t>(</w:t>
        </w:r>
      </w:ins>
      <w:ins w:id="100" w:author="Joana Rodrigues Ribeiro" w:date="2025-10-08T22:05:00Z" w16du:dateUtc="2025-10-08T20:05:00Z">
        <w:r w:rsidR="003B6F08" w:rsidRPr="003B6F08">
          <w:rPr>
            <w:rFonts w:ascii="Calibri" w:hAnsi="Calibri" w:cs="Calibri"/>
          </w:rPr>
          <w:t>%</w:t>
        </w:r>
      </w:ins>
      <w:ins w:id="101" w:author="Joana Rodrigues Ribeiro" w:date="2025-10-08T22:06:00Z" w16du:dateUtc="2025-10-08T20:06:00Z">
        <w:r w:rsidR="003B6F08">
          <w:rPr>
            <w:rFonts w:ascii="Calibri" w:hAnsi="Calibri" w:cs="Calibri"/>
          </w:rPr>
          <w:t xml:space="preserve"> =</w:t>
        </w:r>
      </w:ins>
      <w:ins w:id="102" w:author="Joana Rodrigues Ribeiro" w:date="2025-10-08T22:05:00Z" w16du:dateUtc="2025-10-08T20:05:00Z">
        <w:r w:rsidR="003B6F08" w:rsidRPr="003B6F08">
          <w:rPr>
            <w:rFonts w:ascii="Calibri" w:hAnsi="Calibri" w:cs="Calibri"/>
          </w:rPr>
          <w:t>/</w:t>
        </w:r>
      </w:ins>
      <w:ins w:id="103" w:author="Joana Rodrigues Ribeiro" w:date="2025-10-10T17:02:00Z" w16du:dateUtc="2025-10-10T15:02:00Z">
        <w:r w:rsidR="00F7110F">
          <w:rPr>
            <w:rFonts w:ascii="Calibri" w:hAnsi="Calibri" w:cs="Calibri"/>
          </w:rPr>
          <w:t>89</w:t>
        </w:r>
      </w:ins>
      <w:ins w:id="104" w:author="Joana Rodrigues Ribeiro" w:date="2025-10-08T22:05:00Z" w16du:dateUtc="2025-10-08T20:05:00Z">
        <w:r w:rsidR="003B6F08" w:rsidRPr="003B6F08">
          <w:rPr>
            <w:rFonts w:ascii="Calibri" w:hAnsi="Calibri" w:cs="Calibri"/>
          </w:rPr>
          <w:t>)</w:t>
        </w:r>
      </w:ins>
      <w:r w:rsidR="00E53D2C" w:rsidRPr="00E53D2C">
        <w:rPr>
          <w:rFonts w:ascii="Calibri" w:hAnsi="Calibri" w:cs="Calibri"/>
        </w:rPr>
        <w:t xml:space="preserve">. Overall concordance between protocols and publications was limited. </w:t>
      </w:r>
      <w:ins w:id="105" w:author="Joana Rodrigues Ribeiro" w:date="2025-10-08T22:23:00Z" w16du:dateUtc="2025-10-08T20:23:00Z">
        <w:r w:rsidR="00F36E35">
          <w:rPr>
            <w:rFonts w:ascii="Calibri" w:hAnsi="Calibri" w:cs="Calibri"/>
          </w:rPr>
          <w:t>Among protocol-publication pairs, s</w:t>
        </w:r>
      </w:ins>
      <w:ins w:id="106" w:author="Joana Rodrigues Ribeiro" w:date="2025-10-08T22:10:00Z" w16du:dateUtc="2025-10-08T20:10:00Z">
        <w:r w:rsidR="003B6F08" w:rsidRPr="00E53D2C">
          <w:rPr>
            <w:rFonts w:ascii="Calibri" w:hAnsi="Calibri" w:cs="Calibri"/>
          </w:rPr>
          <w:t>ample size calculations based on the CCI® were reported in % of protocols and % of publications.</w:t>
        </w:r>
      </w:ins>
      <w:ins w:id="107" w:author="Joana Rodrigues Ribeiro" w:date="2025-10-08T22:21:00Z" w16du:dateUtc="2025-10-08T20:21:00Z">
        <w:r w:rsidR="00F36E35">
          <w:rPr>
            <w:rFonts w:ascii="Calibri" w:hAnsi="Calibri" w:cs="Calibri"/>
          </w:rPr>
          <w:t xml:space="preserve"> </w:t>
        </w:r>
      </w:ins>
      <w:ins w:id="108" w:author="Joana Rodrigues Ribeiro" w:date="2025-10-08T22:24:00Z" w16du:dateUtc="2025-10-08T20:24:00Z">
        <w:r w:rsidR="00F36E35">
          <w:rPr>
            <w:rFonts w:ascii="Calibri" w:hAnsi="Calibri" w:cs="Calibri"/>
          </w:rPr>
          <w:t>The</w:t>
        </w:r>
      </w:ins>
      <w:ins w:id="109" w:author="Joana Rodrigues Ribeiro" w:date="2025-10-08T22:23:00Z" w16du:dateUtc="2025-10-08T20:23:00Z">
        <w:r w:rsidR="00F36E35">
          <w:rPr>
            <w:rFonts w:ascii="Calibri" w:hAnsi="Calibri" w:cs="Calibri"/>
          </w:rPr>
          <w:t xml:space="preserve"> </w:t>
        </w:r>
      </w:ins>
      <w:ins w:id="110" w:author="Joana Rodrigues Ribeiro" w:date="2025-10-08T22:21:00Z" w16du:dateUtc="2025-10-08T20:21:00Z">
        <w:r w:rsidR="00F36E35">
          <w:rPr>
            <w:rFonts w:ascii="Calibri" w:hAnsi="Calibri" w:cs="Calibri"/>
          </w:rPr>
          <w:t>non-inferiority trials</w:t>
        </w:r>
      </w:ins>
      <w:ins w:id="111" w:author="Joana Rodrigues Ribeiro" w:date="2025-10-08T22:24:00Z" w16du:dateUtc="2025-10-08T20:24:00Z">
        <w:r w:rsidR="00F36E35">
          <w:rPr>
            <w:rFonts w:ascii="Calibri" w:hAnsi="Calibri" w:cs="Calibri"/>
          </w:rPr>
          <w:t xml:space="preserve"> only</w:t>
        </w:r>
      </w:ins>
      <w:ins w:id="112" w:author="Joana Rodrigues Ribeiro" w:date="2025-10-08T22:21:00Z" w16du:dateUtc="2025-10-08T20:21:00Z">
        <w:r w:rsidR="00F36E35">
          <w:rPr>
            <w:rFonts w:ascii="Calibri" w:hAnsi="Calibri" w:cs="Calibri"/>
          </w:rPr>
          <w:t xml:space="preserve"> </w:t>
        </w:r>
      </w:ins>
      <w:ins w:id="113" w:author="Joana Rodrigues Ribeiro" w:date="2025-10-08T22:24:00Z" w16du:dateUtc="2025-10-08T20:24:00Z">
        <w:r w:rsidR="00F36E35">
          <w:rPr>
            <w:rFonts w:ascii="Calibri" w:hAnsi="Calibri" w:cs="Calibri"/>
          </w:rPr>
          <w:t>defined</w:t>
        </w:r>
      </w:ins>
      <w:ins w:id="114" w:author="Joana Rodrigues Ribeiro" w:date="2025-10-08T22:25:00Z" w16du:dateUtc="2025-10-08T20:25:00Z">
        <w:r w:rsidR="00F36E35">
          <w:rPr>
            <w:rFonts w:ascii="Calibri" w:hAnsi="Calibri" w:cs="Calibri"/>
          </w:rPr>
          <w:t xml:space="preserve"> </w:t>
        </w:r>
        <w:r w:rsidR="002C4FF8">
          <w:rPr>
            <w:rFonts w:ascii="Calibri" w:hAnsi="Calibri" w:cs="Calibri"/>
          </w:rPr>
          <w:t xml:space="preserve">the </w:t>
        </w:r>
      </w:ins>
      <w:ins w:id="115" w:author="Joana Rodrigues Ribeiro" w:date="2025-10-08T22:21:00Z" w16du:dateUtc="2025-10-08T20:21:00Z">
        <w:r w:rsidR="00F36E35">
          <w:rPr>
            <w:rFonts w:ascii="Calibri" w:hAnsi="Calibri" w:cs="Calibri"/>
          </w:rPr>
          <w:t xml:space="preserve">non-inferiority margin </w:t>
        </w:r>
      </w:ins>
      <w:ins w:id="116" w:author="Joana Rodrigues Ribeiro" w:date="2025-10-08T22:22:00Z" w16du:dateUtc="2025-10-08T20:22:00Z">
        <w:r w:rsidR="00F36E35">
          <w:rPr>
            <w:rFonts w:ascii="Calibri" w:hAnsi="Calibri" w:cs="Calibri"/>
          </w:rPr>
          <w:t>in</w:t>
        </w:r>
      </w:ins>
      <w:ins w:id="117" w:author="Joana Rodrigues Ribeiro" w:date="2025-10-08T22:21:00Z" w16du:dateUtc="2025-10-08T20:21:00Z">
        <w:r w:rsidR="00F36E35">
          <w:rPr>
            <w:rFonts w:ascii="Calibri" w:hAnsi="Calibri" w:cs="Calibri"/>
          </w:rPr>
          <w:t xml:space="preserve"> </w:t>
        </w:r>
      </w:ins>
      <w:ins w:id="118" w:author="Joana Rodrigues Ribeiro" w:date="2025-10-08T22:22:00Z" w16du:dateUtc="2025-10-08T20:22:00Z">
        <w:r w:rsidR="00F36E35">
          <w:rPr>
            <w:rFonts w:ascii="Calibri" w:hAnsi="Calibri" w:cs="Calibri"/>
          </w:rPr>
          <w:t>%</w:t>
        </w:r>
      </w:ins>
      <w:ins w:id="119" w:author="Joana Rodrigues Ribeiro" w:date="2025-10-08T22:25:00Z" w16du:dateUtc="2025-10-08T20:25:00Z">
        <w:r w:rsidR="002C4FF8">
          <w:rPr>
            <w:rFonts w:ascii="Calibri" w:hAnsi="Calibri" w:cs="Calibri"/>
          </w:rPr>
          <w:t xml:space="preserve"> (/)</w:t>
        </w:r>
      </w:ins>
      <w:ins w:id="120" w:author="Joana Rodrigues Ribeiro" w:date="2025-10-08T22:22:00Z" w16du:dateUtc="2025-10-08T20:22:00Z">
        <w:r w:rsidR="00F36E35">
          <w:rPr>
            <w:rFonts w:ascii="Calibri" w:hAnsi="Calibri" w:cs="Calibri"/>
          </w:rPr>
          <w:t xml:space="preserve"> of publications and % of protocols</w:t>
        </w:r>
      </w:ins>
      <w:ins w:id="121" w:author="Joana Rodrigues Ribeiro" w:date="2025-10-08T22:25:00Z" w16du:dateUtc="2025-10-08T20:25:00Z">
        <w:r w:rsidR="002C4FF8">
          <w:rPr>
            <w:rFonts w:ascii="Calibri" w:hAnsi="Calibri" w:cs="Calibri"/>
          </w:rPr>
          <w:t>.</w:t>
        </w:r>
      </w:ins>
      <w:ins w:id="122" w:author="Joana Rodrigues Ribeiro" w:date="2025-10-08T22:26:00Z" w16du:dateUtc="2025-10-08T20:26:00Z">
        <w:r w:rsidR="002C4FF8">
          <w:rPr>
            <w:rFonts w:ascii="Calibri" w:hAnsi="Calibri" w:cs="Calibri"/>
          </w:rPr>
          <w:t xml:space="preserve"> Mismatches concerning the </w:t>
        </w:r>
      </w:ins>
      <w:ins w:id="123" w:author="Joana Rodrigues Ribeiro" w:date="2025-10-08T22:27:00Z" w16du:dateUtc="2025-10-08T20:27:00Z">
        <w:r w:rsidR="002C4FF8">
          <w:rPr>
            <w:rFonts w:ascii="Calibri" w:hAnsi="Calibri" w:cs="Calibri"/>
          </w:rPr>
          <w:t>st</w:t>
        </w:r>
      </w:ins>
      <w:ins w:id="124" w:author="Joana Rodrigues Ribeiro" w:date="2025-10-08T22:28:00Z" w16du:dateUtc="2025-10-08T20:28:00Z">
        <w:r w:rsidR="002C4FF8">
          <w:rPr>
            <w:rFonts w:ascii="Calibri" w:hAnsi="Calibri" w:cs="Calibri"/>
          </w:rPr>
          <w:t>atus of</w:t>
        </w:r>
      </w:ins>
      <w:ins w:id="125" w:author="Joana Rodrigues Ribeiro" w:date="2025-10-08T22:27:00Z" w16du:dateUtc="2025-10-08T20:27:00Z">
        <w:r w:rsidR="002C4FF8">
          <w:rPr>
            <w:rFonts w:ascii="Calibri" w:hAnsi="Calibri" w:cs="Calibri"/>
          </w:rPr>
          <w:t xml:space="preserve"> CCI as either </w:t>
        </w:r>
      </w:ins>
      <w:ins w:id="126" w:author="Joana Rodrigues Ribeiro" w:date="2025-10-08T22:28:00Z" w16du:dateUtc="2025-10-08T20:28:00Z">
        <w:r w:rsidR="002C4FF8">
          <w:rPr>
            <w:rFonts w:ascii="Calibri" w:hAnsi="Calibri" w:cs="Calibri"/>
          </w:rPr>
          <w:t xml:space="preserve">a </w:t>
        </w:r>
      </w:ins>
      <w:ins w:id="127" w:author="Joana Rodrigues Ribeiro" w:date="2025-10-08T22:27:00Z" w16du:dateUtc="2025-10-08T20:27:00Z">
        <w:r w:rsidR="002C4FF8">
          <w:rPr>
            <w:rFonts w:ascii="Calibri" w:hAnsi="Calibri" w:cs="Calibri"/>
          </w:rPr>
          <w:t>primary, non-primary or no</w:t>
        </w:r>
      </w:ins>
      <w:ins w:id="128" w:author="Joana Rodrigues Ribeiro" w:date="2025-10-08T22:28:00Z" w16du:dateUtc="2025-10-08T20:28:00Z">
        <w:r w:rsidR="002C4FF8">
          <w:rPr>
            <w:rFonts w:ascii="Calibri" w:hAnsi="Calibri" w:cs="Calibri"/>
          </w:rPr>
          <w:t xml:space="preserve"> endpoint in pr</w:t>
        </w:r>
      </w:ins>
      <w:ins w:id="129" w:author="Joana Rodrigues Ribeiro" w:date="2025-10-08T22:29:00Z" w16du:dateUtc="2025-10-08T20:29:00Z">
        <w:r w:rsidR="002C4FF8">
          <w:rPr>
            <w:rFonts w:ascii="Calibri" w:hAnsi="Calibri" w:cs="Calibri"/>
          </w:rPr>
          <w:t>otocol vs. publication occurred in % (/</w:t>
        </w:r>
      </w:ins>
      <w:ins w:id="130" w:author="Joana Rodrigues Ribeiro" w:date="2025-10-10T17:02:00Z" w16du:dateUtc="2025-10-10T15:02:00Z">
        <w:r w:rsidR="00F7110F">
          <w:rPr>
            <w:rFonts w:ascii="Calibri" w:hAnsi="Calibri" w:cs="Calibri"/>
          </w:rPr>
          <w:t>89</w:t>
        </w:r>
      </w:ins>
      <w:ins w:id="131" w:author="Joana Rodrigues Ribeiro" w:date="2025-10-08T22:29:00Z" w16du:dateUtc="2025-10-08T20:29:00Z">
        <w:r w:rsidR="002C4FF8">
          <w:rPr>
            <w:rFonts w:ascii="Calibri" w:hAnsi="Calibri" w:cs="Calibri"/>
          </w:rPr>
          <w:t>)</w:t>
        </w:r>
      </w:ins>
      <w:ins w:id="132" w:author="Joana Rodrigues Ribeiro" w:date="2025-10-08T22:30:00Z" w16du:dateUtc="2025-10-08T20:30:00Z">
        <w:r w:rsidR="002C4FF8">
          <w:rPr>
            <w:rFonts w:ascii="Calibri" w:hAnsi="Calibri" w:cs="Calibri"/>
          </w:rPr>
          <w:t xml:space="preserve"> of cases, the most frequent </w:t>
        </w:r>
      </w:ins>
      <w:ins w:id="133" w:author="Joana Rodrigues Ribeiro" w:date="2025-10-08T22:31:00Z" w16du:dateUtc="2025-10-08T20:31:00Z">
        <w:r w:rsidR="002C4FF8">
          <w:rPr>
            <w:rFonts w:ascii="Calibri" w:hAnsi="Calibri" w:cs="Calibri"/>
          </w:rPr>
          <w:t xml:space="preserve">(% = </w:t>
        </w:r>
      </w:ins>
      <w:ins w:id="134" w:author="Joana Rodrigues Ribeiro" w:date="2025-10-10T17:02:00Z" w16du:dateUtc="2025-10-10T15:02:00Z">
        <w:r w:rsidR="00F7110F">
          <w:rPr>
            <w:rFonts w:ascii="Calibri" w:hAnsi="Calibri" w:cs="Calibri"/>
          </w:rPr>
          <w:t>/89</w:t>
        </w:r>
      </w:ins>
      <w:ins w:id="135" w:author="Joana Rodrigues Ribeiro" w:date="2025-10-08T22:31:00Z" w16du:dateUtc="2025-10-08T20:31:00Z">
        <w:r w:rsidR="002C4FF8">
          <w:rPr>
            <w:rFonts w:ascii="Calibri" w:hAnsi="Calibri" w:cs="Calibri"/>
          </w:rPr>
          <w:t xml:space="preserve">) </w:t>
        </w:r>
      </w:ins>
      <w:ins w:id="136" w:author="Joana Rodrigues Ribeiro" w:date="2025-10-08T22:30:00Z" w16du:dateUtc="2025-10-08T20:30:00Z">
        <w:r w:rsidR="002C4FF8">
          <w:rPr>
            <w:rFonts w:ascii="Calibri" w:hAnsi="Calibri" w:cs="Calibri"/>
          </w:rPr>
          <w:t>being CCI not reported in the pre-trial documentation and reported as a non-primary endpoint in the publication</w:t>
        </w:r>
      </w:ins>
      <w:ins w:id="137" w:author="Joana Rodrigues Ribeiro" w:date="2025-10-08T22:32:00Z" w16du:dateUtc="2025-10-08T20:32:00Z">
        <w:r w:rsidR="002C4FF8">
          <w:rPr>
            <w:rFonts w:ascii="Calibri" w:hAnsi="Calibri" w:cs="Calibri"/>
          </w:rPr>
          <w:t xml:space="preserve"> (see </w:t>
        </w:r>
        <w:r w:rsidR="002C4FF8">
          <w:rPr>
            <w:rFonts w:ascii="Calibri" w:hAnsi="Calibri" w:cs="Calibri"/>
            <w:b/>
            <w:bCs/>
          </w:rPr>
          <w:t>Table</w:t>
        </w:r>
        <w:r w:rsidR="002C4FF8" w:rsidRPr="002C4FF8">
          <w:rPr>
            <w:rFonts w:ascii="Calibri" w:hAnsi="Calibri" w:cs="Calibri"/>
            <w:b/>
            <w:bCs/>
            <w:rPrChange w:id="138" w:author="Joana Rodrigues Ribeiro" w:date="2025-10-08T22:32:00Z" w16du:dateUtc="2025-10-08T20:32:00Z">
              <w:rPr>
                <w:rFonts w:ascii="Calibri" w:hAnsi="Calibri" w:cs="Calibri"/>
              </w:rPr>
            </w:rPrChange>
          </w:rPr>
          <w:t xml:space="preserve"> 1</w:t>
        </w:r>
        <w:r w:rsidR="002C4FF8">
          <w:rPr>
            <w:rFonts w:ascii="Calibri" w:hAnsi="Calibri" w:cs="Calibri"/>
          </w:rPr>
          <w:t>)</w:t>
        </w:r>
      </w:ins>
      <w:ins w:id="139" w:author="Joana Rodrigues Ribeiro" w:date="2025-10-08T22:31:00Z" w16du:dateUtc="2025-10-08T20:31:00Z">
        <w:r w:rsidR="002C4FF8">
          <w:rPr>
            <w:rFonts w:ascii="Calibri" w:hAnsi="Calibri" w:cs="Calibri"/>
          </w:rPr>
          <w:t>.</w:t>
        </w:r>
      </w:ins>
    </w:p>
    <w:p w14:paraId="4A0504D3" w14:textId="756A3533" w:rsidR="00E53D2C" w:rsidRPr="00E53D2C" w:rsidRDefault="00E53D2C" w:rsidP="00E53D2C">
      <w:pPr>
        <w:spacing w:line="480" w:lineRule="auto"/>
        <w:rPr>
          <w:rFonts w:ascii="Calibri" w:hAnsi="Calibri" w:cs="Calibri"/>
        </w:rPr>
      </w:pPr>
      <w:commentRangeStart w:id="140"/>
      <w:r w:rsidRPr="00E53D2C">
        <w:rPr>
          <w:rFonts w:ascii="Calibri" w:hAnsi="Calibri" w:cs="Calibri"/>
        </w:rPr>
        <w:lastRenderedPageBreak/>
        <w:t xml:space="preserve">Among </w:t>
      </w:r>
      <w:commentRangeEnd w:id="140"/>
      <w:r w:rsidR="003B6F08">
        <w:rPr>
          <w:rStyle w:val="CommentReference"/>
        </w:rPr>
        <w:commentReference w:id="140"/>
      </w:r>
      <w:r w:rsidRPr="00E53D2C">
        <w:rPr>
          <w:rFonts w:ascii="Calibri" w:hAnsi="Calibri" w:cs="Calibri"/>
        </w:rPr>
        <w:t>studies using the CCI® as a primary endpoint</w:t>
      </w:r>
      <w:ins w:id="141" w:author="Joana Rodrigues Ribeiro" w:date="2025-10-08T22:09:00Z" w16du:dateUtc="2025-10-08T20:09:00Z">
        <w:r w:rsidR="003B6F08">
          <w:rPr>
            <w:rFonts w:ascii="Calibri" w:hAnsi="Calibri" w:cs="Calibri"/>
          </w:rPr>
          <w:t xml:space="preserve"> (n=)</w:t>
        </w:r>
      </w:ins>
      <w:r w:rsidRPr="00E53D2C">
        <w:rPr>
          <w:rFonts w:ascii="Calibri" w:hAnsi="Calibri" w:cs="Calibri"/>
        </w:rPr>
        <w:t>, statistically significant differences between groups were infrequent</w:t>
      </w:r>
      <w:ins w:id="142" w:author="Joana Rodrigues Ribeiro" w:date="2025-10-08T22:08:00Z" w16du:dateUtc="2025-10-08T20:08:00Z">
        <w:r w:rsidR="003B6F08">
          <w:rPr>
            <w:rFonts w:ascii="Calibri" w:hAnsi="Calibri" w:cs="Calibri"/>
          </w:rPr>
          <w:t xml:space="preserve"> (%</w:t>
        </w:r>
      </w:ins>
      <w:ins w:id="143" w:author="Joana Rodrigues Ribeiro" w:date="2025-10-08T22:09:00Z" w16du:dateUtc="2025-10-08T20:09:00Z">
        <w:r w:rsidR="003B6F08">
          <w:rPr>
            <w:rFonts w:ascii="Calibri" w:hAnsi="Calibri" w:cs="Calibri"/>
          </w:rPr>
          <w:t xml:space="preserve"> =)</w:t>
        </w:r>
      </w:ins>
      <w:r w:rsidRPr="00E53D2C">
        <w:rPr>
          <w:rFonts w:ascii="Calibri" w:hAnsi="Calibri" w:cs="Calibri"/>
        </w:rPr>
        <w:t xml:space="preserve">, and only </w:t>
      </w:r>
      <w:del w:id="144" w:author="Joana Rodrigues Ribeiro" w:date="2025-10-08T22:09:00Z" w16du:dateUtc="2025-10-08T20:09:00Z">
        <w:r w:rsidRPr="00E53D2C" w:rsidDel="003B6F08">
          <w:rPr>
            <w:rFonts w:ascii="Calibri" w:hAnsi="Calibri" w:cs="Calibri"/>
          </w:rPr>
          <w:delText>a small proportion</w:delText>
        </w:r>
      </w:del>
      <w:ins w:id="145" w:author="Joana Rodrigues Ribeiro" w:date="2025-10-08T22:09:00Z" w16du:dateUtc="2025-10-08T20:09:00Z">
        <w:r w:rsidR="003B6F08">
          <w:rPr>
            <w:rFonts w:ascii="Calibri" w:hAnsi="Calibri" w:cs="Calibri"/>
          </w:rPr>
          <w:t>one publication</w:t>
        </w:r>
      </w:ins>
      <w:r w:rsidRPr="00E53D2C">
        <w:rPr>
          <w:rFonts w:ascii="Calibri" w:hAnsi="Calibri" w:cs="Calibri"/>
        </w:rPr>
        <w:t xml:space="preserve"> demonstrated </w:t>
      </w:r>
      <w:ins w:id="146" w:author="Joana Rodrigues Ribeiro" w:date="2025-10-08T22:09:00Z" w16du:dateUtc="2025-10-08T20:09:00Z">
        <w:r w:rsidR="003B6F08">
          <w:rPr>
            <w:rFonts w:ascii="Calibri" w:hAnsi="Calibri" w:cs="Calibri"/>
          </w:rPr>
          <w:t xml:space="preserve">a </w:t>
        </w:r>
      </w:ins>
      <w:r w:rsidRPr="00E53D2C">
        <w:rPr>
          <w:rFonts w:ascii="Calibri" w:hAnsi="Calibri" w:cs="Calibri"/>
        </w:rPr>
        <w:t>difference</w:t>
      </w:r>
      <w:del w:id="147" w:author="Joana Rodrigues Ribeiro" w:date="2025-10-08T22:09:00Z" w16du:dateUtc="2025-10-08T20:09:00Z">
        <w:r w:rsidRPr="00E53D2C" w:rsidDel="003B6F08">
          <w:rPr>
            <w:rFonts w:ascii="Calibri" w:hAnsi="Calibri" w:cs="Calibri"/>
          </w:rPr>
          <w:delText>s</w:delText>
        </w:r>
      </w:del>
      <w:r w:rsidRPr="00E53D2C">
        <w:rPr>
          <w:rFonts w:ascii="Calibri" w:hAnsi="Calibri" w:cs="Calibri"/>
        </w:rPr>
        <w:t xml:space="preserve"> ≥12 points. </w:t>
      </w:r>
      <w:del w:id="148" w:author="Joana Rodrigues Ribeiro" w:date="2025-10-08T22:10:00Z" w16du:dateUtc="2025-10-08T20:10:00Z">
        <w:r w:rsidRPr="00E53D2C" w:rsidDel="003B6F08">
          <w:rPr>
            <w:rFonts w:ascii="Calibri" w:hAnsi="Calibri" w:cs="Calibri"/>
          </w:rPr>
          <w:delText>Sample size calculations based on the CCI® were reported in 19.2% of protocols and 32.5% of publications.</w:delText>
        </w:r>
      </w:del>
    </w:p>
    <w:p w14:paraId="3D9700E0" w14:textId="77777777" w:rsidR="00E53D2C" w:rsidRPr="00E53D2C" w:rsidRDefault="00E53D2C" w:rsidP="00E53D2C">
      <w:pPr>
        <w:spacing w:line="480" w:lineRule="auto"/>
        <w:rPr>
          <w:rFonts w:ascii="Calibri" w:hAnsi="Calibri" w:cs="Calibri"/>
        </w:rPr>
      </w:pPr>
    </w:p>
    <w:p w14:paraId="650957BB" w14:textId="77777777" w:rsidR="00E53D2C" w:rsidRPr="009870EB" w:rsidRDefault="00E53D2C" w:rsidP="00E53D2C">
      <w:pPr>
        <w:spacing w:line="480" w:lineRule="auto"/>
        <w:rPr>
          <w:rFonts w:ascii="Calibri" w:hAnsi="Calibri" w:cs="Calibri"/>
          <w:b/>
          <w:bCs/>
        </w:rPr>
      </w:pPr>
      <w:r w:rsidRPr="009870EB">
        <w:rPr>
          <w:rFonts w:ascii="Calibri" w:hAnsi="Calibri" w:cs="Calibri"/>
          <w:b/>
          <w:bCs/>
        </w:rPr>
        <w:t>Discussion</w:t>
      </w:r>
    </w:p>
    <w:p w14:paraId="2FE6CA7C" w14:textId="77777777" w:rsidR="00E53D2C" w:rsidRPr="00E53D2C" w:rsidRDefault="00E53D2C" w:rsidP="00E53D2C">
      <w:pPr>
        <w:spacing w:line="480" w:lineRule="auto"/>
        <w:rPr>
          <w:rFonts w:ascii="Calibri" w:hAnsi="Calibri" w:cs="Calibri"/>
        </w:rPr>
      </w:pPr>
      <w:r w:rsidRPr="00E53D2C">
        <w:rPr>
          <w:rFonts w:ascii="Calibri" w:hAnsi="Calibri" w:cs="Calibri"/>
        </w:rPr>
        <w:t>The use and reporting of the CCI® in surgical RCTs show notable inconsistencies between registered protocols and final publications. Furthermore, most trials failed to reach clinically meaningful differences despite statistical significance, questioning the interpretability of reported outcomes.</w:t>
      </w:r>
    </w:p>
    <w:p w14:paraId="43F2D6F5" w14:textId="77777777" w:rsidR="00E53D2C" w:rsidRPr="00E53D2C" w:rsidRDefault="00E53D2C" w:rsidP="00E53D2C">
      <w:pPr>
        <w:spacing w:line="480" w:lineRule="auto"/>
        <w:rPr>
          <w:rFonts w:ascii="Calibri" w:hAnsi="Calibri" w:cs="Calibri"/>
        </w:rPr>
      </w:pPr>
    </w:p>
    <w:p w14:paraId="562D3BA9" w14:textId="77777777" w:rsidR="00E53D2C" w:rsidRPr="002C4FF8" w:rsidRDefault="00E53D2C" w:rsidP="00E53D2C">
      <w:pPr>
        <w:spacing w:line="480" w:lineRule="auto"/>
        <w:rPr>
          <w:rFonts w:ascii="Calibri" w:hAnsi="Calibri" w:cs="Calibri"/>
          <w:b/>
          <w:bCs/>
          <w:rPrChange w:id="149" w:author="Joana Rodrigues Ribeiro" w:date="2025-10-08T22:32:00Z" w16du:dateUtc="2025-10-08T20:32:00Z">
            <w:rPr>
              <w:rFonts w:ascii="Calibri" w:hAnsi="Calibri" w:cs="Calibri"/>
            </w:rPr>
          </w:rPrChange>
        </w:rPr>
      </w:pPr>
      <w:r w:rsidRPr="002C4FF8">
        <w:rPr>
          <w:rFonts w:ascii="Calibri" w:hAnsi="Calibri" w:cs="Calibri"/>
          <w:b/>
          <w:bCs/>
          <w:rPrChange w:id="150" w:author="Joana Rodrigues Ribeiro" w:date="2025-10-08T22:32:00Z" w16du:dateUtc="2025-10-08T20:32:00Z">
            <w:rPr>
              <w:rFonts w:ascii="Calibri" w:hAnsi="Calibri" w:cs="Calibri"/>
            </w:rPr>
          </w:rPrChange>
        </w:rPr>
        <w:t>Conclusion</w:t>
      </w:r>
    </w:p>
    <w:p w14:paraId="2056A740" w14:textId="77777777" w:rsidR="00E53D2C" w:rsidRPr="00E53D2C" w:rsidRDefault="00E53D2C" w:rsidP="00E53D2C">
      <w:pPr>
        <w:spacing w:line="480" w:lineRule="auto"/>
        <w:rPr>
          <w:rFonts w:ascii="Calibri" w:hAnsi="Calibri" w:cs="Calibri"/>
        </w:rPr>
      </w:pPr>
    </w:p>
    <w:p w14:paraId="45012E03" w14:textId="375B0875" w:rsidR="00E53D2C" w:rsidRPr="00E53D2C" w:rsidRDefault="00E53D2C" w:rsidP="00E53D2C">
      <w:pPr>
        <w:spacing w:line="480" w:lineRule="auto"/>
        <w:rPr>
          <w:rFonts w:ascii="Calibri" w:hAnsi="Calibri" w:cs="Calibri"/>
        </w:rPr>
      </w:pPr>
      <w:r w:rsidRPr="00E53D2C">
        <w:rPr>
          <w:rFonts w:ascii="Calibri" w:hAnsi="Calibri" w:cs="Calibri"/>
        </w:rPr>
        <w:t>The CCI® is increasingly used in surgical RCTs, yet inconsistencies in endpoint declaration and a lack of clinically relevant differences highlight the need for methodological rigor and transparent reporting in complication-related outcomes.</w:t>
      </w:r>
    </w:p>
    <w:sectPr w:rsidR="00E53D2C" w:rsidRPr="00E53D2C">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na Rodrigues Ribeiro" w:date="2025-10-08T20:52:00Z" w:initials="JRR">
    <w:p w14:paraId="43E4EFD4" w14:textId="77777777" w:rsidR="007E42E5" w:rsidRDefault="007E42E5" w:rsidP="007E42E5">
      <w:r>
        <w:rPr>
          <w:rStyle w:val="CommentReference"/>
        </w:rPr>
        <w:annotationRef/>
      </w:r>
      <w:r>
        <w:rPr>
          <w:sz w:val="20"/>
          <w:szCs w:val="20"/>
        </w:rPr>
        <w:t>add time range from 20... to July 2025.</w:t>
      </w:r>
    </w:p>
    <w:p w14:paraId="40D17826" w14:textId="77777777" w:rsidR="007E42E5" w:rsidRDefault="007E42E5" w:rsidP="007E42E5">
      <w:r>
        <w:rPr>
          <w:sz w:val="20"/>
          <w:szCs w:val="20"/>
        </w:rPr>
        <w:t>add language</w:t>
      </w:r>
    </w:p>
    <w:p w14:paraId="76105AD1" w14:textId="77777777" w:rsidR="007E42E5" w:rsidRDefault="007E42E5" w:rsidP="007E42E5">
      <w:r>
        <w:rPr>
          <w:sz w:val="20"/>
          <w:szCs w:val="20"/>
        </w:rPr>
        <w:t>add cadima</w:t>
      </w:r>
    </w:p>
  </w:comment>
  <w:comment w:id="4" w:author="Joana Rodrigues Ribeiro" w:date="2025-10-08T20:54:00Z" w:initials="JRR">
    <w:p w14:paraId="3CE7BFDA" w14:textId="77777777" w:rsidR="007E42E5" w:rsidRDefault="007E42E5" w:rsidP="007E42E5">
      <w:r>
        <w:rPr>
          <w:rStyle w:val="CommentReference"/>
        </w:rPr>
        <w:annotationRef/>
      </w:r>
      <w:r>
        <w:rPr>
          <w:sz w:val="20"/>
          <w:szCs w:val="20"/>
        </w:rPr>
        <w:t xml:space="preserve">(we should give the number already excluding the systematic reviews then) </w:t>
      </w:r>
    </w:p>
  </w:comment>
  <w:comment w:id="140" w:author="Joana Rodrigues Ribeiro" w:date="2025-10-08T22:10:00Z" w:initials="JRR">
    <w:p w14:paraId="156A4787" w14:textId="77777777" w:rsidR="003B6F08" w:rsidRDefault="003B6F08" w:rsidP="003B6F08">
      <w:r>
        <w:rPr>
          <w:rStyle w:val="CommentReference"/>
        </w:rPr>
        <w:annotationRef/>
      </w:r>
      <w:r>
        <w:rPr>
          <w:sz w:val="20"/>
          <w:szCs w:val="20"/>
        </w:rPr>
        <w:t>2nd part of results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105AD1" w15:done="0"/>
  <w15:commentEx w15:paraId="3CE7BFDA" w15:done="0"/>
  <w15:commentEx w15:paraId="156A47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D0E693" w16cex:dateUtc="2025-10-08T18:52:00Z"/>
  <w16cex:commentExtensible w16cex:durableId="02D1EC16" w16cex:dateUtc="2025-10-08T18:54:00Z"/>
  <w16cex:commentExtensible w16cex:durableId="51852D61" w16cex:dateUtc="2025-10-08T2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105AD1" w16cid:durableId="71D0E693"/>
  <w16cid:commentId w16cid:paraId="3CE7BFDA" w16cid:durableId="02D1EC16"/>
  <w16cid:commentId w16cid:paraId="156A4787" w16cid:durableId="51852D6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D2C"/>
    <w:rsid w:val="00030067"/>
    <w:rsid w:val="0003527F"/>
    <w:rsid w:val="0006139C"/>
    <w:rsid w:val="00070B1D"/>
    <w:rsid w:val="00090360"/>
    <w:rsid w:val="000953A6"/>
    <w:rsid w:val="00097855"/>
    <w:rsid w:val="000D321A"/>
    <w:rsid w:val="000E21D2"/>
    <w:rsid w:val="000E240F"/>
    <w:rsid w:val="000F66FA"/>
    <w:rsid w:val="00120B60"/>
    <w:rsid w:val="0015142E"/>
    <w:rsid w:val="00161703"/>
    <w:rsid w:val="00167844"/>
    <w:rsid w:val="0018618F"/>
    <w:rsid w:val="001D6A53"/>
    <w:rsid w:val="001E6CD4"/>
    <w:rsid w:val="001F68EF"/>
    <w:rsid w:val="002239BB"/>
    <w:rsid w:val="00226B94"/>
    <w:rsid w:val="00232D9B"/>
    <w:rsid w:val="00270439"/>
    <w:rsid w:val="00284156"/>
    <w:rsid w:val="002A0DDB"/>
    <w:rsid w:val="002A25DF"/>
    <w:rsid w:val="002B3B49"/>
    <w:rsid w:val="002C1064"/>
    <w:rsid w:val="002C4FF8"/>
    <w:rsid w:val="002F0C57"/>
    <w:rsid w:val="00301AE3"/>
    <w:rsid w:val="00314AC0"/>
    <w:rsid w:val="0037403F"/>
    <w:rsid w:val="00385B81"/>
    <w:rsid w:val="00395FC8"/>
    <w:rsid w:val="003A242F"/>
    <w:rsid w:val="003B6F08"/>
    <w:rsid w:val="003B7943"/>
    <w:rsid w:val="003D6348"/>
    <w:rsid w:val="004062C0"/>
    <w:rsid w:val="00416E69"/>
    <w:rsid w:val="00485EE9"/>
    <w:rsid w:val="004E6BC9"/>
    <w:rsid w:val="00510C46"/>
    <w:rsid w:val="0053120D"/>
    <w:rsid w:val="00535A24"/>
    <w:rsid w:val="00545285"/>
    <w:rsid w:val="0056396C"/>
    <w:rsid w:val="00566C89"/>
    <w:rsid w:val="00581168"/>
    <w:rsid w:val="005A29E4"/>
    <w:rsid w:val="005A3D11"/>
    <w:rsid w:val="005B1523"/>
    <w:rsid w:val="005D0BCD"/>
    <w:rsid w:val="005E0239"/>
    <w:rsid w:val="005E7A84"/>
    <w:rsid w:val="006026BD"/>
    <w:rsid w:val="0060635A"/>
    <w:rsid w:val="00623FCB"/>
    <w:rsid w:val="00630581"/>
    <w:rsid w:val="00650DB0"/>
    <w:rsid w:val="00665F21"/>
    <w:rsid w:val="00672165"/>
    <w:rsid w:val="00677150"/>
    <w:rsid w:val="006778E6"/>
    <w:rsid w:val="006947EA"/>
    <w:rsid w:val="006B491A"/>
    <w:rsid w:val="006C09EE"/>
    <w:rsid w:val="00703310"/>
    <w:rsid w:val="00715474"/>
    <w:rsid w:val="0071640D"/>
    <w:rsid w:val="007218EB"/>
    <w:rsid w:val="00734E55"/>
    <w:rsid w:val="00746DE9"/>
    <w:rsid w:val="007505FC"/>
    <w:rsid w:val="00762C11"/>
    <w:rsid w:val="00797FBB"/>
    <w:rsid w:val="007A2070"/>
    <w:rsid w:val="007D42E0"/>
    <w:rsid w:val="007D6959"/>
    <w:rsid w:val="007E42E5"/>
    <w:rsid w:val="007E6F28"/>
    <w:rsid w:val="008026AA"/>
    <w:rsid w:val="008455AE"/>
    <w:rsid w:val="0088584E"/>
    <w:rsid w:val="008A32FE"/>
    <w:rsid w:val="008C4E41"/>
    <w:rsid w:val="008E65FE"/>
    <w:rsid w:val="00904B93"/>
    <w:rsid w:val="00921A89"/>
    <w:rsid w:val="009350A3"/>
    <w:rsid w:val="00942466"/>
    <w:rsid w:val="009870EB"/>
    <w:rsid w:val="009F4126"/>
    <w:rsid w:val="00A047B3"/>
    <w:rsid w:val="00A17F3A"/>
    <w:rsid w:val="00A21BAC"/>
    <w:rsid w:val="00A21DC6"/>
    <w:rsid w:val="00A43CAB"/>
    <w:rsid w:val="00AB5731"/>
    <w:rsid w:val="00AD333C"/>
    <w:rsid w:val="00AD5EA4"/>
    <w:rsid w:val="00AD782E"/>
    <w:rsid w:val="00AF0D29"/>
    <w:rsid w:val="00B0759F"/>
    <w:rsid w:val="00B35645"/>
    <w:rsid w:val="00B4520F"/>
    <w:rsid w:val="00B5111A"/>
    <w:rsid w:val="00B62F21"/>
    <w:rsid w:val="00B7010B"/>
    <w:rsid w:val="00B81A9A"/>
    <w:rsid w:val="00B8768C"/>
    <w:rsid w:val="00B91A2A"/>
    <w:rsid w:val="00B9628A"/>
    <w:rsid w:val="00BD6375"/>
    <w:rsid w:val="00CD555F"/>
    <w:rsid w:val="00CD6EDC"/>
    <w:rsid w:val="00CD7C3E"/>
    <w:rsid w:val="00D14F2C"/>
    <w:rsid w:val="00D25F73"/>
    <w:rsid w:val="00D331D0"/>
    <w:rsid w:val="00D66E39"/>
    <w:rsid w:val="00D82151"/>
    <w:rsid w:val="00DD1D21"/>
    <w:rsid w:val="00E0311A"/>
    <w:rsid w:val="00E3182D"/>
    <w:rsid w:val="00E529A4"/>
    <w:rsid w:val="00E53D2C"/>
    <w:rsid w:val="00E702BE"/>
    <w:rsid w:val="00E82283"/>
    <w:rsid w:val="00EA071D"/>
    <w:rsid w:val="00EA48F6"/>
    <w:rsid w:val="00EC6227"/>
    <w:rsid w:val="00F02BC4"/>
    <w:rsid w:val="00F35634"/>
    <w:rsid w:val="00F36E35"/>
    <w:rsid w:val="00F7110F"/>
    <w:rsid w:val="00FB1C60"/>
    <w:rsid w:val="00FB65C1"/>
    <w:rsid w:val="00FC0530"/>
    <w:rsid w:val="00FC7739"/>
    <w:rsid w:val="00FD45E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4786"/>
  <w15:chartTrackingRefBased/>
  <w15:docId w15:val="{4AC88F6A-9253-1446-BB24-42B96B9E2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53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D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D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D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D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D2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53D2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53D2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53D2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53D2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53D2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53D2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53D2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53D2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53D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D2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53D2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D2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53D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3D2C"/>
    <w:rPr>
      <w:i/>
      <w:iCs/>
      <w:color w:val="404040" w:themeColor="text1" w:themeTint="BF"/>
      <w:lang w:val="en-US"/>
    </w:rPr>
  </w:style>
  <w:style w:type="paragraph" w:styleId="ListParagraph">
    <w:name w:val="List Paragraph"/>
    <w:basedOn w:val="Normal"/>
    <w:uiPriority w:val="34"/>
    <w:qFormat/>
    <w:rsid w:val="00E53D2C"/>
    <w:pPr>
      <w:ind w:left="720"/>
      <w:contextualSpacing/>
    </w:pPr>
  </w:style>
  <w:style w:type="character" w:styleId="IntenseEmphasis">
    <w:name w:val="Intense Emphasis"/>
    <w:basedOn w:val="DefaultParagraphFont"/>
    <w:uiPriority w:val="21"/>
    <w:qFormat/>
    <w:rsid w:val="00E53D2C"/>
    <w:rPr>
      <w:i/>
      <w:iCs/>
      <w:color w:val="0F4761" w:themeColor="accent1" w:themeShade="BF"/>
    </w:rPr>
  </w:style>
  <w:style w:type="paragraph" w:styleId="IntenseQuote">
    <w:name w:val="Intense Quote"/>
    <w:basedOn w:val="Normal"/>
    <w:next w:val="Normal"/>
    <w:link w:val="IntenseQuoteChar"/>
    <w:uiPriority w:val="30"/>
    <w:qFormat/>
    <w:rsid w:val="00E53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D2C"/>
    <w:rPr>
      <w:i/>
      <w:iCs/>
      <w:color w:val="0F4761" w:themeColor="accent1" w:themeShade="BF"/>
      <w:lang w:val="en-US"/>
    </w:rPr>
  </w:style>
  <w:style w:type="character" w:styleId="IntenseReference">
    <w:name w:val="Intense Reference"/>
    <w:basedOn w:val="DefaultParagraphFont"/>
    <w:uiPriority w:val="32"/>
    <w:qFormat/>
    <w:rsid w:val="00E53D2C"/>
    <w:rPr>
      <w:b/>
      <w:bCs/>
      <w:smallCaps/>
      <w:color w:val="0F4761" w:themeColor="accent1" w:themeShade="BF"/>
      <w:spacing w:val="5"/>
    </w:rPr>
  </w:style>
  <w:style w:type="character" w:styleId="Strong">
    <w:name w:val="Strong"/>
    <w:basedOn w:val="DefaultParagraphFont"/>
    <w:uiPriority w:val="22"/>
    <w:qFormat/>
    <w:rsid w:val="00E53D2C"/>
    <w:rPr>
      <w:b/>
      <w:bCs/>
    </w:rPr>
  </w:style>
  <w:style w:type="paragraph" w:customStyle="1" w:styleId="Lehmannheading2">
    <w:name w:val="Lehmann heading 2"/>
    <w:basedOn w:val="Normal"/>
    <w:uiPriority w:val="99"/>
    <w:qFormat/>
    <w:rsid w:val="00E53D2C"/>
    <w:pPr>
      <w:spacing w:before="600" w:after="120" w:line="480" w:lineRule="auto"/>
      <w:ind w:firstLine="567"/>
      <w:jc w:val="both"/>
    </w:pPr>
    <w:rPr>
      <w:rFonts w:ascii="Arial" w:eastAsia="Times New Roman" w:hAnsi="Arial" w:cs="Times New Roman"/>
      <w:b/>
      <w:kern w:val="0"/>
      <w:sz w:val="22"/>
      <w:szCs w:val="22"/>
      <w14:ligatures w14:val="none"/>
    </w:rPr>
  </w:style>
  <w:style w:type="character" w:styleId="Hyperlink">
    <w:name w:val="Hyperlink"/>
    <w:basedOn w:val="DefaultParagraphFont"/>
    <w:uiPriority w:val="99"/>
    <w:unhideWhenUsed/>
    <w:rsid w:val="00E53D2C"/>
    <w:rPr>
      <w:color w:val="467886" w:themeColor="hyperlink"/>
      <w:u w:val="single"/>
    </w:rPr>
  </w:style>
  <w:style w:type="paragraph" w:styleId="Revision">
    <w:name w:val="Revision"/>
    <w:hidden/>
    <w:uiPriority w:val="99"/>
    <w:semiHidden/>
    <w:rsid w:val="007E6F28"/>
    <w:rPr>
      <w:lang w:val="en-US"/>
    </w:rPr>
  </w:style>
  <w:style w:type="character" w:styleId="CommentReference">
    <w:name w:val="annotation reference"/>
    <w:basedOn w:val="DefaultParagraphFont"/>
    <w:uiPriority w:val="99"/>
    <w:semiHidden/>
    <w:unhideWhenUsed/>
    <w:rsid w:val="007E42E5"/>
    <w:rPr>
      <w:sz w:val="16"/>
      <w:szCs w:val="16"/>
    </w:rPr>
  </w:style>
  <w:style w:type="paragraph" w:styleId="CommentText">
    <w:name w:val="annotation text"/>
    <w:basedOn w:val="Normal"/>
    <w:link w:val="CommentTextChar"/>
    <w:uiPriority w:val="99"/>
    <w:semiHidden/>
    <w:unhideWhenUsed/>
    <w:rsid w:val="007E42E5"/>
    <w:rPr>
      <w:sz w:val="20"/>
      <w:szCs w:val="20"/>
    </w:rPr>
  </w:style>
  <w:style w:type="character" w:customStyle="1" w:styleId="CommentTextChar">
    <w:name w:val="Comment Text Char"/>
    <w:basedOn w:val="DefaultParagraphFont"/>
    <w:link w:val="CommentText"/>
    <w:uiPriority w:val="99"/>
    <w:semiHidden/>
    <w:rsid w:val="007E42E5"/>
    <w:rPr>
      <w:sz w:val="20"/>
      <w:szCs w:val="20"/>
      <w:lang w:val="en-US"/>
    </w:rPr>
  </w:style>
  <w:style w:type="paragraph" w:styleId="CommentSubject">
    <w:name w:val="annotation subject"/>
    <w:basedOn w:val="CommentText"/>
    <w:next w:val="CommentText"/>
    <w:link w:val="CommentSubjectChar"/>
    <w:uiPriority w:val="99"/>
    <w:semiHidden/>
    <w:unhideWhenUsed/>
    <w:rsid w:val="007E42E5"/>
    <w:rPr>
      <w:b/>
      <w:bCs/>
    </w:rPr>
  </w:style>
  <w:style w:type="character" w:customStyle="1" w:styleId="CommentSubjectChar">
    <w:name w:val="Comment Subject Char"/>
    <w:basedOn w:val="CommentTextChar"/>
    <w:link w:val="CommentSubject"/>
    <w:uiPriority w:val="99"/>
    <w:semiHidden/>
    <w:rsid w:val="007E42E5"/>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mailto:clavien@access.uzh.ch" TargetMode="External"/><Relationship Id="rId10" Type="http://schemas.openxmlformats.org/officeDocument/2006/relationships/fontTable" Target="fontTable.xml"/><Relationship Id="rId4" Type="http://schemas.openxmlformats.org/officeDocument/2006/relationships/image" Target="media/image1.png"/><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807</Words>
  <Characters>4603</Characters>
  <Application>Microsoft Office Word</Application>
  <DocSecurity>0</DocSecurity>
  <Lines>38</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fariba abbassi</dc:creator>
  <cp:keywords/>
  <dc:description/>
  <cp:lastModifiedBy>Joana Rodrigues Ribeiro</cp:lastModifiedBy>
  <cp:revision>3</cp:revision>
  <dcterms:created xsi:type="dcterms:W3CDTF">2025-10-08T09:24:00Z</dcterms:created>
  <dcterms:modified xsi:type="dcterms:W3CDTF">2025-10-10T15:03:00Z</dcterms:modified>
</cp:coreProperties>
</file>