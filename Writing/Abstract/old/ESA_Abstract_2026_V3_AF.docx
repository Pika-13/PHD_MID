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20E24" w14:textId="09BEC947" w:rsidR="00E53D2C" w:rsidRPr="00C04E8F" w:rsidRDefault="000F2CF8" w:rsidP="000F2CF8">
      <w:pPr>
        <w:spacing w:line="480" w:lineRule="auto"/>
        <w:ind w:firstLine="0"/>
        <w:jc w:val="center"/>
        <w:rPr>
          <w:rFonts w:ascii="Calibri" w:hAnsi="Calibri" w:cs="Calibri"/>
          <w:b/>
          <w:bCs/>
          <w:sz w:val="28"/>
          <w:szCs w:val="28"/>
        </w:rPr>
      </w:pPr>
      <w:r w:rsidRPr="000F2CF8">
        <w:rPr>
          <w:rFonts w:ascii="Calibri" w:hAnsi="Calibri" w:cs="Calibri"/>
          <w:b/>
          <w:bCs/>
          <w:sz w:val="28"/>
          <w:szCs w:val="28"/>
        </w:rPr>
        <w:t xml:space="preserve">From Plan to Publication </w:t>
      </w:r>
      <w:r>
        <w:rPr>
          <w:rFonts w:ascii="Calibri" w:hAnsi="Calibri" w:cs="Calibri"/>
          <w:b/>
          <w:bCs/>
          <w:sz w:val="28"/>
          <w:szCs w:val="28"/>
        </w:rPr>
        <w:t>in Randomized Controlled Trials:</w:t>
      </w:r>
      <w:r>
        <w:rPr>
          <w:rFonts w:ascii="Calibri" w:hAnsi="Calibri" w:cs="Calibri"/>
          <w:b/>
          <w:bCs/>
          <w:sz w:val="28"/>
          <w:szCs w:val="28"/>
        </w:rPr>
        <w:br/>
      </w:r>
      <w:r w:rsidRPr="000F2CF8">
        <w:rPr>
          <w:rFonts w:ascii="Calibri" w:hAnsi="Calibri" w:cs="Calibri"/>
          <w:b/>
          <w:bCs/>
          <w:sz w:val="28"/>
          <w:szCs w:val="28"/>
        </w:rPr>
        <w:t xml:space="preserve"> A Systematic Evaluation of </w:t>
      </w:r>
      <w:r w:rsidR="00472E5E">
        <w:rPr>
          <w:rFonts w:ascii="Calibri" w:hAnsi="Calibri" w:cs="Calibri"/>
          <w:b/>
          <w:bCs/>
          <w:sz w:val="28"/>
          <w:szCs w:val="28"/>
        </w:rPr>
        <w:t>Pre-Trial Documents</w:t>
      </w:r>
      <w:r w:rsidR="00472E5E" w:rsidRPr="000F2CF8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0F2CF8">
        <w:rPr>
          <w:rFonts w:ascii="Calibri" w:hAnsi="Calibri" w:cs="Calibri"/>
          <w:b/>
          <w:bCs/>
          <w:sz w:val="28"/>
          <w:szCs w:val="28"/>
        </w:rPr>
        <w:t>and Publications</w:t>
      </w:r>
      <w:r w:rsidR="00A13881">
        <w:rPr>
          <w:rFonts w:ascii="Calibri" w:hAnsi="Calibri" w:cs="Calibri"/>
          <w:b/>
          <w:bCs/>
          <w:sz w:val="28"/>
          <w:szCs w:val="28"/>
        </w:rPr>
        <w:t xml:space="preserve"> using t</w:t>
      </w:r>
      <w:r w:rsidR="00A13881" w:rsidRPr="000F2CF8">
        <w:rPr>
          <w:rFonts w:ascii="Calibri" w:hAnsi="Calibri" w:cs="Calibri"/>
          <w:b/>
          <w:bCs/>
          <w:sz w:val="28"/>
          <w:szCs w:val="28"/>
        </w:rPr>
        <w:t xml:space="preserve">he </w:t>
      </w:r>
      <w:r w:rsidR="00A13881">
        <w:rPr>
          <w:rFonts w:ascii="Calibri" w:hAnsi="Calibri" w:cs="Calibri"/>
          <w:b/>
          <w:bCs/>
          <w:sz w:val="28"/>
          <w:szCs w:val="28"/>
        </w:rPr>
        <w:t>Comprehensive Complication Index (CCI</w:t>
      </w:r>
      <w:r w:rsidR="00A13881" w:rsidRPr="000F2CF8">
        <w:rPr>
          <w:rFonts w:ascii="Calibri" w:hAnsi="Calibri" w:cs="Calibri"/>
          <w:b/>
          <w:bCs/>
          <w:sz w:val="28"/>
          <w:szCs w:val="28"/>
        </w:rPr>
        <w:t>®</w:t>
      </w:r>
      <w:r w:rsidR="00A13881">
        <w:rPr>
          <w:rFonts w:ascii="Calibri" w:hAnsi="Calibri" w:cs="Calibri"/>
          <w:b/>
          <w:bCs/>
          <w:sz w:val="28"/>
          <w:szCs w:val="28"/>
        </w:rPr>
        <w:t>)</w:t>
      </w:r>
      <w:r w:rsidR="00A13881" w:rsidRPr="000F2CF8">
        <w:rPr>
          <w:rFonts w:ascii="Calibri" w:hAnsi="Calibri" w:cs="Calibri"/>
          <w:b/>
          <w:bCs/>
          <w:sz w:val="28"/>
          <w:szCs w:val="28"/>
        </w:rPr>
        <w:t xml:space="preserve"> as an Endpoint</w:t>
      </w:r>
    </w:p>
    <w:p w14:paraId="15A5420A" w14:textId="77777777" w:rsidR="00E53D2C" w:rsidRPr="00E53D2C" w:rsidRDefault="00E53D2C" w:rsidP="00E53D2C">
      <w:pPr>
        <w:spacing w:line="480" w:lineRule="auto"/>
        <w:rPr>
          <w:rFonts w:ascii="Calibri" w:hAnsi="Calibri" w:cs="Calibri"/>
        </w:rPr>
      </w:pPr>
    </w:p>
    <w:p w14:paraId="13162A64" w14:textId="0063EAED" w:rsidR="00E53D2C" w:rsidRPr="00C04E8F" w:rsidRDefault="00014BE8" w:rsidP="00C04E8F">
      <w:pPr>
        <w:spacing w:line="480" w:lineRule="auto"/>
        <w:jc w:val="center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Fariba Abbassi, MD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1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*</w:t>
      </w:r>
      <w:r w:rsidRPr="00C04E8F">
        <w:rPr>
          <w:rFonts w:ascii="Calibri" w:hAnsi="Calibri" w:cs="Calibri"/>
          <w:b/>
          <w:bCs/>
        </w:rPr>
        <w:t>; Joana Rodrigues</w:t>
      </w:r>
      <w:r w:rsidR="00AB3B77">
        <w:rPr>
          <w:rFonts w:ascii="Calibri" w:hAnsi="Calibri" w:cs="Calibri"/>
          <w:b/>
          <w:bCs/>
        </w:rPr>
        <w:t xml:space="preserve"> Ribeiro</w:t>
      </w:r>
      <w:r w:rsidRPr="00C04E8F">
        <w:rPr>
          <w:rFonts w:ascii="Calibri" w:hAnsi="Calibri" w:cs="Calibri"/>
          <w:b/>
          <w:bCs/>
        </w:rPr>
        <w:t>, MD</w:t>
      </w:r>
      <w:r w:rsidRPr="00C04E8F">
        <w:rPr>
          <w:rFonts w:ascii="Calibri" w:hAnsi="Calibri" w:cs="Calibri"/>
          <w:b/>
          <w:bCs/>
          <w:i/>
          <w:iCs/>
          <w:vertAlign w:val="superscript"/>
        </w:rPr>
        <w:t>1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*</w:t>
      </w:r>
      <w:r w:rsidRPr="00C04E8F">
        <w:rPr>
          <w:rFonts w:ascii="Calibri" w:hAnsi="Calibri" w:cs="Calibri"/>
          <w:b/>
          <w:bCs/>
        </w:rPr>
        <w:t xml:space="preserve">; </w:t>
      </w:r>
      <w:r w:rsidR="00E53D2C" w:rsidRPr="00C04E8F">
        <w:rPr>
          <w:rFonts w:ascii="Calibri" w:hAnsi="Calibri" w:cs="Calibri"/>
          <w:b/>
          <w:bCs/>
        </w:rPr>
        <w:t>Matthias Pfister, MD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2</w:t>
      </w:r>
      <w:r w:rsidR="00E53D2C" w:rsidRPr="00C04E8F">
        <w:rPr>
          <w:rFonts w:ascii="Calibri" w:hAnsi="Calibri" w:cs="Calibri"/>
          <w:b/>
          <w:bCs/>
        </w:rPr>
        <w:t xml:space="preserve">; </w:t>
      </w:r>
      <w:r w:rsidR="00FF7C37" w:rsidRPr="00C04E8F">
        <w:rPr>
          <w:rFonts w:ascii="Calibri" w:hAnsi="Calibri" w:cs="Calibri"/>
          <w:b/>
          <w:bCs/>
        </w:rPr>
        <w:br/>
      </w:r>
      <w:r w:rsidR="00E53D2C" w:rsidRPr="00C04E8F">
        <w:rPr>
          <w:rFonts w:ascii="Calibri" w:hAnsi="Calibri" w:cs="Calibri"/>
          <w:b/>
          <w:bCs/>
        </w:rPr>
        <w:t>Pierre-Alain Clavien, MD, PhD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3</w:t>
      </w:r>
      <w:r w:rsidR="00E53D2C" w:rsidRPr="00C04E8F">
        <w:rPr>
          <w:rFonts w:ascii="Calibri" w:hAnsi="Calibri" w:cs="Calibri"/>
          <w:b/>
          <w:bCs/>
        </w:rPr>
        <w:t>;</w:t>
      </w:r>
      <w:r w:rsidRPr="00C04E8F">
        <w:rPr>
          <w:rFonts w:ascii="Calibri" w:hAnsi="Calibri" w:cs="Calibri"/>
          <w:b/>
          <w:bCs/>
        </w:rPr>
        <w:t xml:space="preserve"> Milo A Puhan, MD, PhD</w:t>
      </w:r>
      <w:r w:rsidR="00FF7C37" w:rsidRPr="00C04E8F">
        <w:rPr>
          <w:rFonts w:ascii="Calibri" w:hAnsi="Calibri" w:cs="Calibri"/>
          <w:b/>
          <w:bCs/>
          <w:i/>
          <w:iCs/>
          <w:vertAlign w:val="superscript"/>
        </w:rPr>
        <w:t>1</w:t>
      </w:r>
      <w:r w:rsidR="00FF7C37" w:rsidRPr="00C04E8F">
        <w:rPr>
          <w:rFonts w:ascii="Calibri" w:hAnsi="Calibri" w:cs="Calibri"/>
          <w:b/>
          <w:bCs/>
          <w:noProof/>
          <w:color w:val="000000" w:themeColor="text1"/>
        </w:rPr>
        <w:drawing>
          <wp:inline distT="0" distB="0" distL="0" distR="0" wp14:anchorId="47D7B227" wp14:editId="38DA56EA">
            <wp:extent cx="166370" cy="166370"/>
            <wp:effectExtent l="0" t="0" r="5080" b="5080"/>
            <wp:docPr id="536979988" name="Grafik 536979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96455" w14:textId="423B457C" w:rsidR="00E53D2C" w:rsidRPr="00E53D2C" w:rsidRDefault="00E53D2C" w:rsidP="00E53D2C">
      <w:pPr>
        <w:spacing w:line="480" w:lineRule="auto"/>
        <w:rPr>
          <w:rFonts w:ascii="Calibri" w:hAnsi="Calibri" w:cs="Calibri"/>
        </w:rPr>
      </w:pPr>
    </w:p>
    <w:p w14:paraId="39DAA145" w14:textId="0E36A426" w:rsidR="00FF7C37" w:rsidRDefault="00014BE8" w:rsidP="00C04E8F">
      <w:pPr>
        <w:autoSpaceDE w:val="0"/>
        <w:autoSpaceDN w:val="0"/>
        <w:adjustRightInd w:val="0"/>
        <w:ind w:left="142" w:firstLine="0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  <w:vertAlign w:val="superscript"/>
        </w:rPr>
        <w:t>1</w:t>
      </w:r>
      <w:r w:rsidR="00E53D2C" w:rsidRPr="00E53D2C">
        <w:rPr>
          <w:rFonts w:ascii="Calibri" w:hAnsi="Calibri" w:cs="Calibri"/>
          <w:i/>
          <w:iCs/>
        </w:rPr>
        <w:t>Epidemiology, Biostatistics and Prevention Institute, University of Zurich, Zurich (Switzerland)</w:t>
      </w:r>
    </w:p>
    <w:p w14:paraId="25B67860" w14:textId="750A2C0C" w:rsidR="00FF7C37" w:rsidRDefault="00E53D2C" w:rsidP="00E53D2C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  <w:color w:val="212121"/>
          <w:shd w:val="clear" w:color="auto" w:fill="FFFFFF"/>
        </w:rPr>
      </w:pPr>
      <w:r w:rsidRPr="00E53D2C">
        <w:rPr>
          <w:rFonts w:ascii="Calibri" w:hAnsi="Calibri" w:cs="Calibri"/>
          <w:i/>
          <w:iCs/>
        </w:rPr>
        <w:br/>
      </w:r>
      <w:r w:rsidR="00FF7C37">
        <w:rPr>
          <w:rFonts w:ascii="Calibri" w:hAnsi="Calibri" w:cs="Calibri"/>
          <w:i/>
          <w:iCs/>
          <w:vertAlign w:val="superscript"/>
        </w:rPr>
        <w:t>2</w:t>
      </w:r>
      <w:r w:rsidR="00FF7C37" w:rsidRPr="00FF7C37">
        <w:rPr>
          <w:rFonts w:ascii="Calibri" w:hAnsi="Calibri" w:cs="Calibri"/>
          <w:i/>
          <w:iCs/>
        </w:rPr>
        <w:t>Department of Surgery, Cantonal Hospital Thurgau, Frauenfeld</w:t>
      </w:r>
      <w:r w:rsidR="00FF7C37">
        <w:rPr>
          <w:rFonts w:ascii="Calibri" w:hAnsi="Calibri" w:cs="Calibri"/>
          <w:i/>
          <w:iCs/>
        </w:rPr>
        <w:t xml:space="preserve"> </w:t>
      </w:r>
      <w:r w:rsidRPr="00E53D2C">
        <w:rPr>
          <w:rFonts w:ascii="Calibri" w:hAnsi="Calibri" w:cs="Calibri"/>
          <w:i/>
          <w:iCs/>
          <w:color w:val="212121"/>
          <w:shd w:val="clear" w:color="auto" w:fill="FFFFFF"/>
        </w:rPr>
        <w:t>(Switzerland)</w:t>
      </w:r>
    </w:p>
    <w:p w14:paraId="2209489E" w14:textId="1FA87CD4" w:rsidR="00E53D2C" w:rsidRDefault="00E53D2C" w:rsidP="00E53D2C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</w:rPr>
      </w:pPr>
      <w:r w:rsidRPr="00E53D2C">
        <w:rPr>
          <w:rFonts w:ascii="Calibri" w:hAnsi="Calibri" w:cs="Calibri"/>
          <w:i/>
          <w:iCs/>
          <w:color w:val="212121"/>
          <w:shd w:val="clear" w:color="auto" w:fill="FFFFFF"/>
        </w:rPr>
        <w:br/>
      </w:r>
      <w:r w:rsidR="00FF7C37">
        <w:rPr>
          <w:rFonts w:ascii="Calibri" w:hAnsi="Calibri" w:cs="Calibri"/>
          <w:i/>
          <w:iCs/>
          <w:vertAlign w:val="superscript"/>
        </w:rPr>
        <w:t>3</w:t>
      </w:r>
      <w:r w:rsidRPr="00E53D2C">
        <w:rPr>
          <w:rFonts w:ascii="Calibri" w:hAnsi="Calibri" w:cs="Calibri"/>
          <w:i/>
          <w:iCs/>
        </w:rPr>
        <w:t>Professor of Surgery and Transplantation, University of Zurich, Wyss Translational Center, Swiss Medical Network, Zurich (Switzerland)</w:t>
      </w:r>
      <w:r w:rsidRPr="00E53D2C">
        <w:rPr>
          <w:rFonts w:ascii="Calibri" w:hAnsi="Calibri" w:cs="Calibri"/>
          <w:i/>
          <w:iCs/>
        </w:rPr>
        <w:br/>
      </w:r>
    </w:p>
    <w:p w14:paraId="61AF3116" w14:textId="46576F5E" w:rsidR="00FF7C37" w:rsidRDefault="00FF7C37" w:rsidP="00C04E8F">
      <w:pPr>
        <w:autoSpaceDE w:val="0"/>
        <w:autoSpaceDN w:val="0"/>
        <w:adjustRightInd w:val="0"/>
        <w:ind w:left="142" w:firstLine="0"/>
        <w:rPr>
          <w:rFonts w:ascii="Calibri" w:hAnsi="Calibri" w:cs="Calibri"/>
          <w:i/>
          <w:iCs/>
        </w:rPr>
      </w:pPr>
      <w:r>
        <w:rPr>
          <w:rFonts w:ascii="Calibri" w:hAnsi="Calibri" w:cs="Calibri"/>
          <w:i/>
          <w:iCs/>
        </w:rPr>
        <w:t>*Both authors contributed equally to this work</w:t>
      </w:r>
    </w:p>
    <w:p w14:paraId="40403A10" w14:textId="77777777" w:rsidR="00FF7C37" w:rsidRPr="00E53D2C" w:rsidRDefault="00FF7C37" w:rsidP="00E53D2C">
      <w:pPr>
        <w:autoSpaceDE w:val="0"/>
        <w:autoSpaceDN w:val="0"/>
        <w:adjustRightInd w:val="0"/>
        <w:ind w:left="142"/>
        <w:rPr>
          <w:rFonts w:ascii="Calibri" w:hAnsi="Calibri" w:cs="Calibri"/>
          <w:i/>
          <w:iCs/>
        </w:rPr>
      </w:pPr>
    </w:p>
    <w:p w14:paraId="67F5EF26" w14:textId="77777777" w:rsidR="00E53D2C" w:rsidRDefault="00E53D2C" w:rsidP="00E53D2C">
      <w:pPr>
        <w:autoSpaceDE w:val="0"/>
        <w:autoSpaceDN w:val="0"/>
        <w:adjustRightInd w:val="0"/>
        <w:rPr>
          <w:rFonts w:ascii="Calibri" w:hAnsi="Calibri" w:cs="Calibri"/>
        </w:rPr>
      </w:pPr>
    </w:p>
    <w:p w14:paraId="68041FD7" w14:textId="77777777" w:rsidR="00FF7C37" w:rsidRDefault="00FF7C37" w:rsidP="00E53D2C">
      <w:pPr>
        <w:autoSpaceDE w:val="0"/>
        <w:autoSpaceDN w:val="0"/>
        <w:adjustRightInd w:val="0"/>
        <w:rPr>
          <w:rFonts w:ascii="Calibri" w:hAnsi="Calibri" w:cs="Calibri"/>
        </w:rPr>
      </w:pPr>
    </w:p>
    <w:p w14:paraId="06EFC325" w14:textId="77777777" w:rsidR="00FF7C37" w:rsidRDefault="00FF7C37" w:rsidP="00E53D2C">
      <w:pPr>
        <w:autoSpaceDE w:val="0"/>
        <w:autoSpaceDN w:val="0"/>
        <w:adjustRightInd w:val="0"/>
        <w:rPr>
          <w:rFonts w:ascii="Calibri" w:hAnsi="Calibri" w:cs="Calibri"/>
        </w:rPr>
      </w:pPr>
    </w:p>
    <w:p w14:paraId="43554A05" w14:textId="77777777" w:rsidR="00FF7C37" w:rsidRPr="00E53D2C" w:rsidRDefault="00FF7C37" w:rsidP="00E53D2C">
      <w:pPr>
        <w:autoSpaceDE w:val="0"/>
        <w:autoSpaceDN w:val="0"/>
        <w:adjustRightInd w:val="0"/>
        <w:rPr>
          <w:rFonts w:ascii="Calibri" w:hAnsi="Calibri" w:cs="Calibri"/>
        </w:rPr>
      </w:pPr>
    </w:p>
    <w:p w14:paraId="60E47293" w14:textId="1DC99CBC" w:rsidR="00E53D2C" w:rsidRPr="00E53D2C" w:rsidRDefault="00E53D2C" w:rsidP="00E53D2C">
      <w:pPr>
        <w:pStyle w:val="Lehmannheading2"/>
        <w:tabs>
          <w:tab w:val="left" w:pos="3544"/>
        </w:tabs>
        <w:snapToGrid w:val="0"/>
        <w:spacing w:before="0" w:line="240" w:lineRule="auto"/>
        <w:contextualSpacing/>
        <w:rPr>
          <w:rFonts w:ascii="Calibri" w:hAnsi="Calibri" w:cs="Calibri"/>
          <w:color w:val="000000"/>
          <w:sz w:val="24"/>
          <w:szCs w:val="24"/>
        </w:rPr>
      </w:pPr>
      <w:r w:rsidRPr="00E53D2C">
        <w:rPr>
          <w:rFonts w:ascii="Calibri" w:hAnsi="Calibri" w:cs="Calibri"/>
          <w:noProof/>
          <w:color w:val="000000" w:themeColor="text1"/>
          <w:sz w:val="24"/>
          <w:szCs w:val="24"/>
        </w:rPr>
        <w:drawing>
          <wp:inline distT="0" distB="0" distL="0" distR="0" wp14:anchorId="3A4EFF72" wp14:editId="03AA897E">
            <wp:extent cx="166370" cy="166370"/>
            <wp:effectExtent l="0" t="0" r="5080" b="5080"/>
            <wp:docPr id="1169593216" name="Grafik 1169593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70" cy="16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53D2C">
        <w:rPr>
          <w:rFonts w:ascii="Calibri" w:hAnsi="Calibri" w:cs="Calibri"/>
          <w:color w:val="000000" w:themeColor="text1"/>
          <w:sz w:val="24"/>
          <w:szCs w:val="24"/>
        </w:rPr>
        <w:t xml:space="preserve"> Corresponding author: </w:t>
      </w:r>
      <w:r w:rsidRPr="00E53D2C">
        <w:rPr>
          <w:rFonts w:ascii="Calibri" w:hAnsi="Calibri" w:cs="Calibri"/>
          <w:color w:val="000000" w:themeColor="text1"/>
          <w:sz w:val="24"/>
          <w:szCs w:val="24"/>
        </w:rPr>
        <w:tab/>
      </w:r>
      <w:r w:rsidR="00FF7C37">
        <w:rPr>
          <w:rFonts w:ascii="Calibri" w:hAnsi="Calibri" w:cs="Calibri"/>
          <w:sz w:val="24"/>
          <w:szCs w:val="24"/>
        </w:rPr>
        <w:t>Milo A Puhan</w:t>
      </w:r>
      <w:r w:rsidRPr="00E53D2C">
        <w:rPr>
          <w:rFonts w:ascii="Calibri" w:hAnsi="Calibri" w:cs="Calibri"/>
          <w:sz w:val="24"/>
          <w:szCs w:val="24"/>
        </w:rPr>
        <w:t>, MD, PhD</w:t>
      </w:r>
    </w:p>
    <w:p w14:paraId="0A6AA6EC" w14:textId="29DB696F" w:rsidR="00FF7C37" w:rsidRDefault="00E53D2C" w:rsidP="00FF7C37">
      <w:pPr>
        <w:tabs>
          <w:tab w:val="left" w:pos="3544"/>
        </w:tabs>
        <w:snapToGrid w:val="0"/>
        <w:ind w:firstLine="3119"/>
        <w:contextualSpacing/>
        <w:textAlignment w:val="baseline"/>
        <w:rPr>
          <w:rFonts w:ascii="Calibri" w:hAnsi="Calibri" w:cs="Calibri"/>
          <w:i/>
          <w:iCs/>
          <w:color w:val="201F1E"/>
        </w:rPr>
      </w:pPr>
      <w:r w:rsidRPr="00E53D2C">
        <w:rPr>
          <w:rFonts w:ascii="Calibri" w:hAnsi="Calibri" w:cs="Calibri"/>
          <w:i/>
          <w:iCs/>
          <w:color w:val="201F1E"/>
        </w:rPr>
        <w:tab/>
        <w:t>University of Zurich</w:t>
      </w:r>
    </w:p>
    <w:p w14:paraId="6E47B457" w14:textId="0529C360" w:rsidR="00E53D2C" w:rsidRPr="00E53D2C" w:rsidRDefault="00FF7C37" w:rsidP="00C04E8F">
      <w:pPr>
        <w:tabs>
          <w:tab w:val="left" w:pos="3544"/>
        </w:tabs>
        <w:snapToGrid w:val="0"/>
        <w:ind w:firstLine="3119"/>
        <w:contextualSpacing/>
        <w:textAlignment w:val="baseline"/>
        <w:rPr>
          <w:rFonts w:ascii="Calibri" w:hAnsi="Calibri" w:cs="Calibri"/>
          <w:i/>
          <w:iCs/>
          <w:color w:val="201F1E"/>
        </w:rPr>
      </w:pPr>
      <w:r>
        <w:rPr>
          <w:rFonts w:ascii="Calibri" w:hAnsi="Calibri" w:cs="Calibri"/>
          <w:i/>
          <w:iCs/>
          <w:color w:val="201F1E"/>
        </w:rPr>
        <w:tab/>
        <w:t>Epidemiology, Biostatistics and Prevention Institute</w:t>
      </w:r>
    </w:p>
    <w:p w14:paraId="4FDE52C2" w14:textId="2E38E6D5" w:rsidR="00E53D2C" w:rsidRPr="00F67EEB" w:rsidRDefault="00E53D2C" w:rsidP="00E53D2C">
      <w:pPr>
        <w:tabs>
          <w:tab w:val="left" w:pos="3544"/>
        </w:tabs>
        <w:snapToGrid w:val="0"/>
        <w:contextualSpacing/>
        <w:textAlignment w:val="baseline"/>
        <w:rPr>
          <w:rFonts w:ascii="Calibri" w:hAnsi="Calibri" w:cs="Calibri"/>
          <w:i/>
          <w:iCs/>
          <w:color w:val="201F1E"/>
          <w:lang w:val="de-CH"/>
        </w:rPr>
      </w:pPr>
      <w:r w:rsidRPr="00E53D2C">
        <w:rPr>
          <w:rFonts w:ascii="Calibri" w:hAnsi="Calibri" w:cs="Calibri"/>
          <w:i/>
          <w:iCs/>
          <w:color w:val="201F1E"/>
        </w:rPr>
        <w:tab/>
      </w:r>
      <w:r w:rsidR="00FF7C37" w:rsidRPr="00F67EEB">
        <w:rPr>
          <w:rFonts w:ascii="Calibri" w:hAnsi="Calibri" w:cs="Calibri"/>
          <w:i/>
          <w:iCs/>
          <w:color w:val="201F1E"/>
          <w:lang w:val="de-CH"/>
        </w:rPr>
        <w:t>Hirschengraben 84</w:t>
      </w:r>
    </w:p>
    <w:p w14:paraId="1F19BE8F" w14:textId="57FC529E" w:rsidR="00E53D2C" w:rsidRPr="00F67EEB" w:rsidRDefault="00E53D2C" w:rsidP="00E53D2C">
      <w:pPr>
        <w:tabs>
          <w:tab w:val="left" w:pos="3544"/>
        </w:tabs>
        <w:snapToGrid w:val="0"/>
        <w:contextualSpacing/>
        <w:textAlignment w:val="baseline"/>
        <w:rPr>
          <w:rFonts w:ascii="Calibri" w:hAnsi="Calibri" w:cs="Calibri"/>
          <w:i/>
          <w:iCs/>
          <w:color w:val="201F1E"/>
          <w:lang w:val="de-CH"/>
        </w:rPr>
      </w:pPr>
      <w:r w:rsidRPr="00F67EEB">
        <w:rPr>
          <w:rFonts w:ascii="Calibri" w:hAnsi="Calibri" w:cs="Calibri"/>
          <w:i/>
          <w:iCs/>
          <w:color w:val="201F1E"/>
          <w:lang w:val="de-CH"/>
        </w:rPr>
        <w:tab/>
        <w:t>80</w:t>
      </w:r>
      <w:r w:rsidR="00FF7C37" w:rsidRPr="00F67EEB">
        <w:rPr>
          <w:rFonts w:ascii="Calibri" w:hAnsi="Calibri" w:cs="Calibri"/>
          <w:i/>
          <w:iCs/>
          <w:color w:val="201F1E"/>
          <w:lang w:val="de-CH"/>
        </w:rPr>
        <w:t>01</w:t>
      </w:r>
      <w:r w:rsidRPr="00F67EEB">
        <w:rPr>
          <w:rFonts w:ascii="Calibri" w:hAnsi="Calibri" w:cs="Calibri"/>
          <w:i/>
          <w:iCs/>
          <w:color w:val="201F1E"/>
          <w:lang w:val="de-CH"/>
        </w:rPr>
        <w:t xml:space="preserve"> Zurich, Switzerland</w:t>
      </w:r>
    </w:p>
    <w:p w14:paraId="39B044DF" w14:textId="05FA5E0E" w:rsidR="00E53D2C" w:rsidRPr="00F67EEB" w:rsidRDefault="00E53D2C" w:rsidP="00E53D2C">
      <w:pPr>
        <w:tabs>
          <w:tab w:val="left" w:pos="3544"/>
        </w:tabs>
        <w:snapToGrid w:val="0"/>
        <w:contextualSpacing/>
        <w:textAlignment w:val="baseline"/>
        <w:rPr>
          <w:rStyle w:val="Hyperlink"/>
          <w:rFonts w:ascii="Calibri" w:hAnsi="Calibri" w:cs="Calibri"/>
          <w:i/>
          <w:iCs/>
          <w:bdr w:val="none" w:sz="0" w:space="0" w:color="auto" w:frame="1"/>
          <w:lang w:val="de-CH"/>
        </w:rPr>
      </w:pPr>
      <w:r w:rsidRPr="00F67EEB">
        <w:rPr>
          <w:rFonts w:ascii="Calibri" w:hAnsi="Calibri" w:cs="Calibri"/>
          <w:i/>
          <w:iCs/>
          <w:color w:val="201F1E"/>
          <w:lang w:val="de-CH"/>
        </w:rPr>
        <w:tab/>
      </w:r>
      <w:proofErr w:type="gramStart"/>
      <w:r w:rsidRPr="00F67EEB">
        <w:rPr>
          <w:rFonts w:ascii="Calibri" w:hAnsi="Calibri" w:cs="Calibri"/>
          <w:i/>
          <w:iCs/>
          <w:color w:val="201F1E"/>
          <w:lang w:val="de-CH"/>
        </w:rPr>
        <w:t>Email</w:t>
      </w:r>
      <w:proofErr w:type="gramEnd"/>
      <w:r w:rsidRPr="00F67EEB">
        <w:rPr>
          <w:rFonts w:ascii="Calibri" w:hAnsi="Calibri" w:cs="Calibri"/>
          <w:i/>
          <w:iCs/>
          <w:color w:val="201F1E"/>
          <w:lang w:val="de-CH"/>
        </w:rPr>
        <w:t>:</w:t>
      </w:r>
      <w:r w:rsidRPr="00F67EEB">
        <w:rPr>
          <w:rFonts w:ascii="Calibri" w:hAnsi="Calibri" w:cs="Calibri"/>
          <w:i/>
          <w:iCs/>
          <w:color w:val="201F1E"/>
          <w:bdr w:val="none" w:sz="0" w:space="0" w:color="auto" w:frame="1"/>
          <w:lang w:val="de-CH"/>
        </w:rPr>
        <w:t> </w:t>
      </w:r>
      <w:r w:rsidR="00FF7C37" w:rsidRPr="00F67EEB">
        <w:rPr>
          <w:rStyle w:val="Hyperlink"/>
          <w:rFonts w:ascii="Calibri" w:hAnsi="Calibri" w:cs="Calibri"/>
          <w:i/>
          <w:iCs/>
          <w:bdr w:val="none" w:sz="0" w:space="0" w:color="auto" w:frame="1"/>
          <w:lang w:val="de-CH"/>
        </w:rPr>
        <w:t>miloalan.puhan@uzh.ch</w:t>
      </w:r>
    </w:p>
    <w:p w14:paraId="3FA2FD40" w14:textId="77777777" w:rsidR="00E53D2C" w:rsidRPr="00F67EEB" w:rsidRDefault="00E53D2C" w:rsidP="00E53D2C">
      <w:pPr>
        <w:spacing w:line="480" w:lineRule="auto"/>
        <w:rPr>
          <w:rFonts w:ascii="Calibri" w:hAnsi="Calibri" w:cs="Calibri"/>
          <w:lang w:val="de-CH"/>
        </w:rPr>
      </w:pPr>
    </w:p>
    <w:p w14:paraId="54718507" w14:textId="4F75DB77" w:rsidR="00E53D2C" w:rsidRPr="00F67EEB" w:rsidRDefault="00E53D2C">
      <w:pPr>
        <w:rPr>
          <w:rFonts w:ascii="Calibri" w:hAnsi="Calibri" w:cs="Calibri"/>
          <w:lang w:val="de-CH"/>
        </w:rPr>
      </w:pPr>
      <w:r w:rsidRPr="00F67EEB">
        <w:rPr>
          <w:rFonts w:ascii="Calibri" w:hAnsi="Calibri" w:cs="Calibri"/>
          <w:lang w:val="de-CH"/>
        </w:rPr>
        <w:br w:type="page"/>
      </w:r>
    </w:p>
    <w:p w14:paraId="74ED4F2D" w14:textId="30FC1ED5" w:rsidR="00FF7C37" w:rsidRPr="004F3AF6" w:rsidRDefault="00FF7C37" w:rsidP="00C04E8F">
      <w:pPr>
        <w:spacing w:line="480" w:lineRule="auto"/>
        <w:ind w:firstLine="0"/>
        <w:jc w:val="center"/>
        <w:rPr>
          <w:rFonts w:ascii="Calibri" w:hAnsi="Calibri" w:cs="Calibri"/>
          <w:b/>
          <w:bCs/>
          <w:lang w:val="de-CH"/>
          <w:rPrChange w:id="0" w:author="Milo Alan Puhan" w:date="2025-10-22T21:07:00Z" w16du:dateUtc="2025-10-22T19:07:00Z">
            <w:rPr>
              <w:rFonts w:ascii="Calibri" w:hAnsi="Calibri" w:cs="Calibri"/>
              <w:b/>
              <w:bCs/>
            </w:rPr>
          </w:rPrChange>
        </w:rPr>
      </w:pPr>
      <w:r w:rsidRPr="004F3AF6">
        <w:rPr>
          <w:rFonts w:ascii="Calibri" w:hAnsi="Calibri" w:cs="Calibri"/>
          <w:b/>
          <w:bCs/>
          <w:lang w:val="de-CH"/>
          <w:rPrChange w:id="1" w:author="Milo Alan Puhan" w:date="2025-10-22T21:07:00Z" w16du:dateUtc="2025-10-22T19:07:00Z">
            <w:rPr>
              <w:rFonts w:ascii="Calibri" w:hAnsi="Calibri" w:cs="Calibri"/>
              <w:b/>
              <w:bCs/>
            </w:rPr>
          </w:rPrChange>
        </w:rPr>
        <w:lastRenderedPageBreak/>
        <w:t>Abstract</w:t>
      </w:r>
    </w:p>
    <w:p w14:paraId="627F7640" w14:textId="77777777" w:rsidR="00C04E8F" w:rsidRPr="004F3AF6" w:rsidRDefault="00C04E8F" w:rsidP="00FF7C37">
      <w:pPr>
        <w:spacing w:line="480" w:lineRule="auto"/>
        <w:ind w:firstLine="708"/>
        <w:rPr>
          <w:rFonts w:ascii="Calibri" w:hAnsi="Calibri" w:cs="Calibri"/>
          <w:b/>
          <w:bCs/>
          <w:lang w:val="de-CH"/>
          <w:rPrChange w:id="2" w:author="Milo Alan Puhan" w:date="2025-10-22T21:07:00Z" w16du:dateUtc="2025-10-22T19:07:00Z">
            <w:rPr>
              <w:rFonts w:ascii="Calibri" w:hAnsi="Calibri" w:cs="Calibri"/>
              <w:b/>
              <w:bCs/>
            </w:rPr>
          </w:rPrChange>
        </w:rPr>
      </w:pPr>
    </w:p>
    <w:p w14:paraId="43F3C24C" w14:textId="6B24167C" w:rsidR="00FF7C37" w:rsidRDefault="00E53D2C" w:rsidP="00FF7C37">
      <w:pPr>
        <w:spacing w:line="480" w:lineRule="auto"/>
        <w:ind w:firstLine="708"/>
        <w:rPr>
          <w:rFonts w:ascii="Calibri" w:hAnsi="Calibri" w:cs="Calibri"/>
        </w:rPr>
      </w:pPr>
      <w:r w:rsidRPr="00C04E8F">
        <w:rPr>
          <w:rFonts w:ascii="Calibri" w:hAnsi="Calibri" w:cs="Calibri"/>
          <w:b/>
          <w:bCs/>
        </w:rPr>
        <w:t xml:space="preserve">Background and </w:t>
      </w:r>
      <w:r w:rsidR="00FF7C37">
        <w:rPr>
          <w:rFonts w:ascii="Calibri" w:hAnsi="Calibri" w:cs="Calibri"/>
          <w:b/>
          <w:bCs/>
        </w:rPr>
        <w:t>a</w:t>
      </w:r>
      <w:r w:rsidRPr="00C04E8F">
        <w:rPr>
          <w:rFonts w:ascii="Calibri" w:hAnsi="Calibri" w:cs="Calibri"/>
          <w:b/>
          <w:bCs/>
        </w:rPr>
        <w:t>ims</w:t>
      </w:r>
    </w:p>
    <w:p w14:paraId="3532A5CD" w14:textId="0D66F8C6" w:rsidR="000F2CF8" w:rsidRDefault="0006265B">
      <w:pPr>
        <w:spacing w:line="480" w:lineRule="auto"/>
        <w:ind w:firstLine="708"/>
        <w:rPr>
          <w:rFonts w:ascii="Calibri" w:hAnsi="Calibri" w:cs="Calibri"/>
        </w:rPr>
      </w:pPr>
      <w:r w:rsidRPr="00C04E8F">
        <w:rPr>
          <w:rFonts w:ascii="Calibri" w:hAnsi="Calibri" w:cs="Calibri"/>
        </w:rPr>
        <w:t xml:space="preserve">The Comprehensive Complication Index (CCI®) </w:t>
      </w:r>
      <w:r w:rsidR="009A6572">
        <w:rPr>
          <w:rFonts w:ascii="Calibri" w:hAnsi="Calibri" w:cs="Calibri"/>
        </w:rPr>
        <w:t>provides</w:t>
      </w:r>
      <w:r w:rsidRPr="00C04E8F">
        <w:rPr>
          <w:rFonts w:ascii="Calibri" w:hAnsi="Calibri" w:cs="Calibri"/>
        </w:rPr>
        <w:t xml:space="preserve"> a weighted assessment of all postoperative complications, </w:t>
      </w:r>
      <w:r w:rsidR="009A6572">
        <w:rPr>
          <w:rFonts w:ascii="Calibri" w:hAnsi="Calibri" w:cs="Calibri"/>
        </w:rPr>
        <w:t>offering</w:t>
      </w:r>
      <w:r w:rsidRPr="00C04E8F">
        <w:rPr>
          <w:rFonts w:ascii="Calibri" w:hAnsi="Calibri" w:cs="Calibri"/>
        </w:rPr>
        <w:t xml:space="preserve"> a</w:t>
      </w:r>
      <w:r w:rsidR="00D64F3A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 xml:space="preserve">quantification of surgical morbidity </w:t>
      </w:r>
      <w:r w:rsidR="00D326BC">
        <w:rPr>
          <w:rFonts w:ascii="Calibri" w:hAnsi="Calibri" w:cs="Calibri"/>
        </w:rPr>
        <w:t xml:space="preserve">on a continuous </w:t>
      </w:r>
      <w:r w:rsidR="00FA4045">
        <w:rPr>
          <w:rFonts w:ascii="Calibri" w:hAnsi="Calibri" w:cs="Calibri"/>
        </w:rPr>
        <w:t>scale</w:t>
      </w:r>
      <w:r w:rsidR="0045139F">
        <w:rPr>
          <w:rFonts w:ascii="Calibri" w:hAnsi="Calibri" w:cs="Calibri"/>
        </w:rPr>
        <w:t>. It</w:t>
      </w:r>
      <w:r w:rsidR="00D64F3A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 xml:space="preserve">has become a cornerstone </w:t>
      </w:r>
      <w:r w:rsidR="00B46B93">
        <w:rPr>
          <w:rFonts w:ascii="Calibri" w:hAnsi="Calibri" w:cs="Calibri"/>
        </w:rPr>
        <w:t>endpoint in</w:t>
      </w:r>
      <w:r w:rsidRPr="00C04E8F">
        <w:rPr>
          <w:rFonts w:ascii="Calibri" w:hAnsi="Calibri" w:cs="Calibri"/>
        </w:rPr>
        <w:t xml:space="preserve"> randomized controlled trials (RCTs).</w:t>
      </w:r>
      <w:r w:rsidR="00B46B93">
        <w:rPr>
          <w:rFonts w:ascii="Calibri" w:hAnsi="Calibri" w:cs="Calibri"/>
        </w:rPr>
        <w:t xml:space="preserve"> A</w:t>
      </w:r>
      <w:r w:rsidR="000F2CF8" w:rsidRPr="00C04E8F">
        <w:rPr>
          <w:rFonts w:ascii="Calibri" w:hAnsi="Calibri" w:cs="Calibri"/>
        </w:rPr>
        <w:t xml:space="preserve"> </w:t>
      </w:r>
      <w:r w:rsidR="000F2CF8" w:rsidRPr="00C04E8F">
        <w:rPr>
          <w:rStyle w:val="Fett"/>
          <w:rFonts w:ascii="Calibri" w:hAnsi="Calibri" w:cs="Calibri"/>
          <w:b w:val="0"/>
          <w:bCs w:val="0"/>
        </w:rPr>
        <w:t>minimal important difference (MID) of 12 CCI® points</w:t>
      </w:r>
      <w:r w:rsidR="00B46B93">
        <w:rPr>
          <w:rStyle w:val="Fett"/>
          <w:rFonts w:ascii="Calibri" w:hAnsi="Calibri" w:cs="Calibri"/>
          <w:b w:val="0"/>
          <w:bCs w:val="0"/>
        </w:rPr>
        <w:t xml:space="preserve"> between treatment groups</w:t>
      </w:r>
      <w:r w:rsidR="000F2CF8" w:rsidRPr="00C04E8F">
        <w:rPr>
          <w:rFonts w:ascii="Calibri" w:hAnsi="Calibri" w:cs="Calibri"/>
        </w:rPr>
        <w:t xml:space="preserve"> has been proposed to indicate clinically meaningful </w:t>
      </w:r>
      <w:r w:rsidR="00B46B93">
        <w:rPr>
          <w:rFonts w:ascii="Calibri" w:hAnsi="Calibri" w:cs="Calibri"/>
        </w:rPr>
        <w:t>effects</w:t>
      </w:r>
      <w:r w:rsidR="000F2CF8" w:rsidRPr="00C04E8F">
        <w:rPr>
          <w:rFonts w:ascii="Calibri" w:hAnsi="Calibri" w:cs="Calibri"/>
        </w:rPr>
        <w:t>.</w:t>
      </w:r>
    </w:p>
    <w:p w14:paraId="163C75DC" w14:textId="5290251E" w:rsidR="0006265B" w:rsidRPr="00C04E8F" w:rsidRDefault="0006265B" w:rsidP="00C04E8F">
      <w:pPr>
        <w:spacing w:line="480" w:lineRule="auto"/>
        <w:ind w:firstLine="708"/>
        <w:rPr>
          <w:rFonts w:ascii="Calibri" w:hAnsi="Calibri" w:cs="Calibri"/>
        </w:rPr>
      </w:pPr>
      <w:r w:rsidRPr="00C04E8F">
        <w:rPr>
          <w:rFonts w:ascii="Calibri" w:hAnsi="Calibri" w:cs="Calibri"/>
        </w:rPr>
        <w:t xml:space="preserve">However, quality in </w:t>
      </w:r>
      <w:r w:rsidR="00F03CDD">
        <w:rPr>
          <w:rFonts w:ascii="Calibri" w:hAnsi="Calibri" w:cs="Calibri"/>
        </w:rPr>
        <w:t>surgical research</w:t>
      </w:r>
      <w:r w:rsidR="00F03CDD" w:rsidRPr="00C04E8F" w:rsidDel="00F03CDD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 xml:space="preserve">depends not only on </w:t>
      </w:r>
      <w:r w:rsidR="00D64F3A">
        <w:rPr>
          <w:rFonts w:ascii="Calibri" w:hAnsi="Calibri" w:cs="Calibri"/>
        </w:rPr>
        <w:t xml:space="preserve">availability of </w:t>
      </w:r>
      <w:r w:rsidR="00334AE2">
        <w:rPr>
          <w:rFonts w:ascii="Calibri" w:hAnsi="Calibri" w:cs="Calibri"/>
        </w:rPr>
        <w:t xml:space="preserve">such </w:t>
      </w:r>
      <w:r w:rsidRPr="00C04E8F">
        <w:rPr>
          <w:rFonts w:ascii="Calibri" w:hAnsi="Calibri" w:cs="Calibri"/>
        </w:rPr>
        <w:t>outcome</w:t>
      </w:r>
      <w:r w:rsidR="00D64F3A">
        <w:rPr>
          <w:rFonts w:ascii="Calibri" w:hAnsi="Calibri" w:cs="Calibri"/>
        </w:rPr>
        <w:t xml:space="preserve"> measures</w:t>
      </w:r>
      <w:r w:rsidRPr="00C04E8F">
        <w:rPr>
          <w:rFonts w:ascii="Calibri" w:hAnsi="Calibri" w:cs="Calibri"/>
        </w:rPr>
        <w:t xml:space="preserve"> but also on the methodological rigor</w:t>
      </w:r>
      <w:r w:rsidR="00D64F3A">
        <w:rPr>
          <w:rFonts w:ascii="Calibri" w:hAnsi="Calibri" w:cs="Calibri"/>
        </w:rPr>
        <w:t xml:space="preserve"> with which </w:t>
      </w:r>
      <w:r w:rsidR="00AA6CE8">
        <w:rPr>
          <w:rFonts w:ascii="Calibri" w:hAnsi="Calibri" w:cs="Calibri"/>
        </w:rPr>
        <w:t>RCTs</w:t>
      </w:r>
      <w:r w:rsidR="00D64F3A">
        <w:rPr>
          <w:rFonts w:ascii="Calibri" w:hAnsi="Calibri" w:cs="Calibri"/>
        </w:rPr>
        <w:t xml:space="preserve"> are planned, powered, </w:t>
      </w:r>
      <w:r w:rsidR="00334AE2">
        <w:rPr>
          <w:rFonts w:ascii="Calibri" w:hAnsi="Calibri" w:cs="Calibri"/>
        </w:rPr>
        <w:t xml:space="preserve">reported </w:t>
      </w:r>
      <w:r w:rsidR="00D64F3A">
        <w:rPr>
          <w:rFonts w:ascii="Calibri" w:hAnsi="Calibri" w:cs="Calibri"/>
        </w:rPr>
        <w:t>and interpreted</w:t>
      </w:r>
      <w:r w:rsidRPr="00C04E8F">
        <w:rPr>
          <w:rFonts w:ascii="Calibri" w:hAnsi="Calibri" w:cs="Calibri"/>
        </w:rPr>
        <w:t xml:space="preserve">. </w:t>
      </w:r>
    </w:p>
    <w:p w14:paraId="4BE0988A" w14:textId="3111359A" w:rsidR="00E53D2C" w:rsidRPr="00C04E8F" w:rsidRDefault="0006265B" w:rsidP="00E53D2C">
      <w:pPr>
        <w:spacing w:line="480" w:lineRule="auto"/>
        <w:rPr>
          <w:rFonts w:ascii="Calibri" w:hAnsi="Calibri" w:cs="Calibri"/>
        </w:rPr>
      </w:pPr>
      <w:r w:rsidRPr="00C04E8F">
        <w:rPr>
          <w:rFonts w:ascii="Calibri" w:hAnsi="Calibri" w:cs="Calibri"/>
        </w:rPr>
        <w:t xml:space="preserve">This </w:t>
      </w:r>
      <w:r w:rsidR="003723C1">
        <w:rPr>
          <w:rFonts w:ascii="Calibri" w:hAnsi="Calibri" w:cs="Calibri"/>
        </w:rPr>
        <w:t>meta</w:t>
      </w:r>
      <w:r w:rsidR="00B46B93">
        <w:rPr>
          <w:rFonts w:ascii="Calibri" w:hAnsi="Calibri" w:cs="Calibri"/>
        </w:rPr>
        <w:t>-</w:t>
      </w:r>
      <w:r w:rsidR="003723C1">
        <w:rPr>
          <w:rFonts w:ascii="Calibri" w:hAnsi="Calibri" w:cs="Calibri"/>
        </w:rPr>
        <w:t xml:space="preserve">research </w:t>
      </w:r>
      <w:r w:rsidRPr="00C04E8F">
        <w:rPr>
          <w:rFonts w:ascii="Calibri" w:hAnsi="Calibri" w:cs="Calibri"/>
        </w:rPr>
        <w:t>study systematically evaluate</w:t>
      </w:r>
      <w:r w:rsidR="00B46B93">
        <w:rPr>
          <w:rFonts w:ascii="Calibri" w:hAnsi="Calibri" w:cs="Calibri"/>
        </w:rPr>
        <w:t>d</w:t>
      </w:r>
      <w:r w:rsidRPr="00C04E8F">
        <w:rPr>
          <w:rFonts w:ascii="Calibri" w:hAnsi="Calibri" w:cs="Calibri"/>
        </w:rPr>
        <w:t xml:space="preserve"> the use of the CCI® in surgical RCTs, assess</w:t>
      </w:r>
      <w:r w:rsidR="00B46B93">
        <w:rPr>
          <w:rFonts w:ascii="Calibri" w:hAnsi="Calibri" w:cs="Calibri"/>
        </w:rPr>
        <w:t>ed</w:t>
      </w:r>
      <w:r w:rsidRPr="00C04E8F">
        <w:rPr>
          <w:rFonts w:ascii="Calibri" w:hAnsi="Calibri" w:cs="Calibri"/>
        </w:rPr>
        <w:t xml:space="preserve"> </w:t>
      </w:r>
      <w:r w:rsidR="00E21E8F" w:rsidRPr="00C04E8F">
        <w:rPr>
          <w:rFonts w:ascii="Calibri" w:hAnsi="Calibri" w:cs="Calibri"/>
        </w:rPr>
        <w:t xml:space="preserve">concordance </w:t>
      </w:r>
      <w:r w:rsidR="00E21E8F">
        <w:rPr>
          <w:rFonts w:ascii="Calibri" w:hAnsi="Calibri" w:cs="Calibri"/>
        </w:rPr>
        <w:t xml:space="preserve">between pre-trial </w:t>
      </w:r>
      <w:r w:rsidR="003643AF">
        <w:rPr>
          <w:rFonts w:ascii="Calibri" w:hAnsi="Calibri" w:cs="Calibri"/>
        </w:rPr>
        <w:t xml:space="preserve">registration </w:t>
      </w:r>
      <w:r w:rsidR="00E21E8F">
        <w:rPr>
          <w:rFonts w:ascii="Calibri" w:hAnsi="Calibri" w:cs="Calibri"/>
        </w:rPr>
        <w:t xml:space="preserve">and </w:t>
      </w:r>
      <w:r w:rsidR="009A6572">
        <w:rPr>
          <w:rFonts w:ascii="Calibri" w:hAnsi="Calibri" w:cs="Calibri"/>
        </w:rPr>
        <w:t>corresponding publications</w:t>
      </w:r>
      <w:r w:rsidR="00B46B93" w:rsidRPr="00C04E8F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 xml:space="preserve">as a marker of research quality, and </w:t>
      </w:r>
      <w:r w:rsidR="00B46B93">
        <w:rPr>
          <w:rFonts w:ascii="Calibri" w:hAnsi="Calibri" w:cs="Calibri"/>
        </w:rPr>
        <w:t>examined</w:t>
      </w:r>
      <w:r w:rsidRPr="00C04E8F">
        <w:rPr>
          <w:rFonts w:ascii="Calibri" w:hAnsi="Calibri" w:cs="Calibri"/>
        </w:rPr>
        <w:t xml:space="preserve"> whether observed between-group differences</w:t>
      </w:r>
      <w:r w:rsidR="00472E5E">
        <w:rPr>
          <w:rFonts w:ascii="Calibri" w:hAnsi="Calibri" w:cs="Calibri"/>
        </w:rPr>
        <w:t xml:space="preserve"> of CCI® points</w:t>
      </w:r>
      <w:r w:rsidRPr="00C04E8F">
        <w:rPr>
          <w:rFonts w:ascii="Calibri" w:hAnsi="Calibri" w:cs="Calibri"/>
        </w:rPr>
        <w:t xml:space="preserve"> </w:t>
      </w:r>
      <w:r w:rsidR="00B46B93">
        <w:rPr>
          <w:rFonts w:ascii="Calibri" w:hAnsi="Calibri" w:cs="Calibri"/>
        </w:rPr>
        <w:t xml:space="preserve">were interpreted </w:t>
      </w:r>
      <w:commentRangeStart w:id="3"/>
      <w:del w:id="4" w:author="Milo Alan Puhan" w:date="2025-10-22T21:10:00Z" w16du:dateUtc="2025-10-22T19:10:00Z">
        <w:r w:rsidR="00B46B93" w:rsidDel="00E42C42">
          <w:rPr>
            <w:rFonts w:ascii="Calibri" w:hAnsi="Calibri" w:cs="Calibri"/>
          </w:rPr>
          <w:delText>for</w:delText>
        </w:r>
        <w:r w:rsidR="00B46B93" w:rsidRPr="00C04E8F" w:rsidDel="00E42C42">
          <w:rPr>
            <w:rFonts w:ascii="Calibri" w:hAnsi="Calibri" w:cs="Calibri"/>
          </w:rPr>
          <w:delText xml:space="preserve"> </w:delText>
        </w:r>
        <w:r w:rsidRPr="00C04E8F" w:rsidDel="00E42C42">
          <w:rPr>
            <w:rFonts w:ascii="Calibri" w:hAnsi="Calibri" w:cs="Calibri"/>
          </w:rPr>
          <w:delText>clinical relevance</w:delText>
        </w:r>
      </w:del>
      <w:ins w:id="5" w:author="Milo Alan Puhan" w:date="2025-10-22T21:10:00Z" w16du:dateUtc="2025-10-22T19:10:00Z">
        <w:r w:rsidR="00E42C42">
          <w:rPr>
            <w:rFonts w:ascii="Calibri" w:hAnsi="Calibri" w:cs="Calibri"/>
          </w:rPr>
          <w:t>using the MID</w:t>
        </w:r>
      </w:ins>
      <w:r w:rsidRPr="00C04E8F">
        <w:rPr>
          <w:rFonts w:ascii="Calibri" w:hAnsi="Calibri" w:cs="Calibri"/>
        </w:rPr>
        <w:t>.</w:t>
      </w:r>
      <w:commentRangeEnd w:id="3"/>
      <w:r w:rsidR="00A90195">
        <w:rPr>
          <w:rStyle w:val="Kommentarzeichen"/>
        </w:rPr>
        <w:commentReference w:id="3"/>
      </w:r>
    </w:p>
    <w:p w14:paraId="7B1204D1" w14:textId="77777777" w:rsidR="0006265B" w:rsidRPr="00C04E8F" w:rsidRDefault="0006265B" w:rsidP="00E53D2C">
      <w:pPr>
        <w:spacing w:line="480" w:lineRule="auto"/>
        <w:rPr>
          <w:rFonts w:ascii="Calibri" w:hAnsi="Calibri" w:cs="Calibri"/>
          <w:b/>
          <w:bCs/>
        </w:rPr>
      </w:pPr>
    </w:p>
    <w:p w14:paraId="5E1EB408" w14:textId="2CF62C66" w:rsidR="00E53D2C" w:rsidRPr="00C04E8F" w:rsidRDefault="00E53D2C" w:rsidP="00E53D2C">
      <w:pPr>
        <w:spacing w:line="480" w:lineRule="auto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Study Design</w:t>
      </w:r>
    </w:p>
    <w:p w14:paraId="4254CBC6" w14:textId="36F1E41C" w:rsidR="00E53D2C" w:rsidRPr="00C04E8F" w:rsidRDefault="00867646" w:rsidP="00E53D2C">
      <w:pPr>
        <w:spacing w:line="480" w:lineRule="auto"/>
        <w:rPr>
          <w:rFonts w:ascii="Calibri" w:hAnsi="Calibri" w:cs="Calibri"/>
        </w:rPr>
      </w:pPr>
      <w:r w:rsidRPr="00C04E8F">
        <w:rPr>
          <w:rFonts w:ascii="Calibri" w:hAnsi="Calibri" w:cs="Calibri"/>
        </w:rPr>
        <w:t>Through a</w:t>
      </w:r>
      <w:r w:rsidR="003723C1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>systematic literature search in Scopus (August 2023, updated July 2025) we identified all RCTs using the CCI® as an endpoint. Extracted data included designation of the CCI® (primary, secondary, or exploratory endpoint), trial</w:t>
      </w:r>
      <w:r w:rsidR="0025216C">
        <w:rPr>
          <w:rFonts w:ascii="Calibri" w:hAnsi="Calibri" w:cs="Calibri"/>
        </w:rPr>
        <w:t xml:space="preserve"> aim</w:t>
      </w:r>
      <w:r w:rsidRPr="00C04E8F">
        <w:rPr>
          <w:rFonts w:ascii="Calibri" w:hAnsi="Calibri" w:cs="Calibri"/>
        </w:rPr>
        <w:t xml:space="preserve"> (superiority, non-inferiority, or equivalence), and </w:t>
      </w:r>
      <w:r w:rsidR="00E21E8F" w:rsidRPr="00E21E8F">
        <w:rPr>
          <w:rFonts w:ascii="Calibri" w:hAnsi="Calibri" w:cs="Calibri"/>
        </w:rPr>
        <w:t>sample size calculation</w:t>
      </w:r>
      <w:r w:rsidRPr="00C04E8F">
        <w:rPr>
          <w:rFonts w:ascii="Calibri" w:hAnsi="Calibri" w:cs="Calibri"/>
        </w:rPr>
        <w:t xml:space="preserve">. The same parameters were </w:t>
      </w:r>
      <w:r w:rsidR="00B46B93">
        <w:rPr>
          <w:rFonts w:ascii="Calibri" w:hAnsi="Calibri" w:cs="Calibri"/>
        </w:rPr>
        <w:t xml:space="preserve">abstracted from </w:t>
      </w:r>
      <w:r w:rsidRPr="00C04E8F">
        <w:rPr>
          <w:rFonts w:ascii="Calibri" w:hAnsi="Calibri" w:cs="Calibri"/>
        </w:rPr>
        <w:t>the corresponding pre-trial document</w:t>
      </w:r>
      <w:r w:rsidR="009A6572">
        <w:rPr>
          <w:rFonts w:ascii="Calibri" w:hAnsi="Calibri" w:cs="Calibri"/>
        </w:rPr>
        <w:t>s</w:t>
      </w:r>
      <w:r w:rsidRPr="00C04E8F">
        <w:rPr>
          <w:rFonts w:ascii="Calibri" w:hAnsi="Calibri" w:cs="Calibri"/>
        </w:rPr>
        <w:t xml:space="preserve"> to assess concordance and identify discrepancies between </w:t>
      </w:r>
      <w:r w:rsidR="00F17102">
        <w:rPr>
          <w:rStyle w:val="Fett"/>
          <w:rFonts w:ascii="Calibri" w:hAnsi="Calibri" w:cs="Calibri"/>
          <w:b w:val="0"/>
          <w:bCs w:val="0"/>
        </w:rPr>
        <w:t>study design</w:t>
      </w:r>
      <w:r w:rsidR="00BC708D">
        <w:rPr>
          <w:rStyle w:val="Fett"/>
          <w:rFonts w:ascii="Calibri" w:hAnsi="Calibri" w:cs="Calibri"/>
          <w:b w:val="0"/>
          <w:bCs w:val="0"/>
        </w:rPr>
        <w:t xml:space="preserve"> </w:t>
      </w:r>
      <w:r w:rsidRPr="00C04E8F">
        <w:rPr>
          <w:rStyle w:val="Fett"/>
          <w:rFonts w:ascii="Calibri" w:hAnsi="Calibri" w:cs="Calibri"/>
          <w:b w:val="0"/>
          <w:bCs w:val="0"/>
        </w:rPr>
        <w:t>and publication</w:t>
      </w:r>
      <w:r w:rsidRPr="00C04E8F">
        <w:rPr>
          <w:rFonts w:ascii="Calibri" w:hAnsi="Calibri" w:cs="Calibri"/>
        </w:rPr>
        <w:t xml:space="preserve">. For RCTs </w:t>
      </w:r>
      <w:r w:rsidR="00B46B93">
        <w:rPr>
          <w:rFonts w:ascii="Calibri" w:hAnsi="Calibri" w:cs="Calibri"/>
        </w:rPr>
        <w:t>specifying</w:t>
      </w:r>
      <w:r w:rsidR="00B46B93" w:rsidRPr="00C04E8F">
        <w:rPr>
          <w:rFonts w:ascii="Calibri" w:hAnsi="Calibri" w:cs="Calibri"/>
        </w:rPr>
        <w:t xml:space="preserve"> </w:t>
      </w:r>
      <w:r w:rsidRPr="00C04E8F">
        <w:rPr>
          <w:rFonts w:ascii="Calibri" w:hAnsi="Calibri" w:cs="Calibri"/>
        </w:rPr>
        <w:t xml:space="preserve">the CCI® as the primary endpoint, </w:t>
      </w:r>
      <w:r w:rsidRPr="00C04E8F">
        <w:rPr>
          <w:rFonts w:ascii="Calibri" w:hAnsi="Calibri" w:cs="Calibri"/>
        </w:rPr>
        <w:lastRenderedPageBreak/>
        <w:t xml:space="preserve">we </w:t>
      </w:r>
      <w:r w:rsidR="00666C61" w:rsidRPr="00666C61">
        <w:rPr>
          <w:rFonts w:ascii="Calibri" w:hAnsi="Calibri" w:cs="Calibri"/>
        </w:rPr>
        <w:t>recorded the between-group effect-size, statistical significance, and whether clinical significance was addressed.</w:t>
      </w:r>
    </w:p>
    <w:p w14:paraId="7600EDB9" w14:textId="77777777" w:rsidR="0006265B" w:rsidRPr="00C04E8F" w:rsidRDefault="0006265B" w:rsidP="00E53D2C">
      <w:pPr>
        <w:spacing w:line="480" w:lineRule="auto"/>
        <w:rPr>
          <w:rFonts w:ascii="Calibri" w:hAnsi="Calibri" w:cs="Calibri"/>
          <w:b/>
          <w:bCs/>
        </w:rPr>
      </w:pPr>
    </w:p>
    <w:p w14:paraId="5B37AA11" w14:textId="7D4FB5DD" w:rsidR="00E53D2C" w:rsidRPr="00C04E8F" w:rsidRDefault="00E53D2C" w:rsidP="00E53D2C">
      <w:pPr>
        <w:spacing w:line="480" w:lineRule="auto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Results</w:t>
      </w:r>
    </w:p>
    <w:p w14:paraId="3425986A" w14:textId="77777777" w:rsidR="00C04E8F" w:rsidRPr="009A6572" w:rsidRDefault="0006265B" w:rsidP="005F757C">
      <w:pPr>
        <w:spacing w:line="480" w:lineRule="auto"/>
        <w:rPr>
          <w:rFonts w:ascii="Calibri" w:hAnsi="Calibri" w:cs="Calibri"/>
        </w:rPr>
      </w:pPr>
      <w:r w:rsidRPr="009A6572">
        <w:rPr>
          <w:rFonts w:ascii="Calibri" w:hAnsi="Calibri" w:cs="Calibri"/>
        </w:rPr>
        <w:t>Of 1612 records citing the CCI® up to July 2025, 13</w:t>
      </w:r>
      <w:r w:rsidR="00FF7C37" w:rsidRPr="009A6572">
        <w:rPr>
          <w:rFonts w:ascii="Calibri" w:hAnsi="Calibri" w:cs="Calibri"/>
        </w:rPr>
        <w:t>6</w:t>
      </w:r>
      <w:r w:rsidRPr="009A6572">
        <w:rPr>
          <w:rFonts w:ascii="Calibri" w:hAnsi="Calibri" w:cs="Calibri"/>
        </w:rPr>
        <w:t xml:space="preserve"> RCTs were eligible for inclusion, comprising </w:t>
      </w:r>
      <w:r w:rsidR="00FF7C37" w:rsidRPr="009A6572">
        <w:rPr>
          <w:rFonts w:ascii="Calibri" w:hAnsi="Calibri" w:cs="Calibri"/>
        </w:rPr>
        <w:t>87</w:t>
      </w:r>
      <w:r w:rsidRPr="009A6572">
        <w:rPr>
          <w:rFonts w:ascii="Calibri" w:hAnsi="Calibri" w:cs="Calibri"/>
        </w:rPr>
        <w:t xml:space="preserve"> published and 49 ongoing trials </w:t>
      </w:r>
      <w:r w:rsidR="00867646" w:rsidRPr="009A6572">
        <w:rPr>
          <w:rFonts w:ascii="Calibri" w:hAnsi="Calibri" w:cs="Calibri"/>
        </w:rPr>
        <w:t>(</w:t>
      </w:r>
      <w:r w:rsidR="00867646" w:rsidRPr="009A6572">
        <w:rPr>
          <w:rFonts w:ascii="Calibri" w:hAnsi="Calibri" w:cs="Calibri"/>
          <w:b/>
          <w:bCs/>
        </w:rPr>
        <w:t>Figure 1</w:t>
      </w:r>
      <w:r w:rsidR="00867646" w:rsidRPr="009A6572">
        <w:rPr>
          <w:rFonts w:ascii="Calibri" w:hAnsi="Calibri" w:cs="Calibri"/>
        </w:rPr>
        <w:t>)</w:t>
      </w:r>
      <w:r w:rsidR="0018618F" w:rsidRPr="009A6572">
        <w:rPr>
          <w:rFonts w:ascii="Calibri" w:hAnsi="Calibri" w:cs="Calibri"/>
        </w:rPr>
        <w:t xml:space="preserve">. </w:t>
      </w:r>
      <w:r w:rsidRPr="009A6572">
        <w:rPr>
          <w:rFonts w:ascii="Calibri" w:hAnsi="Calibri" w:cs="Calibri"/>
        </w:rPr>
        <w:t xml:space="preserve">The CCI® was defined as a </w:t>
      </w:r>
      <w:r w:rsidRPr="009A6572">
        <w:rPr>
          <w:rStyle w:val="Fett"/>
          <w:rFonts w:ascii="Calibri" w:hAnsi="Calibri" w:cs="Calibri"/>
          <w:b w:val="0"/>
          <w:bCs w:val="0"/>
        </w:rPr>
        <w:t xml:space="preserve">primary endpoint in </w:t>
      </w:r>
      <w:r w:rsidR="00FF7C37" w:rsidRPr="009A6572">
        <w:rPr>
          <w:rStyle w:val="Fett"/>
          <w:rFonts w:ascii="Calibri" w:hAnsi="Calibri" w:cs="Calibri"/>
          <w:b w:val="0"/>
          <w:bCs w:val="0"/>
        </w:rPr>
        <w:t xml:space="preserve">34 </w:t>
      </w:r>
      <w:r w:rsidRPr="009A6572">
        <w:rPr>
          <w:rStyle w:val="Fett"/>
          <w:rFonts w:ascii="Calibri" w:hAnsi="Calibri" w:cs="Calibri"/>
          <w:b w:val="0"/>
          <w:bCs w:val="0"/>
        </w:rPr>
        <w:t>(</w:t>
      </w:r>
      <w:r w:rsidR="00FF7C37" w:rsidRPr="009A6572">
        <w:rPr>
          <w:rStyle w:val="Fett"/>
          <w:rFonts w:ascii="Calibri" w:hAnsi="Calibri" w:cs="Calibri"/>
          <w:b w:val="0"/>
          <w:bCs w:val="0"/>
        </w:rPr>
        <w:t>25</w:t>
      </w:r>
      <w:r w:rsidRPr="009A6572">
        <w:rPr>
          <w:rStyle w:val="Fett"/>
          <w:rFonts w:ascii="Calibri" w:hAnsi="Calibri" w:cs="Calibri"/>
          <w:b w:val="0"/>
          <w:bCs w:val="0"/>
        </w:rPr>
        <w:t>%)</w:t>
      </w:r>
      <w:r w:rsidRPr="009A6572">
        <w:rPr>
          <w:rFonts w:ascii="Calibri" w:hAnsi="Calibri" w:cs="Calibri"/>
        </w:rPr>
        <w:t xml:space="preserve">, </w:t>
      </w:r>
      <w:r w:rsidRPr="009A6572">
        <w:rPr>
          <w:rStyle w:val="Fett"/>
          <w:rFonts w:ascii="Calibri" w:hAnsi="Calibri" w:cs="Calibri"/>
          <w:b w:val="0"/>
          <w:bCs w:val="0"/>
        </w:rPr>
        <w:t xml:space="preserve">secondary in </w:t>
      </w:r>
      <w:r w:rsidR="00FF7C37" w:rsidRPr="009A6572">
        <w:rPr>
          <w:rStyle w:val="Fett"/>
          <w:rFonts w:ascii="Calibri" w:hAnsi="Calibri" w:cs="Calibri"/>
          <w:b w:val="0"/>
          <w:bCs w:val="0"/>
        </w:rPr>
        <w:t>10</w:t>
      </w:r>
      <w:r w:rsidR="00C04E8F" w:rsidRPr="009A6572">
        <w:rPr>
          <w:rStyle w:val="Fett"/>
          <w:rFonts w:ascii="Calibri" w:hAnsi="Calibri" w:cs="Calibri"/>
          <w:b w:val="0"/>
          <w:bCs w:val="0"/>
        </w:rPr>
        <w:t>0</w:t>
      </w:r>
      <w:r w:rsidR="00FF7C37" w:rsidRPr="009A6572">
        <w:rPr>
          <w:rStyle w:val="Fett"/>
          <w:rFonts w:ascii="Calibri" w:hAnsi="Calibri" w:cs="Calibri"/>
          <w:b w:val="0"/>
          <w:bCs w:val="0"/>
        </w:rPr>
        <w:t xml:space="preserve"> </w:t>
      </w:r>
      <w:r w:rsidRPr="009A6572">
        <w:rPr>
          <w:rStyle w:val="Fett"/>
          <w:rFonts w:ascii="Calibri" w:hAnsi="Calibri" w:cs="Calibri"/>
          <w:b w:val="0"/>
          <w:bCs w:val="0"/>
        </w:rPr>
        <w:t>(</w:t>
      </w:r>
      <w:r w:rsidR="00FF7C37" w:rsidRPr="009A6572">
        <w:rPr>
          <w:rStyle w:val="Fett"/>
          <w:rFonts w:ascii="Calibri" w:hAnsi="Calibri" w:cs="Calibri"/>
          <w:b w:val="0"/>
          <w:bCs w:val="0"/>
        </w:rPr>
        <w:t>7</w:t>
      </w:r>
      <w:r w:rsidR="00C04E8F" w:rsidRPr="009A6572">
        <w:rPr>
          <w:rStyle w:val="Fett"/>
          <w:rFonts w:ascii="Calibri" w:hAnsi="Calibri" w:cs="Calibri"/>
          <w:b w:val="0"/>
          <w:bCs w:val="0"/>
        </w:rPr>
        <w:t>4</w:t>
      </w:r>
      <w:r w:rsidRPr="009A6572">
        <w:rPr>
          <w:rStyle w:val="Fett"/>
          <w:rFonts w:ascii="Calibri" w:hAnsi="Calibri" w:cs="Calibri"/>
          <w:b w:val="0"/>
          <w:bCs w:val="0"/>
        </w:rPr>
        <w:t>%)</w:t>
      </w:r>
      <w:r w:rsidRPr="009A6572">
        <w:rPr>
          <w:rFonts w:ascii="Calibri" w:hAnsi="Calibri" w:cs="Calibri"/>
        </w:rPr>
        <w:t xml:space="preserve">, and </w:t>
      </w:r>
      <w:r w:rsidRPr="009A6572">
        <w:rPr>
          <w:rStyle w:val="Fett"/>
          <w:rFonts w:ascii="Calibri" w:hAnsi="Calibri" w:cs="Calibri"/>
          <w:b w:val="0"/>
          <w:bCs w:val="0"/>
        </w:rPr>
        <w:t xml:space="preserve">exploratory in </w:t>
      </w:r>
      <w:r w:rsidR="00FF7C37" w:rsidRPr="009A6572">
        <w:rPr>
          <w:rStyle w:val="Fett"/>
          <w:rFonts w:ascii="Calibri" w:hAnsi="Calibri" w:cs="Calibri"/>
          <w:b w:val="0"/>
          <w:bCs w:val="0"/>
        </w:rPr>
        <w:t xml:space="preserve">2 </w:t>
      </w:r>
      <w:r w:rsidRPr="009A6572">
        <w:rPr>
          <w:rStyle w:val="Fett"/>
          <w:rFonts w:ascii="Calibri" w:hAnsi="Calibri" w:cs="Calibri"/>
          <w:b w:val="0"/>
          <w:bCs w:val="0"/>
        </w:rPr>
        <w:t>(</w:t>
      </w:r>
      <w:r w:rsidR="00FF7C37" w:rsidRPr="009A6572">
        <w:rPr>
          <w:rStyle w:val="Fett"/>
          <w:rFonts w:ascii="Calibri" w:hAnsi="Calibri" w:cs="Calibri"/>
          <w:b w:val="0"/>
          <w:bCs w:val="0"/>
        </w:rPr>
        <w:t>1</w:t>
      </w:r>
      <w:r w:rsidRPr="009A6572">
        <w:rPr>
          <w:rStyle w:val="Fett"/>
          <w:rFonts w:ascii="Calibri" w:hAnsi="Calibri" w:cs="Calibri"/>
          <w:b w:val="0"/>
          <w:bCs w:val="0"/>
        </w:rPr>
        <w:t>%)</w:t>
      </w:r>
      <w:r w:rsidRPr="009A6572">
        <w:rPr>
          <w:rFonts w:ascii="Calibri" w:hAnsi="Calibri" w:cs="Calibri"/>
        </w:rPr>
        <w:t xml:space="preserve"> trial</w:t>
      </w:r>
      <w:r w:rsidR="00FF7C37" w:rsidRPr="009A6572">
        <w:rPr>
          <w:rFonts w:ascii="Calibri" w:hAnsi="Calibri" w:cs="Calibri"/>
        </w:rPr>
        <w:t>s.</w:t>
      </w:r>
      <w:r w:rsidR="00FF7C37" w:rsidRPr="009A6572" w:rsidDel="00FF7C37">
        <w:rPr>
          <w:rFonts w:ascii="Calibri" w:hAnsi="Calibri" w:cs="Calibri"/>
        </w:rPr>
        <w:t xml:space="preserve"> </w:t>
      </w:r>
    </w:p>
    <w:p w14:paraId="1A87152E" w14:textId="18360846" w:rsidR="00867646" w:rsidRPr="009A6572" w:rsidRDefault="0006265B" w:rsidP="005F757C">
      <w:pPr>
        <w:spacing w:line="480" w:lineRule="auto"/>
        <w:rPr>
          <w:rFonts w:ascii="Calibri" w:hAnsi="Calibri" w:cs="Calibri"/>
          <w:color w:val="000000" w:themeColor="text1"/>
        </w:rPr>
      </w:pPr>
      <w:r w:rsidRPr="009A6572">
        <w:rPr>
          <w:rFonts w:ascii="Calibri" w:hAnsi="Calibri" w:cs="Calibri"/>
        </w:rPr>
        <w:t>A pre-trial document was available for 8</w:t>
      </w:r>
      <w:r w:rsidR="00FF7C37" w:rsidRPr="009A6572">
        <w:rPr>
          <w:rFonts w:ascii="Calibri" w:hAnsi="Calibri" w:cs="Calibri"/>
        </w:rPr>
        <w:t>4 (98%)</w:t>
      </w:r>
      <w:r w:rsidRPr="009A6572">
        <w:rPr>
          <w:rFonts w:ascii="Calibri" w:hAnsi="Calibri" w:cs="Calibri"/>
        </w:rPr>
        <w:t xml:space="preserve"> published RCTs</w:t>
      </w:r>
      <w:r w:rsidR="00223769" w:rsidRPr="009A6572">
        <w:rPr>
          <w:rFonts w:ascii="Calibri" w:hAnsi="Calibri" w:cs="Calibri"/>
        </w:rPr>
        <w:t xml:space="preserve"> (</w:t>
      </w:r>
      <w:r w:rsidR="00223769" w:rsidRPr="009A6572">
        <w:rPr>
          <w:rFonts w:ascii="Calibri" w:hAnsi="Calibri" w:cs="Calibri"/>
          <w:b/>
          <w:bCs/>
        </w:rPr>
        <w:t>Table 1</w:t>
      </w:r>
      <w:r w:rsidR="00223769" w:rsidRPr="009A6572">
        <w:rPr>
          <w:rFonts w:ascii="Calibri" w:hAnsi="Calibri" w:cs="Calibri"/>
        </w:rPr>
        <w:t>)</w:t>
      </w:r>
      <w:r w:rsidRPr="009A6572">
        <w:rPr>
          <w:rFonts w:ascii="Calibri" w:hAnsi="Calibri" w:cs="Calibri"/>
        </w:rPr>
        <w:t>, including 3</w:t>
      </w:r>
      <w:r w:rsidR="00FF7C37" w:rsidRPr="009A6572">
        <w:rPr>
          <w:rFonts w:ascii="Calibri" w:hAnsi="Calibri" w:cs="Calibri"/>
        </w:rPr>
        <w:t>1</w:t>
      </w:r>
      <w:r w:rsidRPr="009A6572">
        <w:rPr>
          <w:rFonts w:ascii="Calibri" w:hAnsi="Calibri" w:cs="Calibri"/>
        </w:rPr>
        <w:t xml:space="preserve"> (3</w:t>
      </w:r>
      <w:r w:rsidR="00FF7C37" w:rsidRPr="009A6572">
        <w:rPr>
          <w:rFonts w:ascii="Calibri" w:hAnsi="Calibri" w:cs="Calibri"/>
        </w:rPr>
        <w:t>7</w:t>
      </w:r>
      <w:r w:rsidRPr="009A6572">
        <w:rPr>
          <w:rFonts w:ascii="Calibri" w:hAnsi="Calibri" w:cs="Calibri"/>
        </w:rPr>
        <w:t xml:space="preserve">%) published protocols, </w:t>
      </w:r>
      <w:r w:rsidR="00FF7C37" w:rsidRPr="009A6572">
        <w:rPr>
          <w:rFonts w:ascii="Calibri" w:hAnsi="Calibri" w:cs="Calibri"/>
        </w:rPr>
        <w:t>8</w:t>
      </w:r>
      <w:r w:rsidRPr="009A6572">
        <w:rPr>
          <w:rFonts w:ascii="Calibri" w:hAnsi="Calibri" w:cs="Calibri"/>
        </w:rPr>
        <w:t xml:space="preserve"> (10%) </w:t>
      </w:r>
      <w:r w:rsidR="00FF7C37" w:rsidRPr="009A6572">
        <w:rPr>
          <w:rFonts w:ascii="Calibri" w:hAnsi="Calibri" w:cs="Calibri"/>
        </w:rPr>
        <w:t xml:space="preserve">full-text </w:t>
      </w:r>
      <w:r w:rsidRPr="009A6572">
        <w:rPr>
          <w:rFonts w:ascii="Calibri" w:hAnsi="Calibri" w:cs="Calibri"/>
        </w:rPr>
        <w:t xml:space="preserve">protocols </w:t>
      </w:r>
      <w:r w:rsidR="004D2539" w:rsidRPr="009A6572">
        <w:rPr>
          <w:rFonts w:ascii="Calibri" w:hAnsi="Calibri" w:cs="Calibri"/>
        </w:rPr>
        <w:t xml:space="preserve">provided </w:t>
      </w:r>
      <w:r w:rsidRPr="009A6572">
        <w:rPr>
          <w:rFonts w:ascii="Calibri" w:hAnsi="Calibri" w:cs="Calibri"/>
        </w:rPr>
        <w:t>as supplementary material, and 4</w:t>
      </w:r>
      <w:r w:rsidR="00FF7C37" w:rsidRPr="009A6572">
        <w:rPr>
          <w:rFonts w:ascii="Calibri" w:hAnsi="Calibri" w:cs="Calibri"/>
        </w:rPr>
        <w:t>5</w:t>
      </w:r>
      <w:r w:rsidRPr="009A6572">
        <w:rPr>
          <w:rFonts w:ascii="Calibri" w:hAnsi="Calibri" w:cs="Calibri"/>
        </w:rPr>
        <w:t xml:space="preserve"> (5</w:t>
      </w:r>
      <w:r w:rsidR="00FF7C37" w:rsidRPr="009A6572">
        <w:rPr>
          <w:rFonts w:ascii="Calibri" w:hAnsi="Calibri" w:cs="Calibri"/>
        </w:rPr>
        <w:t>4</w:t>
      </w:r>
      <w:r w:rsidRPr="009A6572">
        <w:rPr>
          <w:rFonts w:ascii="Calibri" w:hAnsi="Calibri" w:cs="Calibri"/>
        </w:rPr>
        <w:t xml:space="preserve">%) </w:t>
      </w:r>
      <w:r w:rsidR="00B46B93" w:rsidRPr="009A6572">
        <w:rPr>
          <w:rFonts w:ascii="Calibri" w:hAnsi="Calibri" w:cs="Calibri"/>
        </w:rPr>
        <w:t xml:space="preserve">registry </w:t>
      </w:r>
      <w:r w:rsidRPr="009A6572">
        <w:rPr>
          <w:rFonts w:ascii="Calibri" w:hAnsi="Calibri" w:cs="Calibri"/>
        </w:rPr>
        <w:t>records.</w:t>
      </w:r>
      <w:r w:rsidR="00867646" w:rsidRPr="009A6572">
        <w:rPr>
          <w:rFonts w:ascii="Calibri" w:hAnsi="Calibri" w:cs="Calibri"/>
        </w:rPr>
        <w:t xml:space="preserve"> </w:t>
      </w:r>
      <w:r w:rsidR="005F757C" w:rsidRPr="009A6572">
        <w:rPr>
          <w:rFonts w:ascii="Calibri" w:hAnsi="Calibri" w:cs="Calibri"/>
        </w:rPr>
        <w:t xml:space="preserve">Among </w:t>
      </w:r>
      <w:commentRangeStart w:id="6"/>
      <w:del w:id="7" w:author="Milo Alan Puhan" w:date="2025-10-22T21:13:00Z" w16du:dateUtc="2025-10-22T19:13:00Z">
        <w:r w:rsidR="005F757C" w:rsidRPr="009A6572" w:rsidDel="00323180">
          <w:rPr>
            <w:rFonts w:ascii="Calibri" w:hAnsi="Calibri" w:cs="Calibri"/>
          </w:rPr>
          <w:delText>these</w:delText>
        </w:r>
        <w:r w:rsidR="009A6572" w:rsidRPr="009A6572" w:rsidDel="00323180">
          <w:rPr>
            <w:rFonts w:ascii="Calibri" w:hAnsi="Calibri" w:cs="Calibri"/>
          </w:rPr>
          <w:delText xml:space="preserve"> </w:delText>
        </w:r>
      </w:del>
      <w:ins w:id="8" w:author="Milo Alan Puhan" w:date="2025-10-22T21:13:00Z" w16du:dateUtc="2025-10-22T19:13:00Z">
        <w:r w:rsidR="00323180">
          <w:rPr>
            <w:rFonts w:ascii="Calibri" w:hAnsi="Calibri" w:cs="Calibri"/>
          </w:rPr>
          <w:t>published</w:t>
        </w:r>
        <w:r w:rsidR="00323180" w:rsidRPr="009A6572">
          <w:rPr>
            <w:rFonts w:ascii="Calibri" w:hAnsi="Calibri" w:cs="Calibri"/>
          </w:rPr>
          <w:t xml:space="preserve"> </w:t>
        </w:r>
      </w:ins>
      <w:commentRangeEnd w:id="6"/>
      <w:r w:rsidR="00A90195">
        <w:rPr>
          <w:rStyle w:val="Kommentarzeichen"/>
        </w:rPr>
        <w:commentReference w:id="6"/>
      </w:r>
      <w:del w:id="9" w:author="Milo Alan Puhan" w:date="2025-10-22T21:13:00Z" w16du:dateUtc="2025-10-22T19:13:00Z">
        <w:r w:rsidR="009A6572" w:rsidRPr="009A6572" w:rsidDel="00323180">
          <w:rPr>
            <w:rFonts w:ascii="Calibri" w:hAnsi="Calibri" w:cs="Calibri"/>
          </w:rPr>
          <w:delText>84</w:delText>
        </w:r>
        <w:r w:rsidR="005F757C" w:rsidRPr="009A6572" w:rsidDel="00323180">
          <w:rPr>
            <w:rFonts w:ascii="Calibri" w:hAnsi="Calibri" w:cs="Calibri"/>
          </w:rPr>
          <w:delText xml:space="preserve"> </w:delText>
        </w:r>
      </w:del>
      <w:r w:rsidR="00B46B93" w:rsidRPr="009A6572">
        <w:rPr>
          <w:rFonts w:ascii="Calibri" w:hAnsi="Calibri" w:cs="Calibri"/>
        </w:rPr>
        <w:t>RCTs</w:t>
      </w:r>
      <w:r w:rsidR="005F757C" w:rsidRPr="009A6572">
        <w:rPr>
          <w:rFonts w:ascii="Calibri" w:hAnsi="Calibri" w:cs="Calibri"/>
        </w:rPr>
        <w:t>, the CCI® was used as a primary endpoint in 14 (17%)</w:t>
      </w:r>
      <w:r w:rsidR="00A90195">
        <w:rPr>
          <w:rFonts w:ascii="Calibri" w:hAnsi="Calibri" w:cs="Calibri"/>
        </w:rPr>
        <w:t xml:space="preserve"> </w:t>
      </w:r>
      <w:r w:rsidR="001A360C">
        <w:rPr>
          <w:rFonts w:ascii="Calibri" w:hAnsi="Calibri" w:cs="Calibri"/>
        </w:rPr>
        <w:t>of 84</w:t>
      </w:r>
      <w:r w:rsidR="0008320E" w:rsidRPr="009A6572">
        <w:rPr>
          <w:rFonts w:ascii="Calibri" w:hAnsi="Calibri" w:cs="Calibri"/>
        </w:rPr>
        <w:t xml:space="preserve"> trials</w:t>
      </w:r>
      <w:r w:rsidR="005F757C" w:rsidRPr="009A6572">
        <w:rPr>
          <w:rFonts w:ascii="Calibri" w:hAnsi="Calibri" w:cs="Calibri"/>
        </w:rPr>
        <w:t xml:space="preserve">, </w:t>
      </w:r>
      <w:r w:rsidR="009A6572">
        <w:rPr>
          <w:rFonts w:ascii="Calibri" w:hAnsi="Calibri" w:cs="Calibri"/>
        </w:rPr>
        <w:t>while</w:t>
      </w:r>
      <w:r w:rsidR="005F757C" w:rsidRPr="009A6572">
        <w:rPr>
          <w:rFonts w:ascii="Calibri" w:hAnsi="Calibri" w:cs="Calibri"/>
        </w:rPr>
        <w:t xml:space="preserve"> this designation was pre-specified in 12 corresponding pre-trial documents, indicating minor discrepancies between </w:t>
      </w:r>
      <w:r w:rsidR="00F17102" w:rsidRPr="009A6572">
        <w:rPr>
          <w:rFonts w:ascii="Calibri" w:hAnsi="Calibri" w:cs="Calibri"/>
        </w:rPr>
        <w:t xml:space="preserve">study design </w:t>
      </w:r>
      <w:r w:rsidR="005F757C" w:rsidRPr="009A6572">
        <w:rPr>
          <w:rFonts w:ascii="Calibri" w:hAnsi="Calibri" w:cs="Calibri"/>
        </w:rPr>
        <w:t>and publication</w:t>
      </w:r>
      <w:r w:rsidR="004760AC" w:rsidRPr="009A6572">
        <w:rPr>
          <w:rFonts w:ascii="Calibri" w:hAnsi="Calibri" w:cs="Calibri"/>
        </w:rPr>
        <w:t xml:space="preserve"> (</w:t>
      </w:r>
      <w:r w:rsidR="004760AC" w:rsidRPr="009A6572">
        <w:rPr>
          <w:rFonts w:ascii="Calibri" w:hAnsi="Calibri" w:cs="Calibri"/>
          <w:b/>
          <w:bCs/>
        </w:rPr>
        <w:t xml:space="preserve">Table </w:t>
      </w:r>
      <w:r w:rsidR="00223769" w:rsidRPr="009A6572">
        <w:rPr>
          <w:rFonts w:ascii="Calibri" w:hAnsi="Calibri" w:cs="Calibri"/>
          <w:b/>
          <w:bCs/>
        </w:rPr>
        <w:t>2</w:t>
      </w:r>
      <w:r w:rsidR="004760AC" w:rsidRPr="009A6572">
        <w:rPr>
          <w:rFonts w:ascii="Calibri" w:hAnsi="Calibri" w:cs="Calibri"/>
        </w:rPr>
        <w:t>)</w:t>
      </w:r>
      <w:r w:rsidR="005F757C" w:rsidRPr="009A6572">
        <w:rPr>
          <w:rFonts w:ascii="Calibri" w:hAnsi="Calibri" w:cs="Calibri"/>
        </w:rPr>
        <w:t>.</w:t>
      </w:r>
      <w:r w:rsidR="009A6572" w:rsidRPr="009A6572">
        <w:rPr>
          <w:rFonts w:ascii="Calibri" w:hAnsi="Calibri" w:cs="Calibri"/>
        </w:rPr>
        <w:t xml:space="preserve"> Reporting in pre-trial sources was absent </w:t>
      </w:r>
      <w:r w:rsidR="00D64F3A">
        <w:rPr>
          <w:rFonts w:ascii="Calibri" w:hAnsi="Calibri" w:cs="Calibri"/>
        </w:rPr>
        <w:t>in</w:t>
      </w:r>
      <w:r w:rsidR="00D64F3A" w:rsidRPr="009A6572">
        <w:rPr>
          <w:rFonts w:ascii="Calibri" w:hAnsi="Calibri" w:cs="Calibri"/>
        </w:rPr>
        <w:t xml:space="preserve"> </w:t>
      </w:r>
      <w:r w:rsidR="009A6572" w:rsidRPr="009A6572">
        <w:rPr>
          <w:rFonts w:ascii="Calibri" w:hAnsi="Calibri" w:cs="Calibri"/>
        </w:rPr>
        <w:t xml:space="preserve">39 </w:t>
      </w:r>
      <w:r w:rsidR="009A6572">
        <w:rPr>
          <w:rFonts w:ascii="Calibri" w:hAnsi="Calibri" w:cs="Calibri"/>
        </w:rPr>
        <w:t xml:space="preserve">(46%) </w:t>
      </w:r>
      <w:r w:rsidR="009A6572" w:rsidRPr="009A6572">
        <w:rPr>
          <w:rFonts w:ascii="Calibri" w:hAnsi="Calibri" w:cs="Calibri"/>
        </w:rPr>
        <w:t xml:space="preserve">trials </w:t>
      </w:r>
      <w:r w:rsidR="00D64F3A">
        <w:rPr>
          <w:rFonts w:ascii="Calibri" w:hAnsi="Calibri" w:cs="Calibri"/>
        </w:rPr>
        <w:t>for</w:t>
      </w:r>
      <w:r w:rsidR="00D64F3A" w:rsidRPr="009A6572">
        <w:rPr>
          <w:rFonts w:ascii="Calibri" w:hAnsi="Calibri" w:cs="Calibri"/>
        </w:rPr>
        <w:t xml:space="preserve"> </w:t>
      </w:r>
      <w:r w:rsidR="009A6572" w:rsidRPr="009A6572">
        <w:rPr>
          <w:rFonts w:ascii="Calibri" w:hAnsi="Calibri" w:cs="Calibri"/>
        </w:rPr>
        <w:t xml:space="preserve">sample-size calculation and </w:t>
      </w:r>
      <w:r w:rsidR="00D64F3A">
        <w:rPr>
          <w:rFonts w:ascii="Calibri" w:hAnsi="Calibri" w:cs="Calibri"/>
        </w:rPr>
        <w:t>in</w:t>
      </w:r>
      <w:r w:rsidR="00D64F3A" w:rsidRPr="009A6572">
        <w:rPr>
          <w:rFonts w:ascii="Calibri" w:hAnsi="Calibri" w:cs="Calibri"/>
        </w:rPr>
        <w:t xml:space="preserve"> </w:t>
      </w:r>
      <w:r w:rsidR="009A6572" w:rsidRPr="009A6572">
        <w:rPr>
          <w:rFonts w:ascii="Calibri" w:hAnsi="Calibri" w:cs="Calibri"/>
        </w:rPr>
        <w:t xml:space="preserve">61 </w:t>
      </w:r>
      <w:r w:rsidR="009A6572">
        <w:rPr>
          <w:rFonts w:ascii="Calibri" w:hAnsi="Calibri" w:cs="Calibri"/>
        </w:rPr>
        <w:t xml:space="preserve">(73%) </w:t>
      </w:r>
      <w:r w:rsidR="009A6572" w:rsidRPr="009A6572">
        <w:rPr>
          <w:rFonts w:ascii="Calibri" w:hAnsi="Calibri" w:cs="Calibri"/>
        </w:rPr>
        <w:t xml:space="preserve">trials regarding the trial </w:t>
      </w:r>
      <w:r w:rsidR="009A6572">
        <w:rPr>
          <w:rFonts w:ascii="Calibri" w:hAnsi="Calibri" w:cs="Calibri"/>
        </w:rPr>
        <w:t>aim</w:t>
      </w:r>
      <w:r w:rsidR="009A6572" w:rsidRPr="009A6572">
        <w:rPr>
          <w:rFonts w:ascii="Calibri" w:hAnsi="Calibri" w:cs="Calibri"/>
        </w:rPr>
        <w:t>.</w:t>
      </w:r>
    </w:p>
    <w:p w14:paraId="6B23655D" w14:textId="19B2A2D3" w:rsidR="00B46B93" w:rsidRPr="00C04E8F" w:rsidRDefault="00E53D2C" w:rsidP="00E53D2C">
      <w:pPr>
        <w:spacing w:line="480" w:lineRule="auto"/>
        <w:rPr>
          <w:rFonts w:ascii="Calibri" w:hAnsi="Calibri" w:cs="Calibri"/>
          <w:color w:val="000000" w:themeColor="text1"/>
        </w:rPr>
      </w:pPr>
      <w:r w:rsidRPr="009A6572">
        <w:rPr>
          <w:rFonts w:ascii="Calibri" w:hAnsi="Calibri" w:cs="Calibri"/>
          <w:color w:val="000000" w:themeColor="text1"/>
        </w:rPr>
        <w:t xml:space="preserve">Among </w:t>
      </w:r>
      <w:r w:rsidR="005D2313" w:rsidRPr="009A6572">
        <w:rPr>
          <w:rFonts w:ascii="Calibri" w:hAnsi="Calibri" w:cs="Calibri"/>
          <w:color w:val="000000" w:themeColor="text1"/>
        </w:rPr>
        <w:t xml:space="preserve">the 14 </w:t>
      </w:r>
      <w:r w:rsidRPr="009A6572">
        <w:rPr>
          <w:rFonts w:ascii="Calibri" w:hAnsi="Calibri" w:cs="Calibri"/>
          <w:color w:val="000000" w:themeColor="text1"/>
        </w:rPr>
        <w:t>studies using the CCI® as a primary endpoint</w:t>
      </w:r>
      <w:r w:rsidR="00D52699" w:rsidRPr="009A6572">
        <w:rPr>
          <w:rFonts w:ascii="Calibri" w:hAnsi="Calibri" w:cs="Calibri"/>
          <w:color w:val="000000" w:themeColor="text1"/>
        </w:rPr>
        <w:t xml:space="preserve">, </w:t>
      </w:r>
      <w:r w:rsidR="00B46B93" w:rsidRPr="009A6572">
        <w:rPr>
          <w:rFonts w:ascii="Calibri" w:hAnsi="Calibri" w:cs="Calibri"/>
          <w:color w:val="000000" w:themeColor="text1"/>
        </w:rPr>
        <w:t>three reported statistically significant between-group</w:t>
      </w:r>
      <w:r w:rsidR="00B46B93" w:rsidRPr="00F5749A">
        <w:rPr>
          <w:rFonts w:ascii="Calibri" w:hAnsi="Calibri" w:cs="Calibri"/>
          <w:color w:val="000000" w:themeColor="text1"/>
        </w:rPr>
        <w:t xml:space="preserve"> differences ranging from 3.9 to 14.8 points. Only </w:t>
      </w:r>
      <w:r w:rsidR="00B46B93" w:rsidRPr="00B46B93">
        <w:rPr>
          <w:rFonts w:ascii="Calibri" w:hAnsi="Calibri" w:cs="Calibri"/>
          <w:color w:val="000000" w:themeColor="text1"/>
        </w:rPr>
        <w:t>one publication explicitly discussed whether the observed effect size was clinically meaningful.</w:t>
      </w:r>
    </w:p>
    <w:p w14:paraId="25F2B55A" w14:textId="77777777" w:rsidR="00C04E8F" w:rsidRDefault="00C04E8F" w:rsidP="00E53D2C">
      <w:pPr>
        <w:spacing w:line="480" w:lineRule="auto"/>
        <w:rPr>
          <w:rFonts w:ascii="Calibri" w:hAnsi="Calibri" w:cs="Calibri"/>
          <w:b/>
          <w:bCs/>
        </w:rPr>
      </w:pPr>
    </w:p>
    <w:p w14:paraId="650957BB" w14:textId="502E940E" w:rsidR="00E53D2C" w:rsidRPr="00C04E8F" w:rsidRDefault="00E53D2C" w:rsidP="00E53D2C">
      <w:pPr>
        <w:spacing w:line="480" w:lineRule="auto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Discussion</w:t>
      </w:r>
    </w:p>
    <w:p w14:paraId="79F24D7B" w14:textId="6E9B15DB" w:rsidR="005D2313" w:rsidRPr="00B46B93" w:rsidRDefault="00B82733" w:rsidP="00E53D2C">
      <w:pPr>
        <w:spacing w:line="480" w:lineRule="auto"/>
        <w:rPr>
          <w:rFonts w:ascii="Calibri" w:hAnsi="Calibri" w:cs="Calibri"/>
        </w:rPr>
      </w:pPr>
      <w:ins w:id="10" w:author="Milo Alan Puhan" w:date="2025-10-22T21:16:00Z" w16du:dateUtc="2025-10-22T19:16:00Z">
        <w:r>
          <w:rPr>
            <w:rFonts w:ascii="Calibri" w:hAnsi="Calibri" w:cs="Calibri"/>
          </w:rPr>
          <w:t>(</w:t>
        </w:r>
      </w:ins>
      <w:r w:rsidR="005D2313" w:rsidRPr="005D2313">
        <w:rPr>
          <w:rFonts w:ascii="Calibri" w:hAnsi="Calibri" w:cs="Calibri"/>
        </w:rPr>
        <w:t xml:space="preserve">This systematic overview </w:t>
      </w:r>
      <w:r w:rsidR="00B46B93">
        <w:rPr>
          <w:rFonts w:ascii="Calibri" w:hAnsi="Calibri" w:cs="Calibri"/>
        </w:rPr>
        <w:t>confirms</w:t>
      </w:r>
      <w:r w:rsidR="00B46B93" w:rsidRPr="005D2313">
        <w:rPr>
          <w:rFonts w:ascii="Calibri" w:hAnsi="Calibri" w:cs="Calibri"/>
        </w:rPr>
        <w:t xml:space="preserve"> </w:t>
      </w:r>
      <w:r w:rsidR="005D2313" w:rsidRPr="005D2313">
        <w:rPr>
          <w:rFonts w:ascii="Calibri" w:hAnsi="Calibri" w:cs="Calibri"/>
        </w:rPr>
        <w:t xml:space="preserve">that the CCI® </w:t>
      </w:r>
      <w:commentRangeStart w:id="11"/>
      <w:r w:rsidR="005D2313" w:rsidRPr="005D2313">
        <w:rPr>
          <w:rFonts w:ascii="Calibri" w:hAnsi="Calibri" w:cs="Calibri"/>
        </w:rPr>
        <w:t>is</w:t>
      </w:r>
      <w:commentRangeEnd w:id="11"/>
      <w:r w:rsidR="000B20F2">
        <w:rPr>
          <w:rStyle w:val="Kommentarzeichen"/>
        </w:rPr>
        <w:commentReference w:id="11"/>
      </w:r>
      <w:r w:rsidR="005D2313" w:rsidRPr="005D2313">
        <w:rPr>
          <w:rFonts w:ascii="Calibri" w:hAnsi="Calibri" w:cs="Calibri"/>
        </w:rPr>
        <w:t xml:space="preserve"> </w:t>
      </w:r>
      <w:r w:rsidR="00B46B93">
        <w:rPr>
          <w:rFonts w:ascii="Calibri" w:hAnsi="Calibri" w:cs="Calibri"/>
        </w:rPr>
        <w:t>well</w:t>
      </w:r>
      <w:r w:rsidR="00B46B93" w:rsidRPr="005D2313">
        <w:rPr>
          <w:rFonts w:ascii="Calibri" w:hAnsi="Calibri" w:cs="Calibri"/>
        </w:rPr>
        <w:t xml:space="preserve"> </w:t>
      </w:r>
      <w:r w:rsidR="005D2313" w:rsidRPr="005D2313">
        <w:rPr>
          <w:rFonts w:ascii="Calibri" w:hAnsi="Calibri" w:cs="Calibri"/>
        </w:rPr>
        <w:t xml:space="preserve">established as an outcome measure in surgical RCTs and increasingly </w:t>
      </w:r>
      <w:commentRangeStart w:id="12"/>
      <w:commentRangeStart w:id="13"/>
      <w:r w:rsidR="005D2313" w:rsidRPr="005D2313">
        <w:rPr>
          <w:rFonts w:ascii="Calibri" w:hAnsi="Calibri" w:cs="Calibri"/>
        </w:rPr>
        <w:t>embedded</w:t>
      </w:r>
      <w:commentRangeEnd w:id="12"/>
      <w:r w:rsidR="003651AB">
        <w:rPr>
          <w:rStyle w:val="Kommentarzeichen"/>
        </w:rPr>
        <w:commentReference w:id="12"/>
      </w:r>
      <w:commentRangeEnd w:id="13"/>
      <w:r w:rsidR="00A90195">
        <w:rPr>
          <w:rStyle w:val="Kommentarzeichen"/>
        </w:rPr>
        <w:commentReference w:id="13"/>
      </w:r>
      <w:r w:rsidR="005D2313" w:rsidRPr="005D2313">
        <w:rPr>
          <w:rFonts w:ascii="Calibri" w:hAnsi="Calibri" w:cs="Calibri"/>
        </w:rPr>
        <w:t xml:space="preserve"> in trial </w:t>
      </w:r>
      <w:r w:rsidR="00BC708D">
        <w:rPr>
          <w:rFonts w:ascii="Calibri" w:hAnsi="Calibri" w:cs="Calibri"/>
        </w:rPr>
        <w:t>design</w:t>
      </w:r>
      <w:ins w:id="14" w:author="Milo Alan Puhan" w:date="2025-10-22T21:15:00Z" w16du:dateUtc="2025-10-22T19:15:00Z">
        <w:r w:rsidR="003651AB">
          <w:rPr>
            <w:rFonts w:ascii="Calibri" w:hAnsi="Calibri" w:cs="Calibri"/>
          </w:rPr>
          <w:t>)</w:t>
        </w:r>
      </w:ins>
      <w:r w:rsidR="005D2313" w:rsidRPr="005D2313">
        <w:rPr>
          <w:rFonts w:ascii="Calibri" w:hAnsi="Calibri" w:cs="Calibri"/>
        </w:rPr>
        <w:t>.</w:t>
      </w:r>
      <w:r w:rsidR="00B46B93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Our study shows that </w:t>
      </w:r>
      <w:r w:rsidR="00402C1D">
        <w:rPr>
          <w:rFonts w:ascii="Calibri" w:hAnsi="Calibri" w:cs="Calibri"/>
        </w:rPr>
        <w:t>w</w:t>
      </w:r>
      <w:r w:rsidR="005D2313" w:rsidRPr="005D2313">
        <w:rPr>
          <w:rFonts w:ascii="Calibri" w:hAnsi="Calibri" w:cs="Calibri"/>
        </w:rPr>
        <w:t xml:space="preserve">here pre-trial documentation was available, concordance </w:t>
      </w:r>
      <w:r w:rsidR="00B46B93">
        <w:rPr>
          <w:rFonts w:ascii="Calibri" w:hAnsi="Calibri" w:cs="Calibri"/>
        </w:rPr>
        <w:t>to</w:t>
      </w:r>
      <w:r w:rsidR="005D2313" w:rsidRPr="005D2313">
        <w:rPr>
          <w:rFonts w:ascii="Calibri" w:hAnsi="Calibri" w:cs="Calibri"/>
        </w:rPr>
        <w:t xml:space="preserve"> corresponding publications was remarkably high</w:t>
      </w:r>
      <w:r w:rsidR="000F2CF8">
        <w:rPr>
          <w:rFonts w:ascii="Calibri" w:hAnsi="Calibri" w:cs="Calibri"/>
        </w:rPr>
        <w:t xml:space="preserve">, </w:t>
      </w:r>
      <w:r w:rsidR="005D2313" w:rsidRPr="005D2313">
        <w:rPr>
          <w:rFonts w:ascii="Calibri" w:hAnsi="Calibri" w:cs="Calibri"/>
        </w:rPr>
        <w:t xml:space="preserve">an encouraging </w:t>
      </w:r>
      <w:r w:rsidR="009A6572">
        <w:rPr>
          <w:rFonts w:ascii="Calibri" w:hAnsi="Calibri" w:cs="Calibri"/>
        </w:rPr>
        <w:t>signal of</w:t>
      </w:r>
      <w:r w:rsidR="005D2313" w:rsidRPr="005D2313">
        <w:rPr>
          <w:rFonts w:ascii="Calibri" w:hAnsi="Calibri" w:cs="Calibri"/>
        </w:rPr>
        <w:t xml:space="preserve"> transparency and </w:t>
      </w:r>
      <w:r w:rsidR="005D2313" w:rsidRPr="00B46B93">
        <w:rPr>
          <w:rFonts w:ascii="Calibri" w:hAnsi="Calibri" w:cs="Calibri"/>
        </w:rPr>
        <w:t>methodological rigor in surgical research</w:t>
      </w:r>
      <w:r w:rsidR="00402C1D">
        <w:rPr>
          <w:rFonts w:ascii="Calibri" w:hAnsi="Calibri" w:cs="Calibri"/>
        </w:rPr>
        <w:t xml:space="preserve"> at least when using the </w:t>
      </w:r>
      <w:commentRangeStart w:id="15"/>
      <w:r w:rsidR="00402C1D">
        <w:rPr>
          <w:rFonts w:ascii="Calibri" w:hAnsi="Calibri" w:cs="Calibri"/>
        </w:rPr>
        <w:t>CCI</w:t>
      </w:r>
      <w:commentRangeEnd w:id="15"/>
      <w:r w:rsidR="00402C1D">
        <w:rPr>
          <w:rStyle w:val="Kommentarzeichen"/>
        </w:rPr>
        <w:commentReference w:id="15"/>
      </w:r>
      <w:r w:rsidR="005D2313" w:rsidRPr="00B46B93">
        <w:rPr>
          <w:rFonts w:ascii="Calibri" w:hAnsi="Calibri" w:cs="Calibri"/>
        </w:rPr>
        <w:t>.</w:t>
      </w:r>
      <w:r w:rsidR="009A6572">
        <w:rPr>
          <w:rFonts w:ascii="Calibri" w:hAnsi="Calibri" w:cs="Calibri"/>
        </w:rPr>
        <w:t xml:space="preserve"> </w:t>
      </w:r>
      <w:r w:rsidR="009A6572" w:rsidRPr="009A6572">
        <w:rPr>
          <w:rFonts w:ascii="Calibri" w:hAnsi="Calibri" w:cs="Calibri"/>
        </w:rPr>
        <w:t xml:space="preserve">However, most pre-trial documents lacked </w:t>
      </w:r>
      <w:r w:rsidR="009A6572" w:rsidRPr="009A6572">
        <w:rPr>
          <w:rFonts w:ascii="Calibri" w:hAnsi="Calibri" w:cs="Calibri"/>
        </w:rPr>
        <w:lastRenderedPageBreak/>
        <w:t>essential details, including the sample-size calculation and an explicit statement of the trial aim</w:t>
      </w:r>
      <w:r w:rsidR="00080183">
        <w:rPr>
          <w:rFonts w:ascii="Calibri" w:hAnsi="Calibri" w:cs="Calibri"/>
        </w:rPr>
        <w:t xml:space="preserve"> (e.g. </w:t>
      </w:r>
      <w:commentRangeStart w:id="16"/>
      <w:r w:rsidR="00080183">
        <w:rPr>
          <w:rFonts w:ascii="Calibri" w:hAnsi="Calibri" w:cs="Calibri"/>
        </w:rPr>
        <w:t>superiority</w:t>
      </w:r>
      <w:commentRangeEnd w:id="16"/>
      <w:r w:rsidR="00080183">
        <w:rPr>
          <w:rStyle w:val="Kommentarzeichen"/>
        </w:rPr>
        <w:commentReference w:id="16"/>
      </w:r>
      <w:r w:rsidR="00080183">
        <w:rPr>
          <w:rFonts w:ascii="Calibri" w:hAnsi="Calibri" w:cs="Calibri"/>
        </w:rPr>
        <w:t xml:space="preserve"> or non-inferiority)</w:t>
      </w:r>
      <w:r w:rsidR="009A6572" w:rsidRPr="009A6572">
        <w:rPr>
          <w:rFonts w:ascii="Calibri" w:hAnsi="Calibri" w:cs="Calibri"/>
        </w:rPr>
        <w:t>.</w:t>
      </w:r>
    </w:p>
    <w:p w14:paraId="5B209122" w14:textId="1C20A951" w:rsidR="00D52699" w:rsidRPr="00B46B93" w:rsidRDefault="00D52699" w:rsidP="00E53D2C">
      <w:pPr>
        <w:spacing w:line="480" w:lineRule="auto"/>
        <w:rPr>
          <w:rFonts w:ascii="Calibri" w:hAnsi="Calibri" w:cs="Calibri"/>
        </w:rPr>
      </w:pPr>
      <w:r w:rsidRPr="00B46B93">
        <w:rPr>
          <w:rFonts w:ascii="Calibri" w:hAnsi="Calibri" w:cs="Calibri"/>
        </w:rPr>
        <w:t xml:space="preserve">A remaining gap concerns clinical interpretability. Although three primary-endpoint trials reported statistically significant between-group differences, yet their clinical meaning </w:t>
      </w:r>
      <w:r w:rsidR="00B46B93">
        <w:rPr>
          <w:rFonts w:ascii="Calibri" w:hAnsi="Calibri" w:cs="Calibri"/>
        </w:rPr>
        <w:t xml:space="preserve">was </w:t>
      </w:r>
      <w:del w:id="17" w:author="Milo Alan Puhan" w:date="2025-10-22T21:18:00Z" w16du:dateUtc="2025-10-22T19:18:00Z">
        <w:r w:rsidR="00B46B93" w:rsidDel="0015228A">
          <w:rPr>
            <w:rFonts w:ascii="Calibri" w:hAnsi="Calibri" w:cs="Calibri"/>
          </w:rPr>
          <w:delText xml:space="preserve">questioned </w:delText>
        </w:r>
      </w:del>
      <w:ins w:id="18" w:author="Milo Alan Puhan" w:date="2025-10-22T21:18:00Z" w16du:dateUtc="2025-10-22T19:18:00Z">
        <w:r w:rsidR="0015228A">
          <w:rPr>
            <w:rFonts w:ascii="Calibri" w:hAnsi="Calibri" w:cs="Calibri"/>
          </w:rPr>
          <w:t xml:space="preserve">addressed </w:t>
        </w:r>
      </w:ins>
      <w:r w:rsidR="00B46B93">
        <w:rPr>
          <w:rFonts w:ascii="Calibri" w:hAnsi="Calibri" w:cs="Calibri"/>
        </w:rPr>
        <w:t>in only one study</w:t>
      </w:r>
      <w:ins w:id="19" w:author="Milo Alan Puhan" w:date="2025-10-22T21:18:00Z" w16du:dateUtc="2025-10-22T19:18:00Z">
        <w:r w:rsidR="0015228A">
          <w:rPr>
            <w:rFonts w:ascii="Calibri" w:hAnsi="Calibri" w:cs="Calibri"/>
          </w:rPr>
          <w:t xml:space="preserve"> thus far</w:t>
        </w:r>
      </w:ins>
      <w:r w:rsidRPr="00B46B93">
        <w:rPr>
          <w:rFonts w:ascii="Calibri" w:hAnsi="Calibri" w:cs="Calibri"/>
        </w:rPr>
        <w:t xml:space="preserve">. The recently established </w:t>
      </w:r>
      <w:r w:rsidR="009A6572">
        <w:rPr>
          <w:rFonts w:ascii="Calibri" w:hAnsi="Calibri" w:cs="Calibri"/>
        </w:rPr>
        <w:t xml:space="preserve">MID of </w:t>
      </w:r>
      <w:r w:rsidRPr="00B46B93">
        <w:rPr>
          <w:rStyle w:val="Fett"/>
          <w:rFonts w:ascii="Calibri" w:hAnsi="Calibri" w:cs="Calibri"/>
          <w:b w:val="0"/>
          <w:bCs w:val="0"/>
        </w:rPr>
        <w:t>12</w:t>
      </w:r>
      <w:r w:rsidR="009A6572">
        <w:rPr>
          <w:rStyle w:val="Fett"/>
          <w:rFonts w:ascii="Calibri" w:hAnsi="Calibri" w:cs="Calibri"/>
          <w:b w:val="0"/>
          <w:bCs w:val="0"/>
        </w:rPr>
        <w:t xml:space="preserve"> </w:t>
      </w:r>
      <w:r w:rsidRPr="00B46B93">
        <w:rPr>
          <w:rStyle w:val="Fett"/>
          <w:rFonts w:ascii="Calibri" w:hAnsi="Calibri" w:cs="Calibri"/>
          <w:b w:val="0"/>
          <w:bCs w:val="0"/>
        </w:rPr>
        <w:t>point</w:t>
      </w:r>
      <w:r w:rsidR="009A6572">
        <w:rPr>
          <w:rStyle w:val="Fett"/>
          <w:rFonts w:ascii="Calibri" w:hAnsi="Calibri" w:cs="Calibri"/>
          <w:b w:val="0"/>
          <w:bCs w:val="0"/>
        </w:rPr>
        <w:t xml:space="preserve">s </w:t>
      </w:r>
      <w:r w:rsidRPr="00B46B93">
        <w:rPr>
          <w:rFonts w:ascii="Calibri" w:hAnsi="Calibri" w:cs="Calibri"/>
          <w:bCs/>
        </w:rPr>
        <w:t>now enables a structured appraisal</w:t>
      </w:r>
      <w:r w:rsidRPr="00B46B93">
        <w:rPr>
          <w:rFonts w:ascii="Calibri" w:hAnsi="Calibri" w:cs="Calibri"/>
        </w:rPr>
        <w:t xml:space="preserve">, to yield consistent judgements of clinical relevance. </w:t>
      </w:r>
    </w:p>
    <w:p w14:paraId="562D3BA9" w14:textId="77777777" w:rsidR="00E53D2C" w:rsidRPr="00C04E8F" w:rsidRDefault="00E53D2C" w:rsidP="00E53D2C">
      <w:pPr>
        <w:spacing w:line="480" w:lineRule="auto"/>
        <w:rPr>
          <w:rFonts w:ascii="Calibri" w:hAnsi="Calibri" w:cs="Calibri"/>
          <w:b/>
          <w:bCs/>
        </w:rPr>
      </w:pPr>
      <w:r w:rsidRPr="00C04E8F">
        <w:rPr>
          <w:rFonts w:ascii="Calibri" w:hAnsi="Calibri" w:cs="Calibri"/>
          <w:b/>
          <w:bCs/>
        </w:rPr>
        <w:t>Conclusion</w:t>
      </w:r>
    </w:p>
    <w:p w14:paraId="790CEDB0" w14:textId="77747F10" w:rsidR="009A6572" w:rsidRPr="00B46B93" w:rsidRDefault="005D2313" w:rsidP="009A6572">
      <w:pPr>
        <w:spacing w:line="480" w:lineRule="auto"/>
        <w:rPr>
          <w:rFonts w:ascii="Calibri" w:hAnsi="Calibri" w:cs="Calibri"/>
        </w:rPr>
      </w:pPr>
      <w:r w:rsidRPr="005D2313">
        <w:rPr>
          <w:rFonts w:ascii="Calibri" w:hAnsi="Calibri" w:cs="Calibri"/>
        </w:rPr>
        <w:t xml:space="preserve">The CCI® is firmly </w:t>
      </w:r>
      <w:commentRangeStart w:id="20"/>
      <w:commentRangeStart w:id="21"/>
      <w:r w:rsidRPr="005D2313">
        <w:rPr>
          <w:rFonts w:ascii="Calibri" w:hAnsi="Calibri" w:cs="Calibri"/>
        </w:rPr>
        <w:t>established</w:t>
      </w:r>
      <w:commentRangeEnd w:id="20"/>
      <w:r w:rsidR="00D2020D">
        <w:rPr>
          <w:rStyle w:val="Kommentarzeichen"/>
        </w:rPr>
        <w:commentReference w:id="20"/>
      </w:r>
      <w:commentRangeEnd w:id="21"/>
      <w:r w:rsidR="00122827">
        <w:rPr>
          <w:rStyle w:val="Kommentarzeichen"/>
        </w:rPr>
        <w:commentReference w:id="21"/>
      </w:r>
      <w:r w:rsidRPr="005D2313">
        <w:rPr>
          <w:rFonts w:ascii="Calibri" w:hAnsi="Calibri" w:cs="Calibri"/>
        </w:rPr>
        <w:t xml:space="preserve"> in surgical RCTs, with </w:t>
      </w:r>
      <w:r w:rsidRPr="00C04E8F">
        <w:rPr>
          <w:rFonts w:ascii="Calibri" w:hAnsi="Calibri" w:cs="Calibri"/>
        </w:rPr>
        <w:t xml:space="preserve">reassuring </w:t>
      </w:r>
      <w:r w:rsidR="00B46B93">
        <w:rPr>
          <w:rFonts w:ascii="Calibri" w:hAnsi="Calibri" w:cs="Calibri"/>
        </w:rPr>
        <w:t xml:space="preserve">pre-trial documentation </w:t>
      </w:r>
      <w:r w:rsidRPr="00C04E8F">
        <w:rPr>
          <w:rFonts w:ascii="Calibri" w:hAnsi="Calibri" w:cs="Calibri"/>
        </w:rPr>
        <w:t>–publication alignment</w:t>
      </w:r>
      <w:del w:id="22" w:author="fariba abbassi" w:date="2025-10-23T08:14:00Z" w16du:dateUtc="2025-10-23T06:14:00Z">
        <w:r w:rsidRPr="005D2313" w:rsidDel="00A90195">
          <w:rPr>
            <w:rFonts w:ascii="Calibri" w:hAnsi="Calibri" w:cs="Calibri"/>
          </w:rPr>
          <w:delText xml:space="preserve"> and </w:delText>
        </w:r>
        <w:r w:rsidRPr="00C04E8F" w:rsidDel="00A90195">
          <w:rPr>
            <w:rFonts w:ascii="Calibri" w:hAnsi="Calibri" w:cs="Calibri"/>
          </w:rPr>
          <w:delText>robust powering when used as a primary endpoint</w:delText>
        </w:r>
      </w:del>
      <w:r w:rsidRPr="005D2313">
        <w:rPr>
          <w:rFonts w:ascii="Calibri" w:hAnsi="Calibri" w:cs="Calibri"/>
        </w:rPr>
        <w:t xml:space="preserve">. To </w:t>
      </w:r>
      <w:r w:rsidR="00681F7C">
        <w:rPr>
          <w:rFonts w:ascii="Calibri" w:hAnsi="Calibri" w:cs="Calibri"/>
        </w:rPr>
        <w:t>maximize</w:t>
      </w:r>
      <w:r w:rsidRPr="005D2313">
        <w:rPr>
          <w:rFonts w:ascii="Calibri" w:hAnsi="Calibri" w:cs="Calibri"/>
        </w:rPr>
        <w:t xml:space="preserve"> its value, </w:t>
      </w:r>
      <w:r w:rsidR="00681F7C">
        <w:rPr>
          <w:rFonts w:ascii="Calibri" w:hAnsi="Calibri" w:cs="Calibri"/>
        </w:rPr>
        <w:t xml:space="preserve">future </w:t>
      </w:r>
      <w:r w:rsidRPr="005D2313">
        <w:rPr>
          <w:rFonts w:ascii="Calibri" w:hAnsi="Calibri" w:cs="Calibri"/>
        </w:rPr>
        <w:t xml:space="preserve">trials </w:t>
      </w:r>
      <w:del w:id="23" w:author="fariba abbassi" w:date="2025-10-23T08:09:00Z" w16du:dateUtc="2025-10-23T06:09:00Z">
        <w:r w:rsidRPr="005D2313" w:rsidDel="00A90195">
          <w:rPr>
            <w:rFonts w:ascii="Calibri" w:hAnsi="Calibri" w:cs="Calibri"/>
          </w:rPr>
          <w:delText xml:space="preserve">should </w:delText>
        </w:r>
      </w:del>
      <w:ins w:id="24" w:author="fariba abbassi" w:date="2025-10-23T08:09:00Z" w16du:dateUtc="2025-10-23T06:09:00Z">
        <w:r w:rsidR="00A90195">
          <w:rPr>
            <w:rFonts w:ascii="Calibri" w:hAnsi="Calibri" w:cs="Calibri"/>
          </w:rPr>
          <w:t>using the CCI® as primary endpoint should interpret treatment effect</w:t>
        </w:r>
      </w:ins>
      <w:del w:id="25" w:author="fariba abbassi" w:date="2025-10-23T08:09:00Z" w16du:dateUtc="2025-10-23T06:09:00Z">
        <w:r w:rsidRPr="005D2313" w:rsidDel="00A90195">
          <w:rPr>
            <w:rFonts w:ascii="Calibri" w:hAnsi="Calibri" w:cs="Calibri"/>
          </w:rPr>
          <w:delText xml:space="preserve">extend this rigor beyond the primary-endpoint </w:delText>
        </w:r>
      </w:del>
      <w:commentRangeStart w:id="26"/>
      <w:r w:rsidRPr="005D2313">
        <w:rPr>
          <w:rFonts w:ascii="Calibri" w:hAnsi="Calibri" w:cs="Calibri"/>
        </w:rPr>
        <w:t>s</w:t>
      </w:r>
      <w:del w:id="27" w:author="fariba abbassi" w:date="2025-10-23T08:09:00Z" w16du:dateUtc="2025-10-23T06:09:00Z">
        <w:r w:rsidRPr="005D2313" w:rsidDel="00A90195">
          <w:rPr>
            <w:rFonts w:ascii="Calibri" w:hAnsi="Calibri" w:cs="Calibri"/>
          </w:rPr>
          <w:delText>ubset</w:delText>
        </w:r>
      </w:del>
      <w:commentRangeEnd w:id="26"/>
      <w:r w:rsidR="00D2020D">
        <w:rPr>
          <w:rStyle w:val="Kommentarzeichen"/>
        </w:rPr>
        <w:commentReference w:id="26"/>
      </w:r>
      <w:r w:rsidRPr="005D2313">
        <w:rPr>
          <w:rFonts w:ascii="Calibri" w:hAnsi="Calibri" w:cs="Calibri"/>
        </w:rPr>
        <w:t xml:space="preserve"> </w:t>
      </w:r>
      <w:del w:id="28" w:author="fariba abbassi" w:date="2025-10-23T08:10:00Z" w16du:dateUtc="2025-10-23T06:10:00Z">
        <w:r w:rsidRPr="005D2313" w:rsidDel="00A90195">
          <w:rPr>
            <w:rFonts w:ascii="Calibri" w:hAnsi="Calibri" w:cs="Calibri"/>
          </w:rPr>
          <w:delText xml:space="preserve">and </w:delText>
        </w:r>
      </w:del>
      <w:r w:rsidRPr="00C04E8F">
        <w:rPr>
          <w:rFonts w:ascii="Calibri" w:hAnsi="Calibri" w:cs="Calibri"/>
        </w:rPr>
        <w:t xml:space="preserve">systematically </w:t>
      </w:r>
      <w:del w:id="29" w:author="fariba abbassi" w:date="2025-10-23T08:10:00Z" w16du:dateUtc="2025-10-23T06:10:00Z">
        <w:r w:rsidRPr="00C04E8F" w:rsidDel="00A90195">
          <w:rPr>
            <w:rFonts w:ascii="Calibri" w:hAnsi="Calibri" w:cs="Calibri"/>
          </w:rPr>
          <w:delText>interpret effects</w:delText>
        </w:r>
      </w:del>
      <w:ins w:id="30" w:author="fariba abbassi" w:date="2025-10-23T08:10:00Z" w16du:dateUtc="2025-10-23T06:10:00Z">
        <w:r w:rsidR="00A90195">
          <w:rPr>
            <w:rFonts w:ascii="Calibri" w:hAnsi="Calibri" w:cs="Calibri"/>
          </w:rPr>
          <w:t>in clinical context, using the</w:t>
        </w:r>
      </w:ins>
      <w:del w:id="31" w:author="fariba abbassi" w:date="2025-10-23T08:10:00Z" w16du:dateUtc="2025-10-23T06:10:00Z">
        <w:r w:rsidRPr="00C04E8F" w:rsidDel="00A90195">
          <w:rPr>
            <w:rFonts w:ascii="Calibri" w:hAnsi="Calibri" w:cs="Calibri"/>
          </w:rPr>
          <w:delText xml:space="preserve"> against the</w:delText>
        </w:r>
      </w:del>
      <w:r w:rsidRPr="00C04E8F">
        <w:rPr>
          <w:rFonts w:ascii="Calibri" w:hAnsi="Calibri" w:cs="Calibri"/>
        </w:rPr>
        <w:t xml:space="preserve"> 12-point MID</w:t>
      </w:r>
      <w:ins w:id="32" w:author="fariba abbassi" w:date="2025-10-23T08:10:00Z" w16du:dateUtc="2025-10-23T06:10:00Z">
        <w:r w:rsidR="00A90195">
          <w:rPr>
            <w:rFonts w:ascii="Calibri" w:hAnsi="Calibri" w:cs="Calibri"/>
          </w:rPr>
          <w:t xml:space="preserve"> as the reference</w:t>
        </w:r>
      </w:ins>
      <w:r w:rsidRPr="005D2313">
        <w:rPr>
          <w:rFonts w:ascii="Calibri" w:hAnsi="Calibri" w:cs="Calibri"/>
        </w:rPr>
        <w:t>.</w:t>
      </w:r>
      <w:r w:rsidR="009A6572">
        <w:rPr>
          <w:rFonts w:ascii="Calibri" w:hAnsi="Calibri" w:cs="Calibri"/>
        </w:rPr>
        <w:t xml:space="preserve"> </w:t>
      </w:r>
      <w:r w:rsidR="009A6572" w:rsidRPr="00B46B93">
        <w:rPr>
          <w:rFonts w:ascii="Calibri" w:hAnsi="Calibri" w:cs="Calibri"/>
        </w:rPr>
        <w:t xml:space="preserve">Prospectively, protocols should </w:t>
      </w:r>
      <w:del w:id="33" w:author="fariba abbassi" w:date="2025-10-23T08:12:00Z" w16du:dateUtc="2025-10-23T06:12:00Z">
        <w:r w:rsidR="00681F7C" w:rsidDel="00A90195">
          <w:rPr>
            <w:rFonts w:ascii="Calibri" w:hAnsi="Calibri" w:cs="Calibri"/>
          </w:rPr>
          <w:delText xml:space="preserve">further </w:delText>
        </w:r>
      </w:del>
      <w:r w:rsidR="009A6572">
        <w:rPr>
          <w:rFonts w:ascii="Calibri" w:hAnsi="Calibri" w:cs="Calibri"/>
        </w:rPr>
        <w:t>prespecify</w:t>
      </w:r>
      <w:r w:rsidR="009A6572" w:rsidRPr="00B46B93">
        <w:rPr>
          <w:rFonts w:ascii="Calibri" w:hAnsi="Calibri" w:cs="Calibri"/>
        </w:rPr>
        <w:t xml:space="preserve"> how the MID</w:t>
      </w:r>
      <w:ins w:id="34" w:author="fariba abbassi" w:date="2025-10-23T08:12:00Z" w16du:dateUtc="2025-10-23T06:12:00Z">
        <w:r w:rsidR="00A90195">
          <w:rPr>
            <w:rFonts w:ascii="Calibri" w:hAnsi="Calibri" w:cs="Calibri"/>
          </w:rPr>
          <w:t xml:space="preserve"> will inform study </w:t>
        </w:r>
      </w:ins>
      <w:del w:id="35" w:author="fariba abbassi" w:date="2025-10-23T08:12:00Z" w16du:dateUtc="2025-10-23T06:12:00Z">
        <w:r w:rsidR="009A6572" w:rsidRPr="00B46B93" w:rsidDel="00A90195">
          <w:rPr>
            <w:rFonts w:ascii="Calibri" w:hAnsi="Calibri" w:cs="Calibri"/>
          </w:rPr>
          <w:delText xml:space="preserve"> informs </w:delText>
        </w:r>
      </w:del>
      <w:r w:rsidR="009A6572" w:rsidRPr="00B46B93">
        <w:rPr>
          <w:rFonts w:ascii="Calibri" w:hAnsi="Calibri" w:cs="Calibri"/>
        </w:rPr>
        <w:t>design</w:t>
      </w:r>
      <w:del w:id="36" w:author="fariba abbassi" w:date="2025-10-23T08:10:00Z" w16du:dateUtc="2025-10-23T06:10:00Z">
        <w:r w:rsidR="009A6572" w:rsidRPr="00B46B93" w:rsidDel="00A90195">
          <w:rPr>
            <w:rFonts w:ascii="Calibri" w:hAnsi="Calibri" w:cs="Calibri"/>
          </w:rPr>
          <w:delText xml:space="preserve"> </w:delText>
        </w:r>
        <w:commentRangeStart w:id="37"/>
        <w:r w:rsidR="009A6572" w:rsidRPr="00B46B93" w:rsidDel="00A90195">
          <w:rPr>
            <w:rFonts w:ascii="Calibri" w:hAnsi="Calibri" w:cs="Calibri"/>
          </w:rPr>
          <w:delText>assumptions</w:delText>
        </w:r>
        <w:commentRangeEnd w:id="37"/>
        <w:r w:rsidR="00621674" w:rsidDel="00A90195">
          <w:rPr>
            <w:rStyle w:val="Kommentarzeichen"/>
          </w:rPr>
          <w:commentReference w:id="37"/>
        </w:r>
      </w:del>
      <w:r w:rsidR="009A6572" w:rsidRPr="00B46B93">
        <w:rPr>
          <w:rFonts w:ascii="Calibri" w:hAnsi="Calibri" w:cs="Calibri"/>
        </w:rPr>
        <w:t>, sample-size calculation</w:t>
      </w:r>
      <w:del w:id="38" w:author="fariba abbassi" w:date="2025-10-23T08:12:00Z" w16du:dateUtc="2025-10-23T06:12:00Z">
        <w:r w:rsidR="009A6572" w:rsidRPr="00B46B93" w:rsidDel="00A90195">
          <w:rPr>
            <w:rFonts w:ascii="Calibri" w:hAnsi="Calibri" w:cs="Calibri"/>
          </w:rPr>
          <w:delText>s</w:delText>
        </w:r>
      </w:del>
      <w:r w:rsidR="009A6572" w:rsidRPr="00B46B93">
        <w:rPr>
          <w:rFonts w:ascii="Calibri" w:hAnsi="Calibri" w:cs="Calibri"/>
        </w:rPr>
        <w:t>, and the interpretation of outcomes.</w:t>
      </w:r>
    </w:p>
    <w:p w14:paraId="45012E03" w14:textId="0007831C" w:rsidR="00E53D2C" w:rsidRDefault="00E53D2C" w:rsidP="005D2313">
      <w:pPr>
        <w:spacing w:line="480" w:lineRule="auto"/>
        <w:rPr>
          <w:rFonts w:ascii="Calibri" w:hAnsi="Calibri" w:cs="Calibri"/>
        </w:rPr>
      </w:pPr>
    </w:p>
    <w:p w14:paraId="02E29418" w14:textId="77777777" w:rsidR="00456A23" w:rsidRDefault="00456A23" w:rsidP="005D2313">
      <w:pPr>
        <w:spacing w:line="480" w:lineRule="auto"/>
        <w:rPr>
          <w:rFonts w:ascii="Calibri" w:hAnsi="Calibri" w:cs="Calibri"/>
        </w:rPr>
      </w:pPr>
    </w:p>
    <w:p w14:paraId="7A931C6E" w14:textId="77777777" w:rsidR="00456A23" w:rsidRDefault="00456A23" w:rsidP="005D2313">
      <w:pPr>
        <w:spacing w:line="480" w:lineRule="auto"/>
        <w:rPr>
          <w:rFonts w:ascii="Calibri" w:hAnsi="Calibri" w:cs="Calibri"/>
        </w:rPr>
      </w:pPr>
    </w:p>
    <w:p w14:paraId="232C3324" w14:textId="2A911476" w:rsidR="00456A23" w:rsidRPr="00456A23" w:rsidRDefault="00456A23">
      <w:pPr>
        <w:ind w:firstLine="0"/>
        <w:rPr>
          <w:rFonts w:ascii="Calibri" w:hAnsi="Calibri" w:cs="Calibri"/>
        </w:rPr>
      </w:pPr>
      <w:r w:rsidRPr="00456A23">
        <w:rPr>
          <w:rFonts w:ascii="Calibri" w:hAnsi="Calibri" w:cs="Calibri"/>
        </w:rPr>
        <w:br w:type="page"/>
      </w:r>
    </w:p>
    <w:p w14:paraId="6D264E0C" w14:textId="77777777" w:rsidR="00456A23" w:rsidRPr="00456A23" w:rsidRDefault="00456A23" w:rsidP="00456A23">
      <w:pPr>
        <w:spacing w:line="276" w:lineRule="auto"/>
        <w:ind w:left="851" w:hanging="142"/>
        <w:rPr>
          <w:rFonts w:ascii="Calibri" w:hAnsi="Calibri" w:cs="Calibri"/>
        </w:rPr>
      </w:pPr>
      <w:r w:rsidRPr="00456A23">
        <w:rPr>
          <w:rFonts w:ascii="Calibri" w:hAnsi="Calibri" w:cs="Calibri"/>
          <w:b/>
          <w:bCs/>
        </w:rPr>
        <w:lastRenderedPageBreak/>
        <w:t>Table 1.</w:t>
      </w:r>
      <w:r w:rsidRPr="00456A23">
        <w:rPr>
          <w:rFonts w:ascii="Calibri" w:hAnsi="Calibri" w:cs="Calibri"/>
        </w:rPr>
        <w:t xml:space="preserve"> Characteristics of Published RCTs With an Available Pre-trial Protocol</w:t>
      </w:r>
    </w:p>
    <w:tbl>
      <w:tblPr>
        <w:tblW w:w="7655" w:type="dxa"/>
        <w:jc w:val="center"/>
        <w:tblLayout w:type="fixed"/>
        <w:tblLook w:val="0420" w:firstRow="1" w:lastRow="0" w:firstColumn="0" w:lastColumn="0" w:noHBand="0" w:noVBand="1"/>
      </w:tblPr>
      <w:tblGrid>
        <w:gridCol w:w="4962"/>
        <w:gridCol w:w="2693"/>
      </w:tblGrid>
      <w:tr w:rsidR="00456A23" w:rsidRPr="00456A23" w14:paraId="72A3F979" w14:textId="77777777" w:rsidTr="00604CA0">
        <w:trPr>
          <w:tblHeader/>
          <w:jc w:val="center"/>
        </w:trPr>
        <w:tc>
          <w:tcPr>
            <w:tcW w:w="4962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18D2542" w14:textId="77777777" w:rsidR="00456A23" w:rsidRPr="00456A23" w:rsidRDefault="00456A23" w:rsidP="00604CA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Characteristic</w:t>
            </w:r>
          </w:p>
        </w:tc>
        <w:tc>
          <w:tcPr>
            <w:tcW w:w="269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DB3B67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 w:firstLine="45"/>
              <w:jc w:val="center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Published RCTs</w:t>
            </w:r>
          </w:p>
          <w:p w14:paraId="4B82C3F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N = 84</w:t>
            </w:r>
            <w:del w:id="39" w:author="fariba abbassi" w:date="2025-10-23T08:01:00Z" w16du:dateUtc="2025-10-23T06:01:00Z">
              <w:r w:rsidRPr="00456A23" w:rsidDel="00A90195">
                <w:rPr>
                  <w:rFonts w:ascii="Calibri" w:eastAsia="Helvetica" w:hAnsi="Calibri" w:cs="Calibri"/>
                  <w:color w:val="000000"/>
                  <w:sz w:val="22"/>
                  <w:szCs w:val="22"/>
                  <w:vertAlign w:val="superscript"/>
                </w:rPr>
                <w:delText>1</w:delText>
              </w:r>
            </w:del>
          </w:p>
        </w:tc>
      </w:tr>
      <w:tr w:rsidR="00456A23" w:rsidRPr="00456A23" w14:paraId="41756804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A679A4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Continent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954498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59B3E031" w14:textId="77777777" w:rsidTr="00604CA0">
        <w:trPr>
          <w:trHeight w:val="81"/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243167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Europe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80EF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56 (66.7%)</w:t>
            </w:r>
          </w:p>
        </w:tc>
      </w:tr>
      <w:tr w:rsidR="00456A23" w:rsidRPr="00456A23" w14:paraId="2DB16DCA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ACA14C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Asia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B4D738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18 (21.4%)</w:t>
            </w:r>
          </w:p>
        </w:tc>
      </w:tr>
      <w:tr w:rsidR="00456A23" w:rsidRPr="00456A23" w14:paraId="0907D948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CDAE2F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North America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A005B6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8 (9.5%)</w:t>
            </w:r>
          </w:p>
        </w:tc>
      </w:tr>
      <w:tr w:rsidR="00456A23" w:rsidRPr="00456A23" w14:paraId="3B505850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27618C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Australia/ New Zealand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D5E8CA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2 (2.4%)</w:t>
            </w:r>
          </w:p>
        </w:tc>
      </w:tr>
      <w:tr w:rsidR="00456A23" w:rsidRPr="00456A23" w14:paraId="7F0C6F5C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58C11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Medical discipline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55D63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2A070E14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1918CE" w14:textId="2F542B25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 xml:space="preserve">Abdominal </w:t>
            </w:r>
            <w:del w:id="40" w:author="fariba abbassi" w:date="2025-10-23T08:02:00Z" w16du:dateUtc="2025-10-23T06:02:00Z">
              <w:r w:rsidRPr="00456A23" w:rsidDel="00A90195">
                <w:rPr>
                  <w:rFonts w:ascii="Calibri" w:eastAsia="Helvetica" w:hAnsi="Calibri" w:cs="Calibri"/>
                  <w:color w:val="000000"/>
                  <w:sz w:val="22"/>
                  <w:szCs w:val="22"/>
                </w:rPr>
                <w:delText>S</w:delText>
              </w:r>
            </w:del>
            <w:ins w:id="41" w:author="fariba abbassi" w:date="2025-10-23T08:02:00Z" w16du:dateUtc="2025-10-23T06:02:00Z">
              <w:r w:rsidR="00A90195">
                <w:rPr>
                  <w:rFonts w:ascii="Calibri" w:eastAsia="Helvetica" w:hAnsi="Calibri" w:cs="Calibri"/>
                  <w:color w:val="000000"/>
                  <w:sz w:val="22"/>
                  <w:szCs w:val="22"/>
                </w:rPr>
                <w:t>su</w:t>
              </w:r>
            </w:ins>
            <w:del w:id="42" w:author="fariba abbassi" w:date="2025-10-23T08:02:00Z" w16du:dateUtc="2025-10-23T06:02:00Z">
              <w:r w:rsidRPr="00456A23" w:rsidDel="00A90195">
                <w:rPr>
                  <w:rFonts w:ascii="Calibri" w:eastAsia="Helvetica" w:hAnsi="Calibri" w:cs="Calibri"/>
                  <w:color w:val="000000"/>
                  <w:sz w:val="22"/>
                  <w:szCs w:val="22"/>
                </w:rPr>
                <w:delText>u</w:delText>
              </w:r>
            </w:del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rgery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95E6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57 (67.9%)</w:t>
            </w:r>
          </w:p>
        </w:tc>
      </w:tr>
      <w:tr w:rsidR="00456A23" w:rsidRPr="00456A23" w14:paraId="0D01A0E8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B3D062" w14:textId="77C884F5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 xml:space="preserve">ICU, </w:t>
            </w:r>
            <w:ins w:id="43" w:author="fariba abbassi" w:date="2025-10-23T08:02:00Z" w16du:dateUtc="2025-10-23T06:02:00Z">
              <w:r w:rsidR="00A90195">
                <w:rPr>
                  <w:rFonts w:ascii="Calibri" w:eastAsia="Helvetica" w:hAnsi="Calibri" w:cs="Calibri"/>
                  <w:color w:val="000000"/>
                  <w:sz w:val="22"/>
                  <w:szCs w:val="22"/>
                </w:rPr>
                <w:t>a</w:t>
              </w:r>
            </w:ins>
            <w:del w:id="44" w:author="fariba abbassi" w:date="2025-10-23T08:02:00Z" w16du:dateUtc="2025-10-23T06:02:00Z">
              <w:r w:rsidRPr="00456A23" w:rsidDel="00A90195">
                <w:rPr>
                  <w:rFonts w:ascii="Calibri" w:eastAsia="Helvetica" w:hAnsi="Calibri" w:cs="Calibri"/>
                  <w:color w:val="000000"/>
                  <w:sz w:val="22"/>
                  <w:szCs w:val="22"/>
                </w:rPr>
                <w:delText>A</w:delText>
              </w:r>
            </w:del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nesthesiology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4E258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15 (17.9%)</w:t>
            </w:r>
          </w:p>
        </w:tc>
      </w:tr>
      <w:tr w:rsidR="00456A23" w:rsidRPr="00456A23" w14:paraId="10616741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868C1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Transplant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B85353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5 (6.0%)</w:t>
            </w:r>
          </w:p>
        </w:tc>
      </w:tr>
      <w:tr w:rsidR="00456A23" w:rsidRPr="00456A23" w14:paraId="24F42634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2E2C3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Other disciplines with invasive procedures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820484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4 (4.8%)</w:t>
            </w:r>
          </w:p>
        </w:tc>
      </w:tr>
      <w:tr w:rsidR="00456A23" w:rsidRPr="00456A23" w14:paraId="0C91DCF9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6A6218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Gastroenterology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421E51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 (1.2%)</w:t>
            </w:r>
          </w:p>
        </w:tc>
      </w:tr>
      <w:tr w:rsidR="00456A23" w:rsidRPr="00456A23" w14:paraId="7A957AE5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D7043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Gynecology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CA7273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 (1.2%)</w:t>
            </w:r>
          </w:p>
        </w:tc>
      </w:tr>
      <w:tr w:rsidR="00456A23" w:rsidRPr="00456A23" w14:paraId="4E414CC8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88A38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Thoracic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FB56E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 (1.2%)</w:t>
            </w:r>
          </w:p>
        </w:tc>
      </w:tr>
      <w:tr w:rsidR="00456A23" w:rsidRPr="00456A23" w14:paraId="0DB86C51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2B7A56" w14:textId="73A0EABF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CCI</w:t>
            </w:r>
            <w:ins w:id="45" w:author="fariba abbassi" w:date="2025-10-23T08:01:00Z" w16du:dateUtc="2025-10-23T06:01:00Z">
              <w:r w:rsidR="00A90195">
                <w:rPr>
                  <w:rFonts w:ascii="Calibri" w:eastAsia="Helvetica" w:hAnsi="Calibri" w:cs="Calibri"/>
                  <w:b/>
                  <w:bCs/>
                  <w:color w:val="000000"/>
                  <w:sz w:val="22"/>
                  <w:szCs w:val="22"/>
                </w:rPr>
                <w:t>®</w:t>
              </w:r>
            </w:ins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 xml:space="preserve"> use as endpoint in published trial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00FB6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2525CFE0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201C1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Primary endpoint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E389AF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14 (16.7%)</w:t>
            </w:r>
          </w:p>
        </w:tc>
      </w:tr>
      <w:tr w:rsidR="00456A23" w:rsidRPr="00456A23" w14:paraId="005F8E8F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A47AEC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Non-primary endpoint*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0C929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70 (83.3%)</w:t>
            </w:r>
          </w:p>
        </w:tc>
      </w:tr>
      <w:tr w:rsidR="00456A23" w:rsidRPr="00456A23" w14:paraId="242FC761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ECBB2B" w14:textId="483E7E48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CCI</w:t>
            </w:r>
            <w:ins w:id="46" w:author="fariba abbassi" w:date="2025-10-23T08:01:00Z" w16du:dateUtc="2025-10-23T06:01:00Z">
              <w:r w:rsidR="00A90195">
                <w:rPr>
                  <w:rFonts w:ascii="Calibri" w:eastAsia="Helvetica" w:hAnsi="Calibri" w:cs="Calibri"/>
                  <w:b/>
                  <w:bCs/>
                  <w:color w:val="000000"/>
                  <w:sz w:val="22"/>
                  <w:szCs w:val="22"/>
                </w:rPr>
                <w:t>®</w:t>
              </w:r>
            </w:ins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 xml:space="preserve"> difference significant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D55BC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0181092C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008A09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BC652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19 (22.6%)</w:t>
            </w:r>
          </w:p>
        </w:tc>
      </w:tr>
      <w:tr w:rsidR="00456A23" w:rsidRPr="00456A23" w14:paraId="334822FD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499076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37D08A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57 (67.9%)</w:t>
            </w:r>
          </w:p>
        </w:tc>
      </w:tr>
      <w:tr w:rsidR="00456A23" w:rsidRPr="00456A23" w14:paraId="7C5D4944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730A1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Not available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8024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8 (9.5%)</w:t>
            </w:r>
          </w:p>
        </w:tc>
      </w:tr>
      <w:tr w:rsidR="00456A23" w:rsidRPr="00456A23" w14:paraId="4E9F0644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D0BB3A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bookmarkStart w:id="47" w:name="OLE_LINK1"/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Between group difference ≥ 12 CCI® points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AB6DC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11374B25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C04787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Yes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84E44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7 (8.3%)</w:t>
            </w:r>
          </w:p>
        </w:tc>
      </w:tr>
      <w:tr w:rsidR="00456A23" w:rsidRPr="00456A23" w14:paraId="517B10DE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4A96F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8D86D8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73 (86.9%)</w:t>
            </w:r>
          </w:p>
        </w:tc>
      </w:tr>
      <w:tr w:rsidR="00456A23" w:rsidRPr="00456A23" w14:paraId="3836D035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42ECFC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Not mentioned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A85AC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4 (4.8%)</w:t>
            </w:r>
          </w:p>
        </w:tc>
      </w:tr>
      <w:bookmarkEnd w:id="47"/>
      <w:tr w:rsidR="00456A23" w:rsidRPr="00456A23" w14:paraId="756F5098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DE47F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Study type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7C7A5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4F9224F3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73DF5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Superiority trial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4CCE4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20 (23.8%)</w:t>
            </w:r>
          </w:p>
        </w:tc>
      </w:tr>
      <w:tr w:rsidR="00456A23" w:rsidRPr="00456A23" w14:paraId="352E3F71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07018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Non-inferiority trial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F91F31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11 (13.1%)</w:t>
            </w:r>
          </w:p>
        </w:tc>
      </w:tr>
      <w:tr w:rsidR="00456A23" w:rsidRPr="00456A23" w14:paraId="58BB32D7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A44A51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Not mentioned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7D874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53 (63.1%)</w:t>
            </w:r>
          </w:p>
        </w:tc>
      </w:tr>
      <w:tr w:rsidR="00456A23" w:rsidRPr="00456A23" w14:paraId="09C8BE9A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9A349B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lastRenderedPageBreak/>
              <w:t>Sample size calculation based on CCI®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E0D14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13 (15.5%)</w:t>
            </w:r>
          </w:p>
        </w:tc>
      </w:tr>
      <w:tr w:rsidR="00456A23" w:rsidRPr="00456A23" w14:paraId="49818F4A" w14:textId="77777777" w:rsidTr="00604CA0">
        <w:trPr>
          <w:jc w:val="center"/>
        </w:trPr>
        <w:tc>
          <w:tcPr>
            <w:tcW w:w="4962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44C374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  <w:t>Pre-trial documentation</w:t>
            </w:r>
          </w:p>
        </w:tc>
        <w:tc>
          <w:tcPr>
            <w:tcW w:w="2693" w:type="dxa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0B2B1B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456A23" w:rsidRPr="00456A23" w14:paraId="667CFFA2" w14:textId="77777777" w:rsidTr="00604CA0">
        <w:trPr>
          <w:jc w:val="center"/>
        </w:trPr>
        <w:tc>
          <w:tcPr>
            <w:tcW w:w="4962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62D39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Only registry</w:t>
            </w:r>
          </w:p>
        </w:tc>
        <w:tc>
          <w:tcPr>
            <w:tcW w:w="2693" w:type="dxa"/>
            <w:tcBorders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5CFDB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45 (53.6%)</w:t>
            </w:r>
          </w:p>
        </w:tc>
      </w:tr>
      <w:tr w:rsidR="00456A23" w:rsidRPr="00456A23" w14:paraId="0D007265" w14:textId="77777777" w:rsidTr="00604CA0">
        <w:trPr>
          <w:jc w:val="center"/>
        </w:trPr>
        <w:tc>
          <w:tcPr>
            <w:tcW w:w="4962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67DA9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Published protocol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AC765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31 (36.9%)</w:t>
            </w:r>
          </w:p>
        </w:tc>
      </w:tr>
      <w:tr w:rsidR="00456A23" w:rsidRPr="00456A23" w14:paraId="70F27F20" w14:textId="77777777" w:rsidTr="00604CA0">
        <w:trPr>
          <w:jc w:val="center"/>
        </w:trPr>
        <w:tc>
          <w:tcPr>
            <w:tcW w:w="4962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31342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Full-text protocol available in supplemental material</w:t>
            </w:r>
          </w:p>
        </w:tc>
        <w:tc>
          <w:tcPr>
            <w:tcW w:w="2693" w:type="dxa"/>
            <w:tcBorders>
              <w:bottom w:val="single" w:sz="4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AB97F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5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8 (9.5%)</w:t>
            </w:r>
          </w:p>
        </w:tc>
      </w:tr>
    </w:tbl>
    <w:p w14:paraId="2203F400" w14:textId="4B4E8116" w:rsidR="00456A23" w:rsidRPr="00456A23" w:rsidRDefault="00456A23" w:rsidP="00456A23">
      <w:pPr>
        <w:ind w:left="851" w:hanging="142"/>
        <w:rPr>
          <w:rFonts w:ascii="Calibri" w:hAnsi="Calibri" w:cs="Calibri"/>
          <w:i/>
          <w:iCs/>
          <w:sz w:val="18"/>
          <w:szCs w:val="18"/>
        </w:rPr>
      </w:pPr>
      <w:r w:rsidRPr="00456A23">
        <w:rPr>
          <w:rFonts w:ascii="Calibri" w:hAnsi="Calibri" w:cs="Calibri"/>
          <w:i/>
          <w:iCs/>
          <w:sz w:val="18"/>
          <w:szCs w:val="18"/>
        </w:rPr>
        <w:t>*</w:t>
      </w:r>
      <w:proofErr w:type="gramStart"/>
      <w:r w:rsidRPr="00456A23">
        <w:rPr>
          <w:rFonts w:ascii="Calibri" w:hAnsi="Calibri" w:cs="Calibri"/>
          <w:i/>
          <w:iCs/>
          <w:sz w:val="18"/>
          <w:szCs w:val="18"/>
        </w:rPr>
        <w:t>secondary</w:t>
      </w:r>
      <w:proofErr w:type="gramEnd"/>
      <w:r w:rsidRPr="00456A23">
        <w:rPr>
          <w:rFonts w:ascii="Calibri" w:hAnsi="Calibri" w:cs="Calibri"/>
          <w:i/>
          <w:iCs/>
          <w:sz w:val="18"/>
          <w:szCs w:val="18"/>
        </w:rPr>
        <w:t xml:space="preserve"> and exploratory endpoints grouped</w:t>
      </w:r>
      <w:ins w:id="48" w:author="fariba abbassi" w:date="2025-10-23T08:01:00Z" w16du:dateUtc="2025-10-23T06:01:00Z">
        <w:r w:rsidR="00A90195">
          <w:rPr>
            <w:rFonts w:ascii="Calibri" w:hAnsi="Calibri" w:cs="Calibri"/>
            <w:i/>
            <w:iCs/>
            <w:sz w:val="18"/>
            <w:szCs w:val="18"/>
          </w:rPr>
          <w:t>.</w:t>
        </w:r>
        <w:r w:rsidR="00A90195">
          <w:rPr>
            <w:rFonts w:ascii="Calibri" w:hAnsi="Calibri" w:cs="Calibri"/>
            <w:i/>
            <w:iCs/>
            <w:sz w:val="18"/>
            <w:szCs w:val="18"/>
          </w:rPr>
          <w:br/>
          <w:t>CCI: Comprehensive Complication Index. ICU: Intensive Care Unit</w:t>
        </w:r>
      </w:ins>
    </w:p>
    <w:p w14:paraId="1ACABC60" w14:textId="77777777" w:rsidR="00456A23" w:rsidRDefault="00456A23" w:rsidP="005D2313">
      <w:pPr>
        <w:spacing w:line="480" w:lineRule="auto"/>
        <w:rPr>
          <w:rFonts w:ascii="Calibri" w:hAnsi="Calibri" w:cs="Calibri"/>
        </w:rPr>
      </w:pPr>
    </w:p>
    <w:p w14:paraId="25608636" w14:textId="77777777" w:rsidR="00456A23" w:rsidRDefault="00456A23" w:rsidP="00456A23">
      <w:pPr>
        <w:spacing w:line="360" w:lineRule="auto"/>
        <w:ind w:firstLine="0"/>
        <w:rPr>
          <w:rFonts w:ascii="Calibri" w:hAnsi="Calibri" w:cs="Calibri"/>
        </w:rPr>
      </w:pPr>
    </w:p>
    <w:p w14:paraId="21DB4CD4" w14:textId="77777777" w:rsidR="00456A23" w:rsidRPr="00456A23" w:rsidRDefault="00456A23" w:rsidP="00456A23">
      <w:pPr>
        <w:spacing w:line="360" w:lineRule="auto"/>
        <w:ind w:firstLine="0"/>
        <w:rPr>
          <w:rFonts w:ascii="Calibri" w:hAnsi="Calibri" w:cs="Calibri"/>
        </w:rPr>
      </w:pPr>
    </w:p>
    <w:p w14:paraId="756199B5" w14:textId="60379B1A" w:rsidR="00456A23" w:rsidRPr="00456A23" w:rsidRDefault="00456A23" w:rsidP="00456A23">
      <w:pPr>
        <w:spacing w:line="360" w:lineRule="auto"/>
        <w:ind w:firstLine="0"/>
        <w:rPr>
          <w:rFonts w:ascii="Calibri" w:hAnsi="Calibri" w:cs="Calibri"/>
          <w:b/>
          <w:bCs/>
        </w:rPr>
      </w:pPr>
      <w:r w:rsidRPr="00456A23">
        <w:rPr>
          <w:rFonts w:ascii="Calibri" w:hAnsi="Calibri" w:cs="Calibri"/>
          <w:b/>
          <w:bCs/>
        </w:rPr>
        <w:t xml:space="preserve">Table </w:t>
      </w:r>
      <w:r>
        <w:rPr>
          <w:rFonts w:ascii="Calibri" w:hAnsi="Calibri" w:cs="Calibri"/>
          <w:b/>
          <w:bCs/>
        </w:rPr>
        <w:t>2</w:t>
      </w:r>
      <w:r w:rsidRPr="00456A23">
        <w:rPr>
          <w:rFonts w:ascii="Calibri" w:hAnsi="Calibri" w:cs="Calibri"/>
          <w:b/>
          <w:bCs/>
        </w:rPr>
        <w:t>. Alignment Between Registered Protocols and Publications for CCI® Endpoints</w:t>
      </w:r>
    </w:p>
    <w:tbl>
      <w:tblPr>
        <w:tblW w:w="8505" w:type="dxa"/>
        <w:tblLayout w:type="fixed"/>
        <w:tblLook w:val="0420" w:firstRow="1" w:lastRow="0" w:firstColumn="0" w:lastColumn="0" w:noHBand="0" w:noVBand="1"/>
      </w:tblPr>
      <w:tblGrid>
        <w:gridCol w:w="3260"/>
        <w:gridCol w:w="2552"/>
        <w:gridCol w:w="2693"/>
      </w:tblGrid>
      <w:tr w:rsidR="00456A23" w:rsidRPr="00456A23" w14:paraId="66AC338C" w14:textId="77777777" w:rsidTr="00456A23">
        <w:trPr>
          <w:tblHeader/>
        </w:trPr>
        <w:tc>
          <w:tcPr>
            <w:tcW w:w="3260" w:type="dxa"/>
            <w:tcBorders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52B974" w14:textId="77777777" w:rsidR="00456A23" w:rsidRPr="00456A23" w:rsidRDefault="00456A23" w:rsidP="00604CA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</w:p>
        </w:tc>
        <w:tc>
          <w:tcPr>
            <w:tcW w:w="5245" w:type="dxa"/>
            <w:gridSpan w:val="2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CA164F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 w:firstLine="39"/>
              <w:jc w:val="center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CCI® in published RCTs</w:t>
            </w:r>
          </w:p>
        </w:tc>
      </w:tr>
      <w:tr w:rsidR="00456A23" w:rsidRPr="00456A23" w14:paraId="237A1059" w14:textId="77777777" w:rsidTr="00456A23">
        <w:trPr>
          <w:tblHeader/>
        </w:trPr>
        <w:tc>
          <w:tcPr>
            <w:tcW w:w="3260" w:type="dxa"/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426270" w14:textId="77777777" w:rsidR="00456A23" w:rsidRPr="00456A23" w:rsidRDefault="00456A23" w:rsidP="00604CA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nil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C7680F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 primary endpoint</w:t>
            </w: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 xml:space="preserve">  </w:t>
            </w: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br/>
              <w:t>N = 14</w:t>
            </w:r>
          </w:p>
        </w:tc>
        <w:tc>
          <w:tcPr>
            <w:tcW w:w="2693" w:type="dxa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EFED94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 non-primary endpoint</w:t>
            </w: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 xml:space="preserve">  </w:t>
            </w: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br/>
              <w:t>N = 70</w:t>
            </w:r>
          </w:p>
        </w:tc>
      </w:tr>
      <w:tr w:rsidR="00456A23" w:rsidRPr="00456A23" w14:paraId="04B0BB2C" w14:textId="77777777" w:rsidTr="00456A23">
        <w:tc>
          <w:tcPr>
            <w:tcW w:w="3260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D1E80C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42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CCI® in pre-trial documentation</w:t>
            </w:r>
          </w:p>
        </w:tc>
        <w:tc>
          <w:tcPr>
            <w:tcW w:w="2552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BFD34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93" w:type="dxa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19FAA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</w:p>
        </w:tc>
      </w:tr>
      <w:tr w:rsidR="00456A23" w:rsidRPr="00456A23" w14:paraId="3D8043DA" w14:textId="77777777" w:rsidTr="00456A23">
        <w:tc>
          <w:tcPr>
            <w:tcW w:w="3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0941CF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CCI® primary endpoint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2E45DD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85.7% (12/14)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3B1ACE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2.9% (2/70)</w:t>
            </w:r>
          </w:p>
        </w:tc>
      </w:tr>
      <w:tr w:rsidR="00456A23" w:rsidRPr="00456A23" w14:paraId="01A9BD20" w14:textId="77777777" w:rsidTr="00456A23">
        <w:tc>
          <w:tcPr>
            <w:tcW w:w="3260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B7D523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CCI® non-primary endpoint*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8A2D7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0.0% (0/14)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0BE70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37.1% (26/70)</w:t>
            </w:r>
          </w:p>
        </w:tc>
      </w:tr>
      <w:tr w:rsidR="00456A23" w:rsidRPr="00456A23" w14:paraId="4F81A86E" w14:textId="77777777" w:rsidTr="00456A23">
        <w:tc>
          <w:tcPr>
            <w:tcW w:w="3260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C92B19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 w:firstLine="42"/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b/>
                <w:color w:val="000000"/>
                <w:sz w:val="22"/>
                <w:szCs w:val="22"/>
              </w:rPr>
              <w:t>CCI® not as endpoint</w:t>
            </w:r>
          </w:p>
        </w:tc>
        <w:tc>
          <w:tcPr>
            <w:tcW w:w="2552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739F2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14.3% (2/14)</w:t>
            </w:r>
          </w:p>
        </w:tc>
        <w:tc>
          <w:tcPr>
            <w:tcW w:w="2693" w:type="dxa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6D260" w14:textId="77777777" w:rsidR="00456A23" w:rsidRPr="00456A23" w:rsidRDefault="00456A23" w:rsidP="00456A23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 w:firstLine="39"/>
              <w:jc w:val="center"/>
              <w:rPr>
                <w:rFonts w:ascii="Calibri" w:eastAsia="Helvetica" w:hAnsi="Calibri" w:cs="Calibri"/>
                <w:color w:val="000000"/>
                <w:sz w:val="22"/>
                <w:szCs w:val="22"/>
              </w:rPr>
            </w:pPr>
            <w:r w:rsidRPr="00456A23">
              <w:rPr>
                <w:rFonts w:ascii="Calibri" w:eastAsia="Helvetica" w:hAnsi="Calibri" w:cs="Calibri"/>
                <w:color w:val="000000"/>
                <w:sz w:val="22"/>
                <w:szCs w:val="22"/>
              </w:rPr>
              <w:t>60.0% (42/70)</w:t>
            </w:r>
          </w:p>
        </w:tc>
      </w:tr>
    </w:tbl>
    <w:p w14:paraId="3C277208" w14:textId="77777777" w:rsidR="00456A23" w:rsidRPr="00456A23" w:rsidRDefault="00456A23" w:rsidP="00456A23">
      <w:pPr>
        <w:ind w:left="-284" w:firstLine="284"/>
        <w:jc w:val="both"/>
        <w:rPr>
          <w:rFonts w:ascii="Calibri" w:hAnsi="Calibri" w:cs="Calibri"/>
          <w:i/>
          <w:iCs/>
          <w:sz w:val="18"/>
          <w:szCs w:val="18"/>
        </w:rPr>
      </w:pPr>
      <w:r w:rsidRPr="00456A23">
        <w:rPr>
          <w:rFonts w:ascii="Calibri" w:hAnsi="Calibri" w:cs="Calibri"/>
          <w:i/>
          <w:iCs/>
          <w:sz w:val="18"/>
          <w:szCs w:val="18"/>
        </w:rPr>
        <w:t>*secondary and exploratory endpoints grouped</w:t>
      </w:r>
    </w:p>
    <w:p w14:paraId="504E703A" w14:textId="77777777" w:rsidR="00456A23" w:rsidRPr="00456A23" w:rsidRDefault="00456A23" w:rsidP="00456A23">
      <w:pPr>
        <w:ind w:left="-709"/>
        <w:jc w:val="both"/>
        <w:rPr>
          <w:rFonts w:ascii="Calibri" w:hAnsi="Calibri" w:cs="Calibri"/>
          <w:i/>
          <w:iCs/>
          <w:sz w:val="18"/>
          <w:szCs w:val="18"/>
        </w:rPr>
      </w:pPr>
      <w:r w:rsidRPr="00456A23">
        <w:rPr>
          <w:rFonts w:ascii="Calibri" w:hAnsi="Calibri" w:cs="Calibri"/>
          <w:i/>
          <w:iCs/>
          <w:sz w:val="18"/>
          <w:szCs w:val="18"/>
        </w:rPr>
        <w:t>CCI: Comprehensive Complication Index; RCT: Randomized Controlled Trial</w:t>
      </w:r>
    </w:p>
    <w:p w14:paraId="7AECB944" w14:textId="77777777" w:rsidR="00456A23" w:rsidRDefault="00456A23" w:rsidP="005D2313">
      <w:pPr>
        <w:spacing w:line="480" w:lineRule="auto"/>
        <w:rPr>
          <w:rFonts w:ascii="Calibri" w:hAnsi="Calibri" w:cs="Calibri"/>
        </w:rPr>
      </w:pPr>
    </w:p>
    <w:p w14:paraId="2BEAF0AF" w14:textId="77777777" w:rsidR="00BC682A" w:rsidRDefault="00BC682A" w:rsidP="005D2313">
      <w:pPr>
        <w:spacing w:line="480" w:lineRule="auto"/>
        <w:rPr>
          <w:rFonts w:ascii="Calibri" w:hAnsi="Calibri" w:cs="Calibri"/>
        </w:rPr>
      </w:pPr>
    </w:p>
    <w:p w14:paraId="0BA4660A" w14:textId="77777777" w:rsidR="00BC682A" w:rsidRDefault="00BC682A">
      <w:pPr>
        <w:ind w:firstLine="0"/>
        <w:rPr>
          <w:rFonts w:ascii="Calibri" w:hAnsi="Calibri" w:cs="Calibri"/>
        </w:rPr>
      </w:pPr>
    </w:p>
    <w:sectPr w:rsidR="00BC682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" w:author="fariba abbassi" w:date="2025-10-23T07:54:00Z" w:initials="fa">
    <w:p w14:paraId="36673AAF" w14:textId="77777777" w:rsidR="00A90195" w:rsidRDefault="00A90195" w:rsidP="00A90195">
      <w:r>
        <w:rPr>
          <w:rStyle w:val="Kommentarzeichen"/>
        </w:rPr>
        <w:annotationRef/>
      </w:r>
      <w:r>
        <w:rPr>
          <w:sz w:val="20"/>
          <w:szCs w:val="20"/>
        </w:rPr>
        <w:t>I intentionally phrased this more broadly, since the MID had not yet been published at the time of this study. Therefore, I thought it would be better to state that we examined whether studies addressed clinical relevance at all, rather than relying solely on statistical significance.</w:t>
      </w:r>
    </w:p>
  </w:comment>
  <w:comment w:id="6" w:author="fariba abbassi" w:date="2025-10-23T07:55:00Z" w:initials="fa">
    <w:p w14:paraId="48F64FB5" w14:textId="77777777" w:rsidR="00A90195" w:rsidRDefault="00A90195" w:rsidP="00A90195">
      <w:r>
        <w:rPr>
          <w:rStyle w:val="Kommentarzeichen"/>
        </w:rPr>
        <w:annotationRef/>
      </w:r>
      <w:r>
        <w:rPr>
          <w:sz w:val="20"/>
          <w:szCs w:val="20"/>
        </w:rPr>
        <w:t>We did not include all published RCTs, but only those with available pre-trial documentation.</w:t>
      </w:r>
    </w:p>
  </w:comment>
  <w:comment w:id="11" w:author="Milo Alan Puhan" w:date="2025-10-22T21:16:00Z" w:initials="MP">
    <w:p w14:paraId="024322FB" w14:textId="7E67D9AD" w:rsidR="000B20F2" w:rsidRDefault="000B20F2" w:rsidP="000B20F2">
      <w:pPr>
        <w:pStyle w:val="Kommentartext"/>
        <w:ind w:firstLine="0"/>
      </w:pPr>
      <w:r>
        <w:rPr>
          <w:rStyle w:val="Kommentarzeichen"/>
        </w:rPr>
        <w:annotationRef/>
      </w:r>
      <w:r>
        <w:t>This first part  is not shown by our results since we don‘t have the denominator of all trials</w:t>
      </w:r>
    </w:p>
  </w:comment>
  <w:comment w:id="12" w:author="Milo Alan Puhan" w:date="2025-10-22T21:15:00Z" w:initials="MP">
    <w:p w14:paraId="16634D67" w14:textId="6BBD921E" w:rsidR="003651AB" w:rsidRDefault="003651AB" w:rsidP="003651AB">
      <w:pPr>
        <w:pStyle w:val="Kommentartext"/>
        <w:ind w:firstLine="0"/>
      </w:pPr>
      <w:r>
        <w:rPr>
          <w:rStyle w:val="Kommentarzeichen"/>
        </w:rPr>
        <w:annotationRef/>
      </w:r>
      <w:r>
        <w:t>What does this second part mean? If the CCI used of course it is considered and the increasingly suggests a time trend which we did not assess</w:t>
      </w:r>
    </w:p>
  </w:comment>
  <w:comment w:id="13" w:author="fariba abbassi" w:date="2025-10-23T07:57:00Z" w:initials="fa">
    <w:p w14:paraId="32E5EAB9" w14:textId="77777777" w:rsidR="00A90195" w:rsidRDefault="00A90195" w:rsidP="00A90195">
      <w:r>
        <w:rPr>
          <w:rStyle w:val="Kommentarzeichen"/>
        </w:rPr>
        <w:annotationRef/>
      </w:r>
      <w:r>
        <w:rPr>
          <w:sz w:val="20"/>
          <w:szCs w:val="20"/>
        </w:rPr>
        <w:t>actually, we have data on year of publication, we just did not mentioned it... should we?</w:t>
      </w:r>
    </w:p>
  </w:comment>
  <w:comment w:id="15" w:author="Milo Alan Puhan" w:date="2025-10-22T21:17:00Z" w:initials="MP">
    <w:p w14:paraId="08BD16CF" w14:textId="6ECC787D" w:rsidR="00402C1D" w:rsidRDefault="00402C1D" w:rsidP="00402C1D">
      <w:pPr>
        <w:pStyle w:val="Kommentartext"/>
        <w:ind w:firstLine="0"/>
      </w:pPr>
      <w:r>
        <w:rPr>
          <w:rStyle w:val="Kommentarzeichen"/>
        </w:rPr>
        <w:annotationRef/>
      </w:r>
      <w:r>
        <w:t>Add this maybe?</w:t>
      </w:r>
    </w:p>
  </w:comment>
  <w:comment w:id="16" w:author="Milo Alan Puhan" w:date="2025-10-22T21:18:00Z" w:initials="MP">
    <w:p w14:paraId="3C16F044" w14:textId="77777777" w:rsidR="00080183" w:rsidRDefault="00080183" w:rsidP="00080183">
      <w:pPr>
        <w:pStyle w:val="Kommentartext"/>
        <w:ind w:firstLine="0"/>
      </w:pPr>
      <w:r>
        <w:rPr>
          <w:rStyle w:val="Kommentarzeichen"/>
        </w:rPr>
        <w:annotationRef/>
      </w:r>
      <w:r>
        <w:t>For us clear but maybe not for all readers</w:t>
      </w:r>
    </w:p>
  </w:comment>
  <w:comment w:id="20" w:author="Milo Alan Puhan" w:date="2025-10-22T21:19:00Z" w:initials="MP">
    <w:p w14:paraId="742A8CA5" w14:textId="77777777" w:rsidR="00D2020D" w:rsidRDefault="00D2020D" w:rsidP="00D2020D">
      <w:pPr>
        <w:pStyle w:val="Kommentartext"/>
        <w:ind w:firstLine="0"/>
      </w:pPr>
      <w:r>
        <w:rPr>
          <w:rStyle w:val="Kommentarzeichen"/>
        </w:rPr>
        <w:annotationRef/>
      </w:r>
      <w:r>
        <w:t>Same as above., of course, you may argue that over 100 trials is a lot but still we don‘t have a denominator</w:t>
      </w:r>
    </w:p>
  </w:comment>
  <w:comment w:id="21" w:author="fariba abbassi" w:date="2025-10-23T08:20:00Z" w:initials="fa">
    <w:p w14:paraId="07D17D71" w14:textId="77777777" w:rsidR="00122827" w:rsidRDefault="00122827" w:rsidP="00122827">
      <w:r>
        <w:rPr>
          <w:rStyle w:val="Kommentarzeichen"/>
        </w:rPr>
        <w:annotationRef/>
      </w:r>
      <w:r>
        <w:rPr>
          <w:sz w:val="20"/>
          <w:szCs w:val="20"/>
        </w:rPr>
        <w:t>we could create a figure showing annual CCI uuse?</w:t>
      </w:r>
    </w:p>
  </w:comment>
  <w:comment w:id="26" w:author="Milo Alan Puhan" w:date="2025-10-22T21:19:00Z" w:initials="MP">
    <w:p w14:paraId="67C73D36" w14:textId="11191DFD" w:rsidR="00D2020D" w:rsidRDefault="00D2020D" w:rsidP="00D2020D">
      <w:pPr>
        <w:pStyle w:val="Kommentartext"/>
        <w:ind w:firstLine="0"/>
      </w:pPr>
      <w:r>
        <w:rPr>
          <w:rStyle w:val="Kommentarzeichen"/>
        </w:rPr>
        <w:annotationRef/>
      </w:r>
      <w:r>
        <w:t>What does suibset mean?</w:t>
      </w:r>
    </w:p>
  </w:comment>
  <w:comment w:id="37" w:author="Milo Alan Puhan" w:date="2025-10-22T21:20:00Z" w:initials="MP">
    <w:p w14:paraId="1C9B4CA3" w14:textId="77777777" w:rsidR="00621674" w:rsidRDefault="00621674" w:rsidP="00621674">
      <w:pPr>
        <w:pStyle w:val="Kommentartext"/>
        <w:ind w:firstLine="0"/>
      </w:pPr>
      <w:r>
        <w:rPr>
          <w:rStyle w:val="Kommentarzeichen"/>
        </w:rPr>
        <w:annotationRef/>
      </w:r>
      <w:r>
        <w:t>What is mean by design assumptions? A design is specific and not an assumption. Do you mean as reference for interpretation of superiroy, non-inferi or equivalence trials?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673AAF" w15:done="0"/>
  <w15:commentEx w15:paraId="48F64FB5" w15:done="0"/>
  <w15:commentEx w15:paraId="024322FB" w15:done="0"/>
  <w15:commentEx w15:paraId="16634D67" w15:done="0"/>
  <w15:commentEx w15:paraId="32E5EAB9" w15:paraIdParent="16634D67" w15:done="0"/>
  <w15:commentEx w15:paraId="08BD16CF" w15:done="0"/>
  <w15:commentEx w15:paraId="3C16F044" w15:done="0"/>
  <w15:commentEx w15:paraId="742A8CA5" w15:done="0"/>
  <w15:commentEx w15:paraId="07D17D71" w15:paraIdParent="742A8CA5" w15:done="0"/>
  <w15:commentEx w15:paraId="67C73D36" w15:done="0"/>
  <w15:commentEx w15:paraId="1C9B4CA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374A507" w16cex:dateUtc="2025-10-23T05:54:00Z"/>
  <w16cex:commentExtensible w16cex:durableId="318D5A41" w16cex:dateUtc="2025-10-23T05:55:00Z"/>
  <w16cex:commentExtensible w16cex:durableId="79A6815E" w16cex:dateUtc="2025-10-22T19:16:00Z"/>
  <w16cex:commentExtensible w16cex:durableId="613C046A" w16cex:dateUtc="2025-10-22T19:15:00Z"/>
  <w16cex:commentExtensible w16cex:durableId="08353CA1" w16cex:dateUtc="2025-10-23T05:57:00Z"/>
  <w16cex:commentExtensible w16cex:durableId="4544B2BE" w16cex:dateUtc="2025-10-22T19:17:00Z">
    <w16cex:extLst>
      <w16:ext w16:uri="{CE6994B0-6A32-4C9F-8C6B-6E91EDA988CE}">
        <cr:reactions xmlns:cr="http://schemas.microsoft.com/office/comments/2020/reactions">
          <cr:reaction reactionType="1">
            <cr:reactionInfo dateUtc="2025-10-23T05:58:32Z">
              <cr:user userId="343280d3660d6dc6" userProvider="Windows Live" userName="fariba abbassi"/>
            </cr:reactionInfo>
          </cr:reaction>
        </cr:reactions>
      </w16:ext>
    </w16cex:extLst>
  </w16cex:commentExtensible>
  <w16cex:commentExtensible w16cex:durableId="5DB30068" w16cex:dateUtc="2025-10-22T19:18:00Z">
    <w16cex:extLst>
      <w16:ext w16:uri="{CE6994B0-6A32-4C9F-8C6B-6E91EDA988CE}">
        <cr:reactions xmlns:cr="http://schemas.microsoft.com/office/comments/2020/reactions">
          <cr:reaction reactionType="1">
            <cr:reactionInfo dateUtc="2025-10-23T05:58:18Z">
              <cr:user userId="343280d3660d6dc6" userProvider="Windows Live" userName="fariba abbassi"/>
            </cr:reactionInfo>
          </cr:reaction>
        </cr:reactions>
      </w16:ext>
    </w16cex:extLst>
  </w16cex:commentExtensible>
  <w16cex:commentExtensible w16cex:durableId="239D8340" w16cex:dateUtc="2025-10-22T19:19:00Z"/>
  <w16cex:commentExtensible w16cex:durableId="2772340E" w16cex:dateUtc="2025-10-23T06:20:00Z"/>
  <w16cex:commentExtensible w16cex:durableId="46A70FC7" w16cex:dateUtc="2025-10-22T19:19:00Z">
    <w16cex:extLst>
      <w16:ext w16:uri="{CE6994B0-6A32-4C9F-8C6B-6E91EDA988CE}">
        <cr:reactions xmlns:cr="http://schemas.microsoft.com/office/comments/2020/reactions">
          <cr:reaction reactionType="1">
            <cr:reactionInfo dateUtc="2025-10-23T06:20:27Z">
              <cr:user userId="343280d3660d6dc6" userProvider="Windows Live" userName="fariba abbassi"/>
            </cr:reactionInfo>
          </cr:reaction>
        </cr:reactions>
      </w16:ext>
    </w16cex:extLst>
  </w16cex:commentExtensible>
  <w16cex:commentExtensible w16cex:durableId="31515699" w16cex:dateUtc="2025-10-22T19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673AAF" w16cid:durableId="4374A507"/>
  <w16cid:commentId w16cid:paraId="48F64FB5" w16cid:durableId="318D5A41"/>
  <w16cid:commentId w16cid:paraId="024322FB" w16cid:durableId="79A6815E"/>
  <w16cid:commentId w16cid:paraId="16634D67" w16cid:durableId="613C046A"/>
  <w16cid:commentId w16cid:paraId="32E5EAB9" w16cid:durableId="08353CA1"/>
  <w16cid:commentId w16cid:paraId="08BD16CF" w16cid:durableId="4544B2BE"/>
  <w16cid:commentId w16cid:paraId="3C16F044" w16cid:durableId="5DB30068"/>
  <w16cid:commentId w16cid:paraId="742A8CA5" w16cid:durableId="239D8340"/>
  <w16cid:commentId w16cid:paraId="07D17D71" w16cid:durableId="2772340E"/>
  <w16cid:commentId w16cid:paraId="67C73D36" w16cid:durableId="46A70FC7"/>
  <w16cid:commentId w16cid:paraId="1C9B4CA3" w16cid:durableId="3151569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ilo Alan Puhan">
    <w15:presenceInfo w15:providerId="AD" w15:userId="S::miloalan.puhan@uzh.ch::f7c67eeb-100a-4a00-a77c-7e2ae2a8c130"/>
  </w15:person>
  <w15:person w15:author="fariba abbassi">
    <w15:presenceInfo w15:providerId="Windows Live" w15:userId="343280d3660d6dc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2C"/>
    <w:rsid w:val="00014BE8"/>
    <w:rsid w:val="00016C09"/>
    <w:rsid w:val="00030067"/>
    <w:rsid w:val="0003527F"/>
    <w:rsid w:val="0006139C"/>
    <w:rsid w:val="0006265B"/>
    <w:rsid w:val="00070B1D"/>
    <w:rsid w:val="00080183"/>
    <w:rsid w:val="0008320E"/>
    <w:rsid w:val="00090360"/>
    <w:rsid w:val="000953A6"/>
    <w:rsid w:val="00097855"/>
    <w:rsid w:val="000B20F2"/>
    <w:rsid w:val="000D321A"/>
    <w:rsid w:val="000E21D2"/>
    <w:rsid w:val="000E240F"/>
    <w:rsid w:val="000F2CF8"/>
    <w:rsid w:val="000F66FA"/>
    <w:rsid w:val="00115C4A"/>
    <w:rsid w:val="00120B60"/>
    <w:rsid w:val="00122827"/>
    <w:rsid w:val="0015142E"/>
    <w:rsid w:val="0015228A"/>
    <w:rsid w:val="00167844"/>
    <w:rsid w:val="001713D0"/>
    <w:rsid w:val="0018618F"/>
    <w:rsid w:val="00192FBC"/>
    <w:rsid w:val="001A360C"/>
    <w:rsid w:val="001D6A53"/>
    <w:rsid w:val="001E6CD4"/>
    <w:rsid w:val="001F68EF"/>
    <w:rsid w:val="0020254E"/>
    <w:rsid w:val="00223769"/>
    <w:rsid w:val="002239BB"/>
    <w:rsid w:val="00226B94"/>
    <w:rsid w:val="0025216C"/>
    <w:rsid w:val="00270439"/>
    <w:rsid w:val="00284156"/>
    <w:rsid w:val="002A0DDB"/>
    <w:rsid w:val="002A25DF"/>
    <w:rsid w:val="002B3B49"/>
    <w:rsid w:val="002C1064"/>
    <w:rsid w:val="002D4B0A"/>
    <w:rsid w:val="002F4F21"/>
    <w:rsid w:val="002F6F89"/>
    <w:rsid w:val="00301AE3"/>
    <w:rsid w:val="00314AC0"/>
    <w:rsid w:val="00323180"/>
    <w:rsid w:val="00334AE2"/>
    <w:rsid w:val="00352D17"/>
    <w:rsid w:val="003643AF"/>
    <w:rsid w:val="003651AB"/>
    <w:rsid w:val="003723C1"/>
    <w:rsid w:val="0037403F"/>
    <w:rsid w:val="003756E4"/>
    <w:rsid w:val="00385B81"/>
    <w:rsid w:val="00395FC8"/>
    <w:rsid w:val="003A242F"/>
    <w:rsid w:val="003B7943"/>
    <w:rsid w:val="003D6348"/>
    <w:rsid w:val="00402C1D"/>
    <w:rsid w:val="004062C0"/>
    <w:rsid w:val="00416E69"/>
    <w:rsid w:val="00432287"/>
    <w:rsid w:val="0045139F"/>
    <w:rsid w:val="004547B4"/>
    <w:rsid w:val="00456A23"/>
    <w:rsid w:val="00472E5E"/>
    <w:rsid w:val="004760AC"/>
    <w:rsid w:val="00485EE9"/>
    <w:rsid w:val="004C756B"/>
    <w:rsid w:val="004D2539"/>
    <w:rsid w:val="004E6BC9"/>
    <w:rsid w:val="004F3AF6"/>
    <w:rsid w:val="00510C46"/>
    <w:rsid w:val="00530695"/>
    <w:rsid w:val="0053120D"/>
    <w:rsid w:val="00535A24"/>
    <w:rsid w:val="00545285"/>
    <w:rsid w:val="00554D89"/>
    <w:rsid w:val="0056396C"/>
    <w:rsid w:val="00566C89"/>
    <w:rsid w:val="00581168"/>
    <w:rsid w:val="005A29E4"/>
    <w:rsid w:val="005A3D11"/>
    <w:rsid w:val="005B1523"/>
    <w:rsid w:val="005D0BCD"/>
    <w:rsid w:val="005D2313"/>
    <w:rsid w:val="005E0239"/>
    <w:rsid w:val="005E7A84"/>
    <w:rsid w:val="005F757C"/>
    <w:rsid w:val="006026BD"/>
    <w:rsid w:val="0060635A"/>
    <w:rsid w:val="00621674"/>
    <w:rsid w:val="00623FCB"/>
    <w:rsid w:val="00630581"/>
    <w:rsid w:val="00650DB0"/>
    <w:rsid w:val="006637C7"/>
    <w:rsid w:val="00665F21"/>
    <w:rsid w:val="00666C61"/>
    <w:rsid w:val="00672165"/>
    <w:rsid w:val="00673EE2"/>
    <w:rsid w:val="00677150"/>
    <w:rsid w:val="006778E6"/>
    <w:rsid w:val="00681F7C"/>
    <w:rsid w:val="006947EA"/>
    <w:rsid w:val="006B491A"/>
    <w:rsid w:val="006C09EE"/>
    <w:rsid w:val="00703310"/>
    <w:rsid w:val="00715474"/>
    <w:rsid w:val="0071640D"/>
    <w:rsid w:val="007218EB"/>
    <w:rsid w:val="00734E55"/>
    <w:rsid w:val="00746DE9"/>
    <w:rsid w:val="00762C11"/>
    <w:rsid w:val="00797FBB"/>
    <w:rsid w:val="007D42E0"/>
    <w:rsid w:val="007D6959"/>
    <w:rsid w:val="008026AA"/>
    <w:rsid w:val="008224A3"/>
    <w:rsid w:val="008455AE"/>
    <w:rsid w:val="00867646"/>
    <w:rsid w:val="0088584E"/>
    <w:rsid w:val="008A32FE"/>
    <w:rsid w:val="008C4E41"/>
    <w:rsid w:val="008E65FE"/>
    <w:rsid w:val="00904B93"/>
    <w:rsid w:val="00921A89"/>
    <w:rsid w:val="009350A3"/>
    <w:rsid w:val="00942466"/>
    <w:rsid w:val="00977675"/>
    <w:rsid w:val="009870EB"/>
    <w:rsid w:val="009A6572"/>
    <w:rsid w:val="009F4126"/>
    <w:rsid w:val="00A047B3"/>
    <w:rsid w:val="00A13881"/>
    <w:rsid w:val="00A17F3A"/>
    <w:rsid w:val="00A21BAC"/>
    <w:rsid w:val="00A21DC6"/>
    <w:rsid w:val="00A43CAB"/>
    <w:rsid w:val="00A90195"/>
    <w:rsid w:val="00AA6CE8"/>
    <w:rsid w:val="00AB3B77"/>
    <w:rsid w:val="00AB5731"/>
    <w:rsid w:val="00AD333C"/>
    <w:rsid w:val="00AD5EA4"/>
    <w:rsid w:val="00AD782E"/>
    <w:rsid w:val="00AE1058"/>
    <w:rsid w:val="00AF0D29"/>
    <w:rsid w:val="00B0759F"/>
    <w:rsid w:val="00B35645"/>
    <w:rsid w:val="00B4520F"/>
    <w:rsid w:val="00B46B93"/>
    <w:rsid w:val="00B5111A"/>
    <w:rsid w:val="00B62F21"/>
    <w:rsid w:val="00B7010B"/>
    <w:rsid w:val="00B81A9A"/>
    <w:rsid w:val="00B82733"/>
    <w:rsid w:val="00B8768C"/>
    <w:rsid w:val="00B9628A"/>
    <w:rsid w:val="00BC682A"/>
    <w:rsid w:val="00BC708D"/>
    <w:rsid w:val="00BD6375"/>
    <w:rsid w:val="00C04E8F"/>
    <w:rsid w:val="00CA1C57"/>
    <w:rsid w:val="00CB2BCB"/>
    <w:rsid w:val="00CC6222"/>
    <w:rsid w:val="00CD555F"/>
    <w:rsid w:val="00CD6EDC"/>
    <w:rsid w:val="00CD7C3E"/>
    <w:rsid w:val="00D14F2C"/>
    <w:rsid w:val="00D2020D"/>
    <w:rsid w:val="00D25F73"/>
    <w:rsid w:val="00D326BC"/>
    <w:rsid w:val="00D331D0"/>
    <w:rsid w:val="00D52699"/>
    <w:rsid w:val="00D546FA"/>
    <w:rsid w:val="00D64F3A"/>
    <w:rsid w:val="00D66E39"/>
    <w:rsid w:val="00D82151"/>
    <w:rsid w:val="00D863A6"/>
    <w:rsid w:val="00DC67CA"/>
    <w:rsid w:val="00DD1D21"/>
    <w:rsid w:val="00E0311A"/>
    <w:rsid w:val="00E21E8F"/>
    <w:rsid w:val="00E3182D"/>
    <w:rsid w:val="00E42C42"/>
    <w:rsid w:val="00E529A4"/>
    <w:rsid w:val="00E53D2C"/>
    <w:rsid w:val="00E702BE"/>
    <w:rsid w:val="00E77848"/>
    <w:rsid w:val="00E82283"/>
    <w:rsid w:val="00EA071D"/>
    <w:rsid w:val="00EA48F6"/>
    <w:rsid w:val="00EC6227"/>
    <w:rsid w:val="00F02BC4"/>
    <w:rsid w:val="00F037E2"/>
    <w:rsid w:val="00F03CDD"/>
    <w:rsid w:val="00F11559"/>
    <w:rsid w:val="00F17102"/>
    <w:rsid w:val="00F35634"/>
    <w:rsid w:val="00F37572"/>
    <w:rsid w:val="00F53A4A"/>
    <w:rsid w:val="00F5749A"/>
    <w:rsid w:val="00F67EEB"/>
    <w:rsid w:val="00F9002D"/>
    <w:rsid w:val="00FA4045"/>
    <w:rsid w:val="00FB1C60"/>
    <w:rsid w:val="00FB65C1"/>
    <w:rsid w:val="00FC7739"/>
    <w:rsid w:val="00FD45E8"/>
    <w:rsid w:val="00FE7BC9"/>
    <w:rsid w:val="00FF7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504786"/>
  <w15:chartTrackingRefBased/>
  <w15:docId w15:val="{4AC88F6A-9253-1446-BB24-42B96B9E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F7C37"/>
    <w:pPr>
      <w:ind w:firstLine="709"/>
    </w:pPr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53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E53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53D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53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53D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53D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53D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53D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53D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53D2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E53D2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53D2C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53D2C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53D2C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53D2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53D2C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53D2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53D2C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E53D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53D2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53D2C"/>
    <w:pPr>
      <w:numPr>
        <w:ilvl w:val="1"/>
      </w:numPr>
      <w:spacing w:after="160"/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53D2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E53D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53D2C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E53D2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53D2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53D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53D2C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E53D2C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E53D2C"/>
    <w:rPr>
      <w:b/>
      <w:bCs/>
    </w:rPr>
  </w:style>
  <w:style w:type="paragraph" w:customStyle="1" w:styleId="Lehmannheading2">
    <w:name w:val="Lehmann heading 2"/>
    <w:basedOn w:val="Standard"/>
    <w:uiPriority w:val="99"/>
    <w:qFormat/>
    <w:rsid w:val="00E53D2C"/>
    <w:pPr>
      <w:spacing w:before="600" w:after="120" w:line="480" w:lineRule="auto"/>
      <w:ind w:firstLine="567"/>
      <w:jc w:val="both"/>
    </w:pPr>
    <w:rPr>
      <w:rFonts w:ascii="Arial" w:eastAsia="Times New Roman" w:hAnsi="Arial" w:cs="Times New Roman"/>
      <w:b/>
      <w:kern w:val="0"/>
      <w:sz w:val="22"/>
      <w:szCs w:val="22"/>
      <w14:ligatures w14:val="none"/>
    </w:rPr>
  </w:style>
  <w:style w:type="character" w:styleId="Hyperlink">
    <w:name w:val="Hyperlink"/>
    <w:basedOn w:val="Absatz-Standardschriftart"/>
    <w:uiPriority w:val="99"/>
    <w:unhideWhenUsed/>
    <w:rsid w:val="00E53D2C"/>
    <w:rPr>
      <w:color w:val="467886" w:themeColor="hyperlink"/>
      <w:u w:val="single"/>
    </w:rPr>
  </w:style>
  <w:style w:type="paragraph" w:styleId="berarbeitung">
    <w:name w:val="Revision"/>
    <w:hidden/>
    <w:uiPriority w:val="99"/>
    <w:semiHidden/>
    <w:rsid w:val="00F037E2"/>
    <w:rPr>
      <w:lang w:val="en-US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CA1C5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CA1C57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CA1C57"/>
    <w:rPr>
      <w:sz w:val="20"/>
      <w:szCs w:val="20"/>
      <w:lang w:val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CA1C5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CA1C57"/>
    <w:rPr>
      <w:b/>
      <w:bCs/>
      <w:sz w:val="20"/>
      <w:szCs w:val="20"/>
      <w:lang w:val="en-US"/>
    </w:rPr>
  </w:style>
  <w:style w:type="paragraph" w:styleId="KeinLeerraum">
    <w:name w:val="No Spacing"/>
    <w:uiPriority w:val="1"/>
    <w:qFormat/>
    <w:rsid w:val="00BC682A"/>
    <w:pPr>
      <w:ind w:firstLine="709"/>
    </w:pPr>
    <w:rPr>
      <w:lang w:val="en-US"/>
    </w:rPr>
  </w:style>
  <w:style w:type="paragraph" w:customStyle="1" w:styleId="Default">
    <w:name w:val="Default"/>
    <w:rsid w:val="00BC682A"/>
    <w:pPr>
      <w:widowControl w:val="0"/>
      <w:autoSpaceDE w:val="0"/>
      <w:autoSpaceDN w:val="0"/>
      <w:adjustRightInd w:val="0"/>
    </w:pPr>
    <w:rPr>
      <w:rFonts w:ascii="Calibri" w:eastAsia="Times New Roman" w:hAnsi="Calibri" w:cs="Calibri"/>
      <w:color w:val="000000"/>
      <w:kern w:val="0"/>
      <w:lang w:val="en-CA" w:eastAsia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webSettings" Target="webSettings.xml"/><Relationship Id="rId7" Type="http://schemas.microsoft.com/office/2016/09/relationships/commentsIds" Target="commentsId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941</Words>
  <Characters>5933</Characters>
  <Application>Microsoft Office Word</Application>
  <DocSecurity>0</DocSecurity>
  <Lines>49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fariba abbassi</dc:creator>
  <cp:keywords/>
  <dc:description/>
  <cp:lastModifiedBy>fariba abbassi</cp:lastModifiedBy>
  <cp:revision>24</cp:revision>
  <dcterms:created xsi:type="dcterms:W3CDTF">2025-10-22T19:07:00Z</dcterms:created>
  <dcterms:modified xsi:type="dcterms:W3CDTF">2025-10-23T06:21:00Z</dcterms:modified>
</cp:coreProperties>
</file>