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09BEC947" w:rsidR="00E53D2C" w:rsidRPr="00C04E8F" w:rsidRDefault="000F2CF8" w:rsidP="000F2CF8">
      <w:pPr>
        <w:spacing w:line="480" w:lineRule="auto"/>
        <w:ind w:firstLine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F2CF8">
        <w:rPr>
          <w:rFonts w:ascii="Calibri" w:hAnsi="Calibri" w:cs="Calibri"/>
          <w:b/>
          <w:bCs/>
          <w:sz w:val="28"/>
          <w:szCs w:val="28"/>
        </w:rPr>
        <w:t xml:space="preserve">From Plan to Publication </w:t>
      </w:r>
      <w:r>
        <w:rPr>
          <w:rFonts w:ascii="Calibri" w:hAnsi="Calibri" w:cs="Calibri"/>
          <w:b/>
          <w:bCs/>
          <w:sz w:val="28"/>
          <w:szCs w:val="28"/>
        </w:rPr>
        <w:t>in Randomized Controlled Trials: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 Systematic Evaluation of </w:t>
      </w:r>
      <w:r w:rsidR="00472E5E">
        <w:rPr>
          <w:rFonts w:ascii="Calibri" w:hAnsi="Calibri" w:cs="Calibri"/>
          <w:b/>
          <w:bCs/>
          <w:sz w:val="28"/>
          <w:szCs w:val="28"/>
        </w:rPr>
        <w:t>Pre-Trial Documents</w:t>
      </w:r>
      <w:r w:rsidR="00472E5E" w:rsidRPr="000F2CF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F2CF8">
        <w:rPr>
          <w:rFonts w:ascii="Calibri" w:hAnsi="Calibri" w:cs="Calibri"/>
          <w:b/>
          <w:bCs/>
          <w:sz w:val="28"/>
          <w:szCs w:val="28"/>
        </w:rPr>
        <w:t>and Publications</w:t>
      </w:r>
      <w:r w:rsidR="00A13881">
        <w:rPr>
          <w:rFonts w:ascii="Calibri" w:hAnsi="Calibri" w:cs="Calibri"/>
          <w:b/>
          <w:bCs/>
          <w:sz w:val="28"/>
          <w:szCs w:val="28"/>
        </w:rPr>
        <w:t xml:space="preserve"> using t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he </w:t>
      </w:r>
      <w:r w:rsidR="00A13881">
        <w:rPr>
          <w:rFonts w:ascii="Calibri" w:hAnsi="Calibri" w:cs="Calibri"/>
          <w:b/>
          <w:bCs/>
          <w:sz w:val="28"/>
          <w:szCs w:val="28"/>
        </w:rPr>
        <w:t>Comprehensive Complication Index (CCI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>®</w:t>
      </w:r>
      <w:r w:rsidR="00A13881">
        <w:rPr>
          <w:rFonts w:ascii="Calibri" w:hAnsi="Calibri" w:cs="Calibri"/>
          <w:b/>
          <w:bCs/>
          <w:sz w:val="28"/>
          <w:szCs w:val="28"/>
        </w:rPr>
        <w:t>)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 as an Endpoint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0063EAED" w:rsidR="00E53D2C" w:rsidRPr="00C04E8F" w:rsidRDefault="00014BE8" w:rsidP="00C04E8F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 w:rsidR="00AB3B77"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 xml:space="preserve">; </w:t>
      </w:r>
      <w:r w:rsidR="00E53D2C" w:rsidRPr="00C04E8F">
        <w:rPr>
          <w:rFonts w:ascii="Calibri" w:hAnsi="Calibri" w:cs="Calibri"/>
          <w:b/>
          <w:bCs/>
        </w:rPr>
        <w:t>Matthias Pfister, MD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E53D2C" w:rsidRPr="00C04E8F">
        <w:rPr>
          <w:rFonts w:ascii="Calibri" w:hAnsi="Calibri" w:cs="Calibri"/>
          <w:b/>
          <w:bCs/>
        </w:rPr>
        <w:t xml:space="preserve">; </w:t>
      </w:r>
      <w:r w:rsidR="00FF7C37" w:rsidRPr="00C04E8F">
        <w:rPr>
          <w:rFonts w:ascii="Calibri" w:hAnsi="Calibri" w:cs="Calibri"/>
          <w:b/>
          <w:bCs/>
        </w:rPr>
        <w:br/>
      </w:r>
      <w:r w:rsidR="00E53D2C" w:rsidRPr="00C04E8F">
        <w:rPr>
          <w:rFonts w:ascii="Calibri" w:hAnsi="Calibri" w:cs="Calibri"/>
          <w:b/>
          <w:bCs/>
        </w:rPr>
        <w:t>Pierre-Alain Clavien,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="00E53D2C" w:rsidRPr="00C04E8F">
        <w:rPr>
          <w:rFonts w:ascii="Calibri" w:hAnsi="Calibri" w:cs="Calibri"/>
          <w:b/>
          <w:bCs/>
        </w:rPr>
        <w:t>;</w:t>
      </w:r>
      <w:r w:rsidRPr="00C04E8F">
        <w:rPr>
          <w:rFonts w:ascii="Calibri" w:hAnsi="Calibri" w:cs="Calibri"/>
          <w:b/>
          <w:bCs/>
        </w:rPr>
        <w:t xml:space="preserve"> Milo A Puhan,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7D7B227" wp14:editId="38DA56EA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39DAA145" w14:textId="0E36A426" w:rsidR="00FF7C37" w:rsidRDefault="00014BE8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25B67860" w14:textId="750A2C0C" w:rsidR="00FF7C37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2</w:t>
      </w:r>
      <w:r w:rsidR="00FF7C37" w:rsidRPr="00FF7C37">
        <w:rPr>
          <w:rFonts w:ascii="Calibri" w:hAnsi="Calibri" w:cs="Calibri"/>
          <w:i/>
          <w:iCs/>
        </w:rPr>
        <w:t>Department of Surgery, Cantonal Hospital Thurgau, Frauenfeld</w:t>
      </w:r>
      <w:r w:rsidR="00FF7C37"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2209489E" w14:textId="1FA87CD4" w:rsidR="00E53D2C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61AF3116" w14:textId="46576F5E" w:rsidR="00FF7C37" w:rsidRDefault="00FF7C37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40403A10" w14:textId="77777777" w:rsidR="00FF7C37" w:rsidRPr="00E53D2C" w:rsidRDefault="00FF7C37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67F5EF26" w14:textId="77777777" w:rsid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8041FD7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06EFC325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43554A05" w14:textId="77777777" w:rsidR="00FF7C37" w:rsidRPr="00E53D2C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1DC99CBC" w:rsidR="00E53D2C" w:rsidRPr="00E53D2C" w:rsidRDefault="00E53D2C" w:rsidP="00E53D2C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="00FF7C37"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0A6AA6EC" w14:textId="29DB696F" w:rsidR="00FF7C37" w:rsidRDefault="00E53D2C" w:rsidP="00FF7C37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6E47B457" w14:textId="0529C360" w:rsidR="00E53D2C" w:rsidRPr="00E53D2C" w:rsidRDefault="00FF7C37" w:rsidP="00C04E8F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FDE52C2" w14:textId="2E38E6D5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Hirschengraben 84</w:t>
      </w:r>
    </w:p>
    <w:p w14:paraId="1F19BE8F" w14:textId="57FC529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  <w:t>80</w:t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01</w:t>
      </w:r>
      <w:r w:rsidRPr="00F67EEB">
        <w:rPr>
          <w:rFonts w:ascii="Calibri" w:hAnsi="Calibri" w:cs="Calibri"/>
          <w:i/>
          <w:iCs/>
          <w:color w:val="201F1E"/>
          <w:lang w:val="de-CH"/>
        </w:rPr>
        <w:t xml:space="preserve"> Zurich, Switzerland</w:t>
      </w:r>
    </w:p>
    <w:p w14:paraId="39B044DF" w14:textId="05FA5E0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</w:r>
      <w:proofErr w:type="gramStart"/>
      <w:r w:rsidRPr="00F67EEB">
        <w:rPr>
          <w:rFonts w:ascii="Calibri" w:hAnsi="Calibri" w:cs="Calibri"/>
          <w:i/>
          <w:iCs/>
          <w:color w:val="201F1E"/>
          <w:lang w:val="de-CH"/>
        </w:rPr>
        <w:t>Email</w:t>
      </w:r>
      <w:proofErr w:type="gramEnd"/>
      <w:r w:rsidRPr="00F67EEB">
        <w:rPr>
          <w:rFonts w:ascii="Calibri" w:hAnsi="Calibri" w:cs="Calibri"/>
          <w:i/>
          <w:iCs/>
          <w:color w:val="201F1E"/>
          <w:lang w:val="de-CH"/>
        </w:rPr>
        <w:t>:</w:t>
      </w:r>
      <w:r w:rsidRPr="00F67EEB">
        <w:rPr>
          <w:rFonts w:ascii="Calibri" w:hAnsi="Calibri" w:cs="Calibri"/>
          <w:i/>
          <w:iCs/>
          <w:color w:val="201F1E"/>
          <w:bdr w:val="none" w:sz="0" w:space="0" w:color="auto" w:frame="1"/>
          <w:lang w:val="de-CH"/>
        </w:rPr>
        <w:t> </w:t>
      </w:r>
      <w:r w:rsidR="00FF7C37" w:rsidRPr="00F67EEB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t>miloalan.puhan@uzh.ch</w:t>
      </w:r>
    </w:p>
    <w:p w14:paraId="3FA2FD40" w14:textId="77777777" w:rsidR="00E53D2C" w:rsidRPr="00F67EEB" w:rsidRDefault="00E53D2C" w:rsidP="00E53D2C">
      <w:pPr>
        <w:spacing w:line="480" w:lineRule="auto"/>
        <w:rPr>
          <w:rFonts w:ascii="Calibri" w:hAnsi="Calibri" w:cs="Calibri"/>
          <w:lang w:val="de-CH"/>
        </w:rPr>
      </w:pPr>
    </w:p>
    <w:p w14:paraId="54718507" w14:textId="4F75DB77" w:rsidR="00E53D2C" w:rsidRPr="00F67EEB" w:rsidRDefault="00E53D2C">
      <w:pPr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74ED4F2D" w14:textId="30FC1ED5" w:rsidR="00FF7C37" w:rsidRPr="004F3AF6" w:rsidRDefault="00FF7C37" w:rsidP="00C04E8F">
      <w:pPr>
        <w:spacing w:line="480" w:lineRule="auto"/>
        <w:ind w:firstLine="0"/>
        <w:jc w:val="center"/>
        <w:rPr>
          <w:rFonts w:ascii="Calibri" w:hAnsi="Calibri" w:cs="Calibri"/>
          <w:b/>
          <w:bCs/>
          <w:lang w:val="de-CH"/>
          <w:rPrChange w:id="0" w:author="Milo Alan Puhan" w:date="2025-10-22T21:07:00Z" w16du:dateUtc="2025-10-22T19:07:00Z">
            <w:rPr>
              <w:rFonts w:ascii="Calibri" w:hAnsi="Calibri" w:cs="Calibri"/>
              <w:b/>
              <w:bCs/>
            </w:rPr>
          </w:rPrChange>
        </w:rPr>
      </w:pPr>
      <w:r w:rsidRPr="004F3AF6">
        <w:rPr>
          <w:rFonts w:ascii="Calibri" w:hAnsi="Calibri" w:cs="Calibri"/>
          <w:b/>
          <w:bCs/>
          <w:lang w:val="de-CH"/>
          <w:rPrChange w:id="1" w:author="Milo Alan Puhan" w:date="2025-10-22T21:07:00Z" w16du:dateUtc="2025-10-22T19:07:00Z">
            <w:rPr>
              <w:rFonts w:ascii="Calibri" w:hAnsi="Calibri" w:cs="Calibri"/>
              <w:b/>
              <w:bCs/>
            </w:rPr>
          </w:rPrChange>
        </w:rPr>
        <w:lastRenderedPageBreak/>
        <w:t>Abstract</w:t>
      </w:r>
    </w:p>
    <w:p w14:paraId="627F7640" w14:textId="77777777" w:rsidR="00C04E8F" w:rsidRPr="004F3AF6" w:rsidRDefault="00C04E8F" w:rsidP="00FF7C37">
      <w:pPr>
        <w:spacing w:line="480" w:lineRule="auto"/>
        <w:ind w:firstLine="708"/>
        <w:rPr>
          <w:rFonts w:ascii="Calibri" w:hAnsi="Calibri" w:cs="Calibri"/>
          <w:b/>
          <w:bCs/>
          <w:lang w:val="de-CH"/>
          <w:rPrChange w:id="2" w:author="Milo Alan Puhan" w:date="2025-10-22T21:07:00Z" w16du:dateUtc="2025-10-22T19:07:00Z">
            <w:rPr>
              <w:rFonts w:ascii="Calibri" w:hAnsi="Calibri" w:cs="Calibri"/>
              <w:b/>
              <w:bCs/>
            </w:rPr>
          </w:rPrChange>
        </w:rPr>
      </w:pPr>
    </w:p>
    <w:p w14:paraId="43F3C24C" w14:textId="6B24167C" w:rsidR="00FF7C37" w:rsidRDefault="00E53D2C" w:rsidP="00FF7C37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  <w:b/>
          <w:bCs/>
        </w:rPr>
        <w:t xml:space="preserve">Background and </w:t>
      </w:r>
      <w:r w:rsidR="00FF7C37">
        <w:rPr>
          <w:rFonts w:ascii="Calibri" w:hAnsi="Calibri" w:cs="Calibri"/>
          <w:b/>
          <w:bCs/>
        </w:rPr>
        <w:t>a</w:t>
      </w:r>
      <w:r w:rsidRPr="00C04E8F">
        <w:rPr>
          <w:rFonts w:ascii="Calibri" w:hAnsi="Calibri" w:cs="Calibri"/>
          <w:b/>
          <w:bCs/>
        </w:rPr>
        <w:t>ims</w:t>
      </w:r>
    </w:p>
    <w:p w14:paraId="3532A5CD" w14:textId="649FAEEB" w:rsidR="000F2CF8" w:rsidRDefault="0006265B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The Comprehensive Complication Index (CCI®) </w:t>
      </w:r>
      <w:r w:rsidR="009A6572">
        <w:rPr>
          <w:rFonts w:ascii="Calibri" w:hAnsi="Calibri" w:cs="Calibri"/>
        </w:rPr>
        <w:t>provides</w:t>
      </w:r>
      <w:r w:rsidRPr="00C04E8F">
        <w:rPr>
          <w:rFonts w:ascii="Calibri" w:hAnsi="Calibri" w:cs="Calibri"/>
        </w:rPr>
        <w:t xml:space="preserve"> a weighted assessment of all postoperative complications, </w:t>
      </w:r>
      <w:r w:rsidR="009A6572">
        <w:rPr>
          <w:rFonts w:ascii="Calibri" w:hAnsi="Calibri" w:cs="Calibri"/>
        </w:rPr>
        <w:t>offering</w:t>
      </w:r>
      <w:r w:rsidRPr="00C04E8F">
        <w:rPr>
          <w:rFonts w:ascii="Calibri" w:hAnsi="Calibri" w:cs="Calibri"/>
        </w:rPr>
        <w:t xml:space="preserve"> a</w:t>
      </w:r>
      <w:r w:rsidR="00D64F3A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quantification of surgical morbidity </w:t>
      </w:r>
      <w:r w:rsidR="00D326BC">
        <w:rPr>
          <w:rFonts w:ascii="Calibri" w:hAnsi="Calibri" w:cs="Calibri"/>
        </w:rPr>
        <w:t xml:space="preserve">on a continuous </w:t>
      </w:r>
      <w:r w:rsidR="00FA4045">
        <w:rPr>
          <w:rFonts w:ascii="Calibri" w:hAnsi="Calibri" w:cs="Calibri"/>
        </w:rPr>
        <w:t>scale</w:t>
      </w:r>
      <w:ins w:id="3" w:author="Milo Alan Puhan" w:date="2025-10-22T21:08:00Z" w16du:dateUtc="2025-10-22T19:08:00Z">
        <w:r w:rsidR="0045139F">
          <w:rPr>
            <w:rFonts w:ascii="Calibri" w:hAnsi="Calibri" w:cs="Calibri"/>
          </w:rPr>
          <w:t>. It</w:t>
        </w:r>
      </w:ins>
      <w:del w:id="4" w:author="Milo Alan Puhan" w:date="2025-10-22T21:08:00Z" w16du:dateUtc="2025-10-22T19:08:00Z">
        <w:r w:rsidR="00D64F3A" w:rsidDel="0045139F">
          <w:rPr>
            <w:rFonts w:ascii="Calibri" w:hAnsi="Calibri" w:cs="Calibri"/>
          </w:rPr>
          <w:delText>, and</w:delText>
        </w:r>
      </w:del>
      <w:r w:rsidR="00D64F3A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has become a cornerstone </w:t>
      </w:r>
      <w:r w:rsidR="00B46B93">
        <w:rPr>
          <w:rFonts w:ascii="Calibri" w:hAnsi="Calibri" w:cs="Calibri"/>
        </w:rPr>
        <w:t>endpoint in</w:t>
      </w:r>
      <w:r w:rsidRPr="00C04E8F">
        <w:rPr>
          <w:rFonts w:ascii="Calibri" w:hAnsi="Calibri" w:cs="Calibri"/>
        </w:rPr>
        <w:t xml:space="preserve"> randomized controlled trials (RCTs).</w:t>
      </w:r>
      <w:r w:rsidR="00B46B93">
        <w:rPr>
          <w:rFonts w:ascii="Calibri" w:hAnsi="Calibri" w:cs="Calibri"/>
        </w:rPr>
        <w:t xml:space="preserve"> A</w:t>
      </w:r>
      <w:r w:rsidR="000F2CF8" w:rsidRPr="00C04E8F">
        <w:rPr>
          <w:rFonts w:ascii="Calibri" w:hAnsi="Calibri" w:cs="Calibri"/>
        </w:rPr>
        <w:t xml:space="preserve"> </w:t>
      </w:r>
      <w:r w:rsidR="000F2CF8" w:rsidRPr="00C04E8F">
        <w:rPr>
          <w:rStyle w:val="Fett"/>
          <w:rFonts w:ascii="Calibri" w:hAnsi="Calibri" w:cs="Calibri"/>
          <w:b w:val="0"/>
          <w:bCs w:val="0"/>
        </w:rPr>
        <w:t>minimal important difference (MID) of 12 CCI® points</w:t>
      </w:r>
      <w:r w:rsidR="00B46B93">
        <w:rPr>
          <w:rStyle w:val="Fett"/>
          <w:rFonts w:ascii="Calibri" w:hAnsi="Calibri" w:cs="Calibri"/>
          <w:b w:val="0"/>
          <w:bCs w:val="0"/>
        </w:rPr>
        <w:t xml:space="preserve"> between treatment groups</w:t>
      </w:r>
      <w:r w:rsidR="000F2CF8" w:rsidRPr="00C04E8F">
        <w:rPr>
          <w:rFonts w:ascii="Calibri" w:hAnsi="Calibri" w:cs="Calibri"/>
        </w:rPr>
        <w:t xml:space="preserve"> has been proposed to indicate clinically meaningful </w:t>
      </w:r>
      <w:r w:rsidR="00B46B93">
        <w:rPr>
          <w:rFonts w:ascii="Calibri" w:hAnsi="Calibri" w:cs="Calibri"/>
        </w:rPr>
        <w:t>effects</w:t>
      </w:r>
      <w:r w:rsidR="000F2CF8" w:rsidRPr="00C04E8F">
        <w:rPr>
          <w:rFonts w:ascii="Calibri" w:hAnsi="Calibri" w:cs="Calibri"/>
        </w:rPr>
        <w:t>.</w:t>
      </w:r>
    </w:p>
    <w:p w14:paraId="163C75DC" w14:textId="7E402943" w:rsidR="0006265B" w:rsidRPr="00C04E8F" w:rsidRDefault="0006265B" w:rsidP="00C04E8F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However, </w:t>
      </w:r>
      <w:proofErr w:type="gramStart"/>
      <w:r w:rsidRPr="00C04E8F">
        <w:rPr>
          <w:rFonts w:ascii="Calibri" w:hAnsi="Calibri" w:cs="Calibri"/>
        </w:rPr>
        <w:t>quality in</w:t>
      </w:r>
      <w:proofErr w:type="gramEnd"/>
      <w:r w:rsidRPr="00C04E8F">
        <w:rPr>
          <w:rFonts w:ascii="Calibri" w:hAnsi="Calibri" w:cs="Calibri"/>
        </w:rPr>
        <w:t xml:space="preserve"> </w:t>
      </w:r>
      <w:ins w:id="5" w:author="Milo Alan Puhan" w:date="2025-10-22T21:09:00Z" w16du:dateUtc="2025-10-22T19:09:00Z">
        <w:r w:rsidR="00F03CDD">
          <w:rPr>
            <w:rFonts w:ascii="Calibri" w:hAnsi="Calibri" w:cs="Calibri"/>
          </w:rPr>
          <w:t>in surgical research</w:t>
        </w:r>
        <w:r w:rsidR="00F03CDD" w:rsidRPr="00C04E8F" w:rsidDel="00F03CDD">
          <w:rPr>
            <w:rFonts w:ascii="Calibri" w:hAnsi="Calibri" w:cs="Calibri"/>
          </w:rPr>
          <w:t xml:space="preserve"> </w:t>
        </w:r>
      </w:ins>
      <w:del w:id="6" w:author="Milo Alan Puhan" w:date="2025-10-22T21:09:00Z" w16du:dateUtc="2025-10-22T19:09:00Z">
        <w:r w:rsidRPr="00C04E8F" w:rsidDel="00F03CDD">
          <w:rPr>
            <w:rFonts w:ascii="Calibri" w:hAnsi="Calibri" w:cs="Calibri"/>
          </w:rPr>
          <w:delText xml:space="preserve">surgery </w:delText>
        </w:r>
      </w:del>
      <w:r w:rsidRPr="00C04E8F">
        <w:rPr>
          <w:rFonts w:ascii="Calibri" w:hAnsi="Calibri" w:cs="Calibri"/>
        </w:rPr>
        <w:t xml:space="preserve">depends not only on </w:t>
      </w:r>
      <w:r w:rsidR="00D64F3A">
        <w:rPr>
          <w:rFonts w:ascii="Calibri" w:hAnsi="Calibri" w:cs="Calibri"/>
        </w:rPr>
        <w:t xml:space="preserve">availability of </w:t>
      </w:r>
      <w:ins w:id="7" w:author="Milo Alan Puhan" w:date="2025-10-22T21:11:00Z" w16du:dateUtc="2025-10-22T19:11:00Z">
        <w:r w:rsidR="00334AE2">
          <w:rPr>
            <w:rFonts w:ascii="Calibri" w:hAnsi="Calibri" w:cs="Calibri"/>
          </w:rPr>
          <w:t xml:space="preserve">such </w:t>
        </w:r>
      </w:ins>
      <w:r w:rsidRPr="00C04E8F">
        <w:rPr>
          <w:rFonts w:ascii="Calibri" w:hAnsi="Calibri" w:cs="Calibri"/>
        </w:rPr>
        <w:t>outcome</w:t>
      </w:r>
      <w:r w:rsidR="00D64F3A">
        <w:rPr>
          <w:rFonts w:ascii="Calibri" w:hAnsi="Calibri" w:cs="Calibri"/>
        </w:rPr>
        <w:t xml:space="preserve"> measures</w:t>
      </w:r>
      <w:r w:rsidRPr="00C04E8F">
        <w:rPr>
          <w:rFonts w:ascii="Calibri" w:hAnsi="Calibri" w:cs="Calibri"/>
        </w:rPr>
        <w:t xml:space="preserve"> but also on the methodological rigor</w:t>
      </w:r>
      <w:r w:rsidR="00D64F3A">
        <w:rPr>
          <w:rFonts w:ascii="Calibri" w:hAnsi="Calibri" w:cs="Calibri"/>
        </w:rPr>
        <w:t xml:space="preserve"> with which </w:t>
      </w:r>
      <w:del w:id="8" w:author="Milo Alan Puhan" w:date="2025-10-22T21:09:00Z" w16du:dateUtc="2025-10-22T19:09:00Z">
        <w:r w:rsidR="00D64F3A" w:rsidDel="00AA6CE8">
          <w:rPr>
            <w:rFonts w:ascii="Calibri" w:hAnsi="Calibri" w:cs="Calibri"/>
          </w:rPr>
          <w:delText xml:space="preserve">those </w:delText>
        </w:r>
      </w:del>
      <w:del w:id="9" w:author="Milo Alan Puhan" w:date="2025-10-22T21:10:00Z" w16du:dateUtc="2025-10-22T19:10:00Z">
        <w:r w:rsidR="00D64F3A" w:rsidDel="002F6F89">
          <w:rPr>
            <w:rFonts w:ascii="Calibri" w:hAnsi="Calibri" w:cs="Calibri"/>
          </w:rPr>
          <w:delText>measures</w:delText>
        </w:r>
      </w:del>
      <w:ins w:id="10" w:author="Milo Alan Puhan" w:date="2025-10-22T21:09:00Z" w16du:dateUtc="2025-10-22T19:09:00Z">
        <w:r w:rsidR="00AA6CE8">
          <w:rPr>
            <w:rFonts w:ascii="Calibri" w:hAnsi="Calibri" w:cs="Calibri"/>
          </w:rPr>
          <w:t>RCTs</w:t>
        </w:r>
      </w:ins>
      <w:r w:rsidR="00D64F3A">
        <w:rPr>
          <w:rFonts w:ascii="Calibri" w:hAnsi="Calibri" w:cs="Calibri"/>
        </w:rPr>
        <w:t xml:space="preserve"> are planned, powered, </w:t>
      </w:r>
      <w:ins w:id="11" w:author="Milo Alan Puhan" w:date="2025-10-22T21:11:00Z" w16du:dateUtc="2025-10-22T19:11:00Z">
        <w:r w:rsidR="00334AE2">
          <w:rPr>
            <w:rFonts w:ascii="Calibri" w:hAnsi="Calibri" w:cs="Calibri"/>
          </w:rPr>
          <w:t xml:space="preserve">reported </w:t>
        </w:r>
      </w:ins>
      <w:r w:rsidR="00D64F3A">
        <w:rPr>
          <w:rFonts w:ascii="Calibri" w:hAnsi="Calibri" w:cs="Calibri"/>
        </w:rPr>
        <w:t>and interpreted</w:t>
      </w:r>
      <w:del w:id="12" w:author="Milo Alan Puhan" w:date="2025-10-22T21:09:00Z" w16du:dateUtc="2025-10-22T19:09:00Z">
        <w:r w:rsidR="00D64F3A" w:rsidDel="00F03CDD">
          <w:rPr>
            <w:rFonts w:ascii="Calibri" w:hAnsi="Calibri" w:cs="Calibri"/>
          </w:rPr>
          <w:delText xml:space="preserve"> in surgical research</w:delText>
        </w:r>
      </w:del>
      <w:r w:rsidRPr="00C04E8F">
        <w:rPr>
          <w:rFonts w:ascii="Calibri" w:hAnsi="Calibri" w:cs="Calibri"/>
        </w:rPr>
        <w:t xml:space="preserve">. </w:t>
      </w:r>
    </w:p>
    <w:p w14:paraId="4BE0988A" w14:textId="7803631F" w:rsidR="00E53D2C" w:rsidRPr="00C04E8F" w:rsidRDefault="0006265B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This </w:t>
      </w:r>
      <w:r w:rsidR="003723C1">
        <w:rPr>
          <w:rFonts w:ascii="Calibri" w:hAnsi="Calibri" w:cs="Calibri"/>
        </w:rPr>
        <w:t>meta</w:t>
      </w:r>
      <w:r w:rsidR="00B46B93">
        <w:rPr>
          <w:rFonts w:ascii="Calibri" w:hAnsi="Calibri" w:cs="Calibri"/>
        </w:rPr>
        <w:t>-</w:t>
      </w:r>
      <w:r w:rsidR="003723C1">
        <w:rPr>
          <w:rFonts w:ascii="Calibri" w:hAnsi="Calibri" w:cs="Calibri"/>
        </w:rPr>
        <w:t xml:space="preserve">research </w:t>
      </w:r>
      <w:r w:rsidRPr="00C04E8F">
        <w:rPr>
          <w:rFonts w:ascii="Calibri" w:hAnsi="Calibri" w:cs="Calibri"/>
        </w:rPr>
        <w:t>study systematically evaluate</w:t>
      </w:r>
      <w:r w:rsidR="00B46B93">
        <w:rPr>
          <w:rFonts w:ascii="Calibri" w:hAnsi="Calibri" w:cs="Calibri"/>
        </w:rPr>
        <w:t>d</w:t>
      </w:r>
      <w:r w:rsidRPr="00C04E8F">
        <w:rPr>
          <w:rFonts w:ascii="Calibri" w:hAnsi="Calibri" w:cs="Calibri"/>
        </w:rPr>
        <w:t xml:space="preserve"> the use of the CCI® in surgical RCTs, assess</w:t>
      </w:r>
      <w:r w:rsidR="00B46B93">
        <w:rPr>
          <w:rFonts w:ascii="Calibri" w:hAnsi="Calibri" w:cs="Calibri"/>
        </w:rPr>
        <w:t>ed</w:t>
      </w:r>
      <w:r w:rsidRPr="00C04E8F">
        <w:rPr>
          <w:rFonts w:ascii="Calibri" w:hAnsi="Calibri" w:cs="Calibri"/>
        </w:rPr>
        <w:t xml:space="preserve"> </w:t>
      </w:r>
      <w:r w:rsidR="00E21E8F" w:rsidRPr="00C04E8F">
        <w:rPr>
          <w:rFonts w:ascii="Calibri" w:hAnsi="Calibri" w:cs="Calibri"/>
        </w:rPr>
        <w:t xml:space="preserve">concordance </w:t>
      </w:r>
      <w:r w:rsidR="00E21E8F">
        <w:rPr>
          <w:rFonts w:ascii="Calibri" w:hAnsi="Calibri" w:cs="Calibri"/>
        </w:rPr>
        <w:t xml:space="preserve">between pre-trial </w:t>
      </w:r>
      <w:del w:id="13" w:author="Milo Alan Puhan" w:date="2025-10-22T21:11:00Z" w16du:dateUtc="2025-10-22T19:11:00Z">
        <w:r w:rsidR="00E21E8F" w:rsidDel="003643AF">
          <w:rPr>
            <w:rFonts w:ascii="Calibri" w:hAnsi="Calibri" w:cs="Calibri"/>
          </w:rPr>
          <w:delText xml:space="preserve">documentation </w:delText>
        </w:r>
      </w:del>
      <w:ins w:id="14" w:author="Milo Alan Puhan" w:date="2025-10-22T21:11:00Z" w16du:dateUtc="2025-10-22T19:11:00Z">
        <w:r w:rsidR="003643AF">
          <w:rPr>
            <w:rFonts w:ascii="Calibri" w:hAnsi="Calibri" w:cs="Calibri"/>
          </w:rPr>
          <w:t>registration</w:t>
        </w:r>
        <w:r w:rsidR="003643AF">
          <w:rPr>
            <w:rFonts w:ascii="Calibri" w:hAnsi="Calibri" w:cs="Calibri"/>
          </w:rPr>
          <w:t xml:space="preserve"> </w:t>
        </w:r>
      </w:ins>
      <w:r w:rsidR="00E21E8F">
        <w:rPr>
          <w:rFonts w:ascii="Calibri" w:hAnsi="Calibri" w:cs="Calibri"/>
        </w:rPr>
        <w:t xml:space="preserve">and </w:t>
      </w:r>
      <w:r w:rsidR="009A6572">
        <w:rPr>
          <w:rFonts w:ascii="Calibri" w:hAnsi="Calibri" w:cs="Calibri"/>
        </w:rPr>
        <w:t>corresponding publications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as a marker of research quality, and </w:t>
      </w:r>
      <w:r w:rsidR="00B46B93">
        <w:rPr>
          <w:rFonts w:ascii="Calibri" w:hAnsi="Calibri" w:cs="Calibri"/>
        </w:rPr>
        <w:t>examined</w:t>
      </w:r>
      <w:r w:rsidRPr="00C04E8F">
        <w:rPr>
          <w:rFonts w:ascii="Calibri" w:hAnsi="Calibri" w:cs="Calibri"/>
        </w:rPr>
        <w:t xml:space="preserve"> whether observed between-group differences</w:t>
      </w:r>
      <w:r w:rsidR="00472E5E">
        <w:rPr>
          <w:rFonts w:ascii="Calibri" w:hAnsi="Calibri" w:cs="Calibri"/>
        </w:rPr>
        <w:t xml:space="preserve"> of CCI® points</w:t>
      </w:r>
      <w:r w:rsidRPr="00C04E8F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 xml:space="preserve">were interpreted </w:t>
      </w:r>
      <w:del w:id="15" w:author="Milo Alan Puhan" w:date="2025-10-22T21:10:00Z" w16du:dateUtc="2025-10-22T19:10:00Z">
        <w:r w:rsidR="00B46B93" w:rsidDel="00E42C42">
          <w:rPr>
            <w:rFonts w:ascii="Calibri" w:hAnsi="Calibri" w:cs="Calibri"/>
          </w:rPr>
          <w:delText>for</w:delText>
        </w:r>
        <w:r w:rsidR="00B46B93" w:rsidRPr="00C04E8F" w:rsidDel="00E42C42">
          <w:rPr>
            <w:rFonts w:ascii="Calibri" w:hAnsi="Calibri" w:cs="Calibri"/>
          </w:rPr>
          <w:delText xml:space="preserve"> </w:delText>
        </w:r>
        <w:r w:rsidRPr="00C04E8F" w:rsidDel="00E42C42">
          <w:rPr>
            <w:rFonts w:ascii="Calibri" w:hAnsi="Calibri" w:cs="Calibri"/>
          </w:rPr>
          <w:delText>clinical relevance</w:delText>
        </w:r>
      </w:del>
      <w:ins w:id="16" w:author="Milo Alan Puhan" w:date="2025-10-22T21:10:00Z" w16du:dateUtc="2025-10-22T19:10:00Z">
        <w:r w:rsidR="00E42C42">
          <w:rPr>
            <w:rFonts w:ascii="Calibri" w:hAnsi="Calibri" w:cs="Calibri"/>
          </w:rPr>
          <w:t>using the MID</w:t>
        </w:r>
      </w:ins>
      <w:r w:rsidRPr="00C04E8F">
        <w:rPr>
          <w:rFonts w:ascii="Calibri" w:hAnsi="Calibri" w:cs="Calibri"/>
        </w:rPr>
        <w:t>.</w:t>
      </w:r>
    </w:p>
    <w:p w14:paraId="7B1204D1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E1EB408" w14:textId="2CF62C66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Study Design</w:t>
      </w:r>
    </w:p>
    <w:p w14:paraId="4254CBC6" w14:textId="36F1E41C" w:rsidR="00E53D2C" w:rsidRPr="00C04E8F" w:rsidRDefault="00867646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Through a</w:t>
      </w:r>
      <w:r w:rsidR="003723C1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systematic literature search in Scopus (August 2023, updated July 2025) we identified all RCTs using the CCI® as an endpoint. Extracted data included designation of the CCI® (primary, secondary, or exploratory endpoint), trial</w:t>
      </w:r>
      <w:r w:rsidR="0025216C">
        <w:rPr>
          <w:rFonts w:ascii="Calibri" w:hAnsi="Calibri" w:cs="Calibri"/>
        </w:rPr>
        <w:t xml:space="preserve"> aim</w:t>
      </w:r>
      <w:r w:rsidRPr="00C04E8F">
        <w:rPr>
          <w:rFonts w:ascii="Calibri" w:hAnsi="Calibri" w:cs="Calibri"/>
        </w:rPr>
        <w:t xml:space="preserve"> (superiority, non-inferiority, or equivalence), and </w:t>
      </w:r>
      <w:r w:rsidR="00E21E8F" w:rsidRPr="00E21E8F">
        <w:rPr>
          <w:rFonts w:ascii="Calibri" w:hAnsi="Calibri" w:cs="Calibri"/>
        </w:rPr>
        <w:t>sample size calculation</w:t>
      </w:r>
      <w:r w:rsidRPr="00C04E8F">
        <w:rPr>
          <w:rFonts w:ascii="Calibri" w:hAnsi="Calibri" w:cs="Calibri"/>
        </w:rPr>
        <w:t xml:space="preserve">. The same parameters were </w:t>
      </w:r>
      <w:r w:rsidR="00B46B93">
        <w:rPr>
          <w:rFonts w:ascii="Calibri" w:hAnsi="Calibri" w:cs="Calibri"/>
        </w:rPr>
        <w:t xml:space="preserve">abstracted from </w:t>
      </w:r>
      <w:r w:rsidRPr="00C04E8F">
        <w:rPr>
          <w:rFonts w:ascii="Calibri" w:hAnsi="Calibri" w:cs="Calibri"/>
        </w:rPr>
        <w:t>the corresponding pre-trial document</w:t>
      </w:r>
      <w:r w:rsidR="009A6572">
        <w:rPr>
          <w:rFonts w:ascii="Calibri" w:hAnsi="Calibri" w:cs="Calibri"/>
        </w:rPr>
        <w:t>s</w:t>
      </w:r>
      <w:r w:rsidRPr="00C04E8F">
        <w:rPr>
          <w:rFonts w:ascii="Calibri" w:hAnsi="Calibri" w:cs="Calibri"/>
        </w:rPr>
        <w:t xml:space="preserve"> to assess concordance and identify discrepancies between </w:t>
      </w:r>
      <w:r w:rsidR="00F17102">
        <w:rPr>
          <w:rStyle w:val="Fett"/>
          <w:rFonts w:ascii="Calibri" w:hAnsi="Calibri" w:cs="Calibri"/>
          <w:b w:val="0"/>
          <w:bCs w:val="0"/>
        </w:rPr>
        <w:t>study design</w:t>
      </w:r>
      <w:r w:rsidR="00BC708D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and publication</w:t>
      </w:r>
      <w:r w:rsidRPr="00C04E8F">
        <w:rPr>
          <w:rFonts w:ascii="Calibri" w:hAnsi="Calibri" w:cs="Calibri"/>
        </w:rPr>
        <w:t xml:space="preserve">. For RCTs </w:t>
      </w:r>
      <w:r w:rsidR="00B46B93">
        <w:rPr>
          <w:rFonts w:ascii="Calibri" w:hAnsi="Calibri" w:cs="Calibri"/>
        </w:rPr>
        <w:t>specifying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the CCI® as the primary endpoint, </w:t>
      </w:r>
      <w:r w:rsidRPr="00C04E8F">
        <w:rPr>
          <w:rFonts w:ascii="Calibri" w:hAnsi="Calibri" w:cs="Calibri"/>
        </w:rPr>
        <w:lastRenderedPageBreak/>
        <w:t xml:space="preserve">we </w:t>
      </w:r>
      <w:r w:rsidR="00666C61" w:rsidRPr="00666C61">
        <w:rPr>
          <w:rFonts w:ascii="Calibri" w:hAnsi="Calibri" w:cs="Calibri"/>
        </w:rPr>
        <w:t>recorded the between-group effect-size, statistical significance, and whether clinical significance was addressed.</w:t>
      </w:r>
    </w:p>
    <w:p w14:paraId="7600EDB9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B37AA11" w14:textId="7D4FB5DD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Results</w:t>
      </w:r>
    </w:p>
    <w:p w14:paraId="3425986A" w14:textId="77777777" w:rsidR="00C04E8F" w:rsidRPr="009A6572" w:rsidRDefault="0006265B" w:rsidP="005F757C">
      <w:pPr>
        <w:spacing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t>Of 1612 records citing the CCI® up to July 2025, 13</w:t>
      </w:r>
      <w:r w:rsidR="00FF7C37" w:rsidRPr="009A6572">
        <w:rPr>
          <w:rFonts w:ascii="Calibri" w:hAnsi="Calibri" w:cs="Calibri"/>
        </w:rPr>
        <w:t>6</w:t>
      </w:r>
      <w:r w:rsidRPr="009A6572">
        <w:rPr>
          <w:rFonts w:ascii="Calibri" w:hAnsi="Calibri" w:cs="Calibri"/>
        </w:rPr>
        <w:t xml:space="preserve"> RCTs were eligible for inclusion, comprising </w:t>
      </w:r>
      <w:r w:rsidR="00FF7C37" w:rsidRPr="009A6572">
        <w:rPr>
          <w:rFonts w:ascii="Calibri" w:hAnsi="Calibri" w:cs="Calibri"/>
        </w:rPr>
        <w:t>87</w:t>
      </w:r>
      <w:r w:rsidRPr="009A6572">
        <w:rPr>
          <w:rFonts w:ascii="Calibri" w:hAnsi="Calibri" w:cs="Calibri"/>
        </w:rPr>
        <w:t xml:space="preserve"> published and 49 ongoing trials </w:t>
      </w:r>
      <w:r w:rsidR="00867646" w:rsidRPr="009A6572">
        <w:rPr>
          <w:rFonts w:ascii="Calibri" w:hAnsi="Calibri" w:cs="Calibri"/>
        </w:rPr>
        <w:t>(</w:t>
      </w:r>
      <w:r w:rsidR="00867646" w:rsidRPr="009A6572">
        <w:rPr>
          <w:rFonts w:ascii="Calibri" w:hAnsi="Calibri" w:cs="Calibri"/>
          <w:b/>
          <w:bCs/>
        </w:rPr>
        <w:t>Figure 1</w:t>
      </w:r>
      <w:r w:rsidR="00867646" w:rsidRPr="009A6572">
        <w:rPr>
          <w:rFonts w:ascii="Calibri" w:hAnsi="Calibri" w:cs="Calibri"/>
        </w:rPr>
        <w:t>)</w:t>
      </w:r>
      <w:r w:rsidR="0018618F" w:rsidRPr="009A6572">
        <w:rPr>
          <w:rFonts w:ascii="Calibri" w:hAnsi="Calibri" w:cs="Calibri"/>
        </w:rPr>
        <w:t xml:space="preserve">. </w:t>
      </w:r>
      <w:r w:rsidRPr="009A6572">
        <w:rPr>
          <w:rFonts w:ascii="Calibri" w:hAnsi="Calibri" w:cs="Calibri"/>
        </w:rPr>
        <w:t xml:space="preserve">The CCI® was defined as a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primary endpoint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34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25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,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secondary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10</w:t>
      </w:r>
      <w:r w:rsidR="00C04E8F" w:rsidRPr="009A6572">
        <w:rPr>
          <w:rStyle w:val="Fett"/>
          <w:rFonts w:ascii="Calibri" w:hAnsi="Calibri" w:cs="Calibri"/>
          <w:b w:val="0"/>
          <w:bCs w:val="0"/>
        </w:rPr>
        <w:t>0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7</w:t>
      </w:r>
      <w:r w:rsidR="00C04E8F" w:rsidRPr="009A6572">
        <w:rPr>
          <w:rStyle w:val="Fett"/>
          <w:rFonts w:ascii="Calibri" w:hAnsi="Calibri" w:cs="Calibri"/>
          <w:b w:val="0"/>
          <w:bCs w:val="0"/>
        </w:rPr>
        <w:t>4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, and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exploratory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2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1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 trial</w:t>
      </w:r>
      <w:r w:rsidR="00FF7C37" w:rsidRPr="009A6572">
        <w:rPr>
          <w:rFonts w:ascii="Calibri" w:hAnsi="Calibri" w:cs="Calibri"/>
        </w:rPr>
        <w:t>s.</w:t>
      </w:r>
      <w:r w:rsidR="00FF7C37" w:rsidRPr="009A6572" w:rsidDel="00FF7C37">
        <w:rPr>
          <w:rFonts w:ascii="Calibri" w:hAnsi="Calibri" w:cs="Calibri"/>
        </w:rPr>
        <w:t xml:space="preserve"> </w:t>
      </w:r>
    </w:p>
    <w:p w14:paraId="1A87152E" w14:textId="6B6EEBBA" w:rsidR="00867646" w:rsidRPr="009A6572" w:rsidRDefault="0006265B" w:rsidP="005F757C">
      <w:pPr>
        <w:spacing w:line="480" w:lineRule="auto"/>
        <w:rPr>
          <w:rFonts w:ascii="Calibri" w:hAnsi="Calibri" w:cs="Calibri"/>
          <w:color w:val="000000" w:themeColor="text1"/>
        </w:rPr>
      </w:pPr>
      <w:r w:rsidRPr="009A6572">
        <w:rPr>
          <w:rFonts w:ascii="Calibri" w:hAnsi="Calibri" w:cs="Calibri"/>
        </w:rPr>
        <w:t>A pre-trial document was available for 8</w:t>
      </w:r>
      <w:r w:rsidR="00FF7C37" w:rsidRPr="009A6572">
        <w:rPr>
          <w:rFonts w:ascii="Calibri" w:hAnsi="Calibri" w:cs="Calibri"/>
        </w:rPr>
        <w:t>4 (98%)</w:t>
      </w:r>
      <w:r w:rsidRPr="009A6572">
        <w:rPr>
          <w:rFonts w:ascii="Calibri" w:hAnsi="Calibri" w:cs="Calibri"/>
        </w:rPr>
        <w:t xml:space="preserve"> published RCTs</w:t>
      </w:r>
      <w:r w:rsidR="00223769" w:rsidRPr="009A6572">
        <w:rPr>
          <w:rFonts w:ascii="Calibri" w:hAnsi="Calibri" w:cs="Calibri"/>
        </w:rPr>
        <w:t xml:space="preserve"> (</w:t>
      </w:r>
      <w:r w:rsidR="00223769" w:rsidRPr="009A6572">
        <w:rPr>
          <w:rFonts w:ascii="Calibri" w:hAnsi="Calibri" w:cs="Calibri"/>
          <w:b/>
          <w:bCs/>
        </w:rPr>
        <w:t>Table 1</w:t>
      </w:r>
      <w:r w:rsidR="00223769" w:rsidRPr="009A6572">
        <w:rPr>
          <w:rFonts w:ascii="Calibri" w:hAnsi="Calibri" w:cs="Calibri"/>
        </w:rPr>
        <w:t>)</w:t>
      </w:r>
      <w:r w:rsidRPr="009A6572">
        <w:rPr>
          <w:rFonts w:ascii="Calibri" w:hAnsi="Calibri" w:cs="Calibri"/>
        </w:rPr>
        <w:t>, including 3</w:t>
      </w:r>
      <w:r w:rsidR="00FF7C37" w:rsidRPr="009A6572">
        <w:rPr>
          <w:rFonts w:ascii="Calibri" w:hAnsi="Calibri" w:cs="Calibri"/>
        </w:rPr>
        <w:t>1</w:t>
      </w:r>
      <w:r w:rsidRPr="009A6572">
        <w:rPr>
          <w:rFonts w:ascii="Calibri" w:hAnsi="Calibri" w:cs="Calibri"/>
        </w:rPr>
        <w:t xml:space="preserve"> (3</w:t>
      </w:r>
      <w:r w:rsidR="00FF7C37" w:rsidRPr="009A6572">
        <w:rPr>
          <w:rFonts w:ascii="Calibri" w:hAnsi="Calibri" w:cs="Calibri"/>
        </w:rPr>
        <w:t>7</w:t>
      </w:r>
      <w:r w:rsidRPr="009A6572">
        <w:rPr>
          <w:rFonts w:ascii="Calibri" w:hAnsi="Calibri" w:cs="Calibri"/>
        </w:rPr>
        <w:t xml:space="preserve">%) published protocols, </w:t>
      </w:r>
      <w:r w:rsidR="00FF7C37" w:rsidRPr="009A6572">
        <w:rPr>
          <w:rFonts w:ascii="Calibri" w:hAnsi="Calibri" w:cs="Calibri"/>
        </w:rPr>
        <w:t>8</w:t>
      </w:r>
      <w:r w:rsidRPr="009A6572">
        <w:rPr>
          <w:rFonts w:ascii="Calibri" w:hAnsi="Calibri" w:cs="Calibri"/>
        </w:rPr>
        <w:t xml:space="preserve"> (10%) </w:t>
      </w:r>
      <w:r w:rsidR="00FF7C37" w:rsidRPr="009A6572">
        <w:rPr>
          <w:rFonts w:ascii="Calibri" w:hAnsi="Calibri" w:cs="Calibri"/>
        </w:rPr>
        <w:t xml:space="preserve">full-text </w:t>
      </w:r>
      <w:r w:rsidRPr="009A6572">
        <w:rPr>
          <w:rFonts w:ascii="Calibri" w:hAnsi="Calibri" w:cs="Calibri"/>
        </w:rPr>
        <w:t xml:space="preserve">protocols </w:t>
      </w:r>
      <w:r w:rsidR="004D2539" w:rsidRPr="009A6572">
        <w:rPr>
          <w:rFonts w:ascii="Calibri" w:hAnsi="Calibri" w:cs="Calibri"/>
        </w:rPr>
        <w:t xml:space="preserve">provided </w:t>
      </w:r>
      <w:r w:rsidRPr="009A6572">
        <w:rPr>
          <w:rFonts w:ascii="Calibri" w:hAnsi="Calibri" w:cs="Calibri"/>
        </w:rPr>
        <w:t>as supplementary material, and 4</w:t>
      </w:r>
      <w:r w:rsidR="00FF7C37" w:rsidRPr="009A6572">
        <w:rPr>
          <w:rFonts w:ascii="Calibri" w:hAnsi="Calibri" w:cs="Calibri"/>
        </w:rPr>
        <w:t>5</w:t>
      </w:r>
      <w:r w:rsidRPr="009A6572">
        <w:rPr>
          <w:rFonts w:ascii="Calibri" w:hAnsi="Calibri" w:cs="Calibri"/>
        </w:rPr>
        <w:t xml:space="preserve"> (5</w:t>
      </w:r>
      <w:r w:rsidR="00FF7C37" w:rsidRPr="009A6572">
        <w:rPr>
          <w:rFonts w:ascii="Calibri" w:hAnsi="Calibri" w:cs="Calibri"/>
        </w:rPr>
        <w:t>4</w:t>
      </w:r>
      <w:r w:rsidRPr="009A6572">
        <w:rPr>
          <w:rFonts w:ascii="Calibri" w:hAnsi="Calibri" w:cs="Calibri"/>
        </w:rPr>
        <w:t xml:space="preserve">%) </w:t>
      </w:r>
      <w:r w:rsidR="00B46B93" w:rsidRPr="009A6572">
        <w:rPr>
          <w:rFonts w:ascii="Calibri" w:hAnsi="Calibri" w:cs="Calibri"/>
        </w:rPr>
        <w:t xml:space="preserve">registry </w:t>
      </w:r>
      <w:r w:rsidRPr="009A6572">
        <w:rPr>
          <w:rFonts w:ascii="Calibri" w:hAnsi="Calibri" w:cs="Calibri"/>
        </w:rPr>
        <w:t>records.</w:t>
      </w:r>
      <w:r w:rsidR="00867646" w:rsidRPr="009A6572">
        <w:rPr>
          <w:rFonts w:ascii="Calibri" w:hAnsi="Calibri" w:cs="Calibri"/>
        </w:rPr>
        <w:t xml:space="preserve"> </w:t>
      </w:r>
      <w:r w:rsidR="005F757C" w:rsidRPr="009A6572">
        <w:rPr>
          <w:rFonts w:ascii="Calibri" w:hAnsi="Calibri" w:cs="Calibri"/>
        </w:rPr>
        <w:t xml:space="preserve">Among </w:t>
      </w:r>
      <w:del w:id="17" w:author="Milo Alan Puhan" w:date="2025-10-22T21:13:00Z" w16du:dateUtc="2025-10-22T19:13:00Z">
        <w:r w:rsidR="005F757C" w:rsidRPr="009A6572" w:rsidDel="00323180">
          <w:rPr>
            <w:rFonts w:ascii="Calibri" w:hAnsi="Calibri" w:cs="Calibri"/>
          </w:rPr>
          <w:delText>these</w:delText>
        </w:r>
        <w:r w:rsidR="009A6572" w:rsidRPr="009A6572" w:rsidDel="00323180">
          <w:rPr>
            <w:rFonts w:ascii="Calibri" w:hAnsi="Calibri" w:cs="Calibri"/>
          </w:rPr>
          <w:delText xml:space="preserve"> </w:delText>
        </w:r>
      </w:del>
      <w:ins w:id="18" w:author="Milo Alan Puhan" w:date="2025-10-22T21:13:00Z" w16du:dateUtc="2025-10-22T19:13:00Z">
        <w:r w:rsidR="00323180">
          <w:rPr>
            <w:rFonts w:ascii="Calibri" w:hAnsi="Calibri" w:cs="Calibri"/>
          </w:rPr>
          <w:t>published</w:t>
        </w:r>
        <w:r w:rsidR="00323180" w:rsidRPr="009A6572">
          <w:rPr>
            <w:rFonts w:ascii="Calibri" w:hAnsi="Calibri" w:cs="Calibri"/>
          </w:rPr>
          <w:t xml:space="preserve"> </w:t>
        </w:r>
      </w:ins>
      <w:del w:id="19" w:author="Milo Alan Puhan" w:date="2025-10-22T21:13:00Z" w16du:dateUtc="2025-10-22T19:13:00Z">
        <w:r w:rsidR="009A6572" w:rsidRPr="009A6572" w:rsidDel="00323180">
          <w:rPr>
            <w:rFonts w:ascii="Calibri" w:hAnsi="Calibri" w:cs="Calibri"/>
          </w:rPr>
          <w:delText>84</w:delText>
        </w:r>
        <w:r w:rsidR="005F757C" w:rsidRPr="009A6572" w:rsidDel="00323180">
          <w:rPr>
            <w:rFonts w:ascii="Calibri" w:hAnsi="Calibri" w:cs="Calibri"/>
          </w:rPr>
          <w:delText xml:space="preserve"> </w:delText>
        </w:r>
      </w:del>
      <w:r w:rsidR="00B46B93" w:rsidRPr="009A6572">
        <w:rPr>
          <w:rFonts w:ascii="Calibri" w:hAnsi="Calibri" w:cs="Calibri"/>
        </w:rPr>
        <w:t>RCTs</w:t>
      </w:r>
      <w:r w:rsidR="005F757C" w:rsidRPr="009A6572">
        <w:rPr>
          <w:rFonts w:ascii="Calibri" w:hAnsi="Calibri" w:cs="Calibri"/>
        </w:rPr>
        <w:t>, the CCI® was used as a primary endpoint in 14 (17</w:t>
      </w:r>
      <w:proofErr w:type="gramStart"/>
      <w:r w:rsidR="005F757C" w:rsidRPr="009A6572">
        <w:rPr>
          <w:rFonts w:ascii="Calibri" w:hAnsi="Calibri" w:cs="Calibri"/>
        </w:rPr>
        <w:t>%)</w:t>
      </w:r>
      <w:ins w:id="20" w:author="Milo Alan Puhan" w:date="2025-10-22T21:13:00Z" w16du:dateUtc="2025-10-22T19:13:00Z">
        <w:r w:rsidR="001A360C">
          <w:rPr>
            <w:rFonts w:ascii="Calibri" w:hAnsi="Calibri" w:cs="Calibri"/>
          </w:rPr>
          <w:t>of</w:t>
        </w:r>
        <w:proofErr w:type="gramEnd"/>
        <w:r w:rsidR="001A360C">
          <w:rPr>
            <w:rFonts w:ascii="Calibri" w:hAnsi="Calibri" w:cs="Calibri"/>
          </w:rPr>
          <w:t xml:space="preserve"> 84</w:t>
        </w:r>
      </w:ins>
      <w:r w:rsidR="0008320E" w:rsidRPr="009A6572">
        <w:rPr>
          <w:rFonts w:ascii="Calibri" w:hAnsi="Calibri" w:cs="Calibri"/>
        </w:rPr>
        <w:t xml:space="preserve"> trials</w:t>
      </w:r>
      <w:r w:rsidR="005F757C" w:rsidRPr="009A6572">
        <w:rPr>
          <w:rFonts w:ascii="Calibri" w:hAnsi="Calibri" w:cs="Calibri"/>
        </w:rPr>
        <w:t xml:space="preserve">, </w:t>
      </w:r>
      <w:r w:rsidR="009A6572">
        <w:rPr>
          <w:rFonts w:ascii="Calibri" w:hAnsi="Calibri" w:cs="Calibri"/>
        </w:rPr>
        <w:t>while</w:t>
      </w:r>
      <w:r w:rsidR="005F757C" w:rsidRPr="009A6572">
        <w:rPr>
          <w:rFonts w:ascii="Calibri" w:hAnsi="Calibri" w:cs="Calibri"/>
        </w:rPr>
        <w:t xml:space="preserve"> this designation was pre-specified in 12 corresponding pre-trial documents, indicating minor discrepancies between </w:t>
      </w:r>
      <w:r w:rsidR="00F17102" w:rsidRPr="009A6572">
        <w:rPr>
          <w:rFonts w:ascii="Calibri" w:hAnsi="Calibri" w:cs="Calibri"/>
        </w:rPr>
        <w:t xml:space="preserve">study design </w:t>
      </w:r>
      <w:r w:rsidR="005F757C" w:rsidRPr="009A6572">
        <w:rPr>
          <w:rFonts w:ascii="Calibri" w:hAnsi="Calibri" w:cs="Calibri"/>
        </w:rPr>
        <w:t>and publication</w:t>
      </w:r>
      <w:r w:rsidR="004760AC" w:rsidRPr="009A6572">
        <w:rPr>
          <w:rFonts w:ascii="Calibri" w:hAnsi="Calibri" w:cs="Calibri"/>
        </w:rPr>
        <w:t xml:space="preserve"> (</w:t>
      </w:r>
      <w:r w:rsidR="004760AC" w:rsidRPr="009A6572">
        <w:rPr>
          <w:rFonts w:ascii="Calibri" w:hAnsi="Calibri" w:cs="Calibri"/>
          <w:b/>
          <w:bCs/>
        </w:rPr>
        <w:t xml:space="preserve">Table </w:t>
      </w:r>
      <w:r w:rsidR="00223769" w:rsidRPr="009A6572">
        <w:rPr>
          <w:rFonts w:ascii="Calibri" w:hAnsi="Calibri" w:cs="Calibri"/>
          <w:b/>
          <w:bCs/>
        </w:rPr>
        <w:t>2</w:t>
      </w:r>
      <w:r w:rsidR="004760AC" w:rsidRPr="009A6572">
        <w:rPr>
          <w:rFonts w:ascii="Calibri" w:hAnsi="Calibri" w:cs="Calibri"/>
        </w:rPr>
        <w:t>)</w:t>
      </w:r>
      <w:r w:rsidR="005F757C" w:rsidRPr="009A6572">
        <w:rPr>
          <w:rFonts w:ascii="Calibri" w:hAnsi="Calibri" w:cs="Calibri"/>
        </w:rPr>
        <w:t>.</w:t>
      </w:r>
      <w:r w:rsidR="009A6572" w:rsidRPr="009A6572">
        <w:rPr>
          <w:rFonts w:ascii="Calibri" w:hAnsi="Calibri" w:cs="Calibri"/>
        </w:rPr>
        <w:t xml:space="preserve"> Reporting in pre-trial sources was absent </w:t>
      </w:r>
      <w:r w:rsidR="00D64F3A">
        <w:rPr>
          <w:rFonts w:ascii="Calibri" w:hAnsi="Calibri" w:cs="Calibri"/>
        </w:rPr>
        <w:t>in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39 </w:t>
      </w:r>
      <w:r w:rsidR="009A6572">
        <w:rPr>
          <w:rFonts w:ascii="Calibri" w:hAnsi="Calibri" w:cs="Calibri"/>
        </w:rPr>
        <w:t xml:space="preserve">(46%) </w:t>
      </w:r>
      <w:r w:rsidR="009A6572" w:rsidRPr="009A6572">
        <w:rPr>
          <w:rFonts w:ascii="Calibri" w:hAnsi="Calibri" w:cs="Calibri"/>
        </w:rPr>
        <w:t xml:space="preserve">trials </w:t>
      </w:r>
      <w:r w:rsidR="00D64F3A">
        <w:rPr>
          <w:rFonts w:ascii="Calibri" w:hAnsi="Calibri" w:cs="Calibri"/>
        </w:rPr>
        <w:t>for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sample-size calculation and </w:t>
      </w:r>
      <w:r w:rsidR="00D64F3A">
        <w:rPr>
          <w:rFonts w:ascii="Calibri" w:hAnsi="Calibri" w:cs="Calibri"/>
        </w:rPr>
        <w:t>in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61 </w:t>
      </w:r>
      <w:r w:rsidR="009A6572">
        <w:rPr>
          <w:rFonts w:ascii="Calibri" w:hAnsi="Calibri" w:cs="Calibri"/>
        </w:rPr>
        <w:t xml:space="preserve">(73%) </w:t>
      </w:r>
      <w:r w:rsidR="009A6572" w:rsidRPr="009A6572">
        <w:rPr>
          <w:rFonts w:ascii="Calibri" w:hAnsi="Calibri" w:cs="Calibri"/>
        </w:rPr>
        <w:t xml:space="preserve">trials regarding the trial </w:t>
      </w:r>
      <w:r w:rsidR="009A6572">
        <w:rPr>
          <w:rFonts w:ascii="Calibri" w:hAnsi="Calibri" w:cs="Calibri"/>
        </w:rPr>
        <w:t>aim</w:t>
      </w:r>
      <w:r w:rsidR="009A6572" w:rsidRPr="009A6572">
        <w:rPr>
          <w:rFonts w:ascii="Calibri" w:hAnsi="Calibri" w:cs="Calibri"/>
        </w:rPr>
        <w:t>.</w:t>
      </w:r>
    </w:p>
    <w:p w14:paraId="6B23655D" w14:textId="19B2A2D3" w:rsidR="00B46B93" w:rsidRPr="00C04E8F" w:rsidRDefault="00E53D2C" w:rsidP="00E53D2C">
      <w:pPr>
        <w:spacing w:line="480" w:lineRule="auto"/>
        <w:rPr>
          <w:rFonts w:ascii="Calibri" w:hAnsi="Calibri" w:cs="Calibri"/>
          <w:color w:val="000000" w:themeColor="text1"/>
        </w:rPr>
      </w:pPr>
      <w:r w:rsidRPr="009A6572">
        <w:rPr>
          <w:rFonts w:ascii="Calibri" w:hAnsi="Calibri" w:cs="Calibri"/>
          <w:color w:val="000000" w:themeColor="text1"/>
        </w:rPr>
        <w:t xml:space="preserve">Among </w:t>
      </w:r>
      <w:r w:rsidR="005D2313" w:rsidRPr="009A6572">
        <w:rPr>
          <w:rFonts w:ascii="Calibri" w:hAnsi="Calibri" w:cs="Calibri"/>
          <w:color w:val="000000" w:themeColor="text1"/>
        </w:rPr>
        <w:t xml:space="preserve">the 14 </w:t>
      </w:r>
      <w:r w:rsidRPr="009A6572">
        <w:rPr>
          <w:rFonts w:ascii="Calibri" w:hAnsi="Calibri" w:cs="Calibri"/>
          <w:color w:val="000000" w:themeColor="text1"/>
        </w:rPr>
        <w:t>studies using the CCI® as a primary endpoint</w:t>
      </w:r>
      <w:r w:rsidR="00D52699" w:rsidRPr="009A6572">
        <w:rPr>
          <w:rFonts w:ascii="Calibri" w:hAnsi="Calibri" w:cs="Calibri"/>
          <w:color w:val="000000" w:themeColor="text1"/>
        </w:rPr>
        <w:t xml:space="preserve">, </w:t>
      </w:r>
      <w:r w:rsidR="00B46B93" w:rsidRPr="009A6572">
        <w:rPr>
          <w:rFonts w:ascii="Calibri" w:hAnsi="Calibri" w:cs="Calibri"/>
          <w:color w:val="000000" w:themeColor="text1"/>
        </w:rPr>
        <w:t>three reported statistically significant between-group</w:t>
      </w:r>
      <w:r w:rsidR="00B46B93" w:rsidRPr="00F5749A">
        <w:rPr>
          <w:rFonts w:ascii="Calibri" w:hAnsi="Calibri" w:cs="Calibri"/>
          <w:color w:val="000000" w:themeColor="text1"/>
        </w:rPr>
        <w:t xml:space="preserve"> differences ranging from 3.9 to 14.8 points. Only </w:t>
      </w:r>
      <w:r w:rsidR="00B46B93" w:rsidRPr="00B46B93">
        <w:rPr>
          <w:rFonts w:ascii="Calibri" w:hAnsi="Calibri" w:cs="Calibri"/>
          <w:color w:val="000000" w:themeColor="text1"/>
        </w:rPr>
        <w:t>one publication explicitly discussed whether the observed effect size was clinically meaningful.</w:t>
      </w:r>
    </w:p>
    <w:p w14:paraId="25F2B55A" w14:textId="77777777" w:rsidR="00C04E8F" w:rsidRDefault="00C04E8F" w:rsidP="00E53D2C">
      <w:pPr>
        <w:spacing w:line="480" w:lineRule="auto"/>
        <w:rPr>
          <w:rFonts w:ascii="Calibri" w:hAnsi="Calibri" w:cs="Calibri"/>
          <w:b/>
          <w:bCs/>
        </w:rPr>
      </w:pPr>
    </w:p>
    <w:p w14:paraId="650957BB" w14:textId="502E940E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Discussion</w:t>
      </w:r>
    </w:p>
    <w:p w14:paraId="79F24D7B" w14:textId="0278D48E" w:rsidR="005D2313" w:rsidRPr="00B46B93" w:rsidRDefault="00B82733" w:rsidP="00E53D2C">
      <w:pPr>
        <w:spacing w:line="480" w:lineRule="auto"/>
        <w:rPr>
          <w:rFonts w:ascii="Calibri" w:hAnsi="Calibri" w:cs="Calibri"/>
        </w:rPr>
      </w:pPr>
      <w:ins w:id="21" w:author="Milo Alan Puhan" w:date="2025-10-22T21:16:00Z" w16du:dateUtc="2025-10-22T19:16:00Z">
        <w:r>
          <w:rPr>
            <w:rFonts w:ascii="Calibri" w:hAnsi="Calibri" w:cs="Calibri"/>
          </w:rPr>
          <w:t>(</w:t>
        </w:r>
      </w:ins>
      <w:r w:rsidR="005D2313" w:rsidRPr="005D2313">
        <w:rPr>
          <w:rFonts w:ascii="Calibri" w:hAnsi="Calibri" w:cs="Calibri"/>
        </w:rPr>
        <w:t xml:space="preserve">This systematic overview </w:t>
      </w:r>
      <w:r w:rsidR="00B46B93">
        <w:rPr>
          <w:rFonts w:ascii="Calibri" w:hAnsi="Calibri" w:cs="Calibri"/>
        </w:rPr>
        <w:t>confirms</w:t>
      </w:r>
      <w:r w:rsidR="00B46B93" w:rsidRPr="005D2313">
        <w:rPr>
          <w:rFonts w:ascii="Calibri" w:hAnsi="Calibri" w:cs="Calibri"/>
        </w:rPr>
        <w:t xml:space="preserve"> </w:t>
      </w:r>
      <w:r w:rsidR="005D2313" w:rsidRPr="005D2313">
        <w:rPr>
          <w:rFonts w:ascii="Calibri" w:hAnsi="Calibri" w:cs="Calibri"/>
        </w:rPr>
        <w:t xml:space="preserve">that the CCI® </w:t>
      </w:r>
      <w:commentRangeStart w:id="22"/>
      <w:r w:rsidR="005D2313" w:rsidRPr="005D2313">
        <w:rPr>
          <w:rFonts w:ascii="Calibri" w:hAnsi="Calibri" w:cs="Calibri"/>
        </w:rPr>
        <w:t>is</w:t>
      </w:r>
      <w:commentRangeEnd w:id="22"/>
      <w:r w:rsidR="000B20F2">
        <w:rPr>
          <w:rStyle w:val="Kommentarzeichen"/>
        </w:rPr>
        <w:commentReference w:id="22"/>
      </w:r>
      <w:r w:rsidR="005D2313" w:rsidRPr="005D2313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>well</w:t>
      </w:r>
      <w:r w:rsidR="00B46B93" w:rsidRPr="005D2313">
        <w:rPr>
          <w:rFonts w:ascii="Calibri" w:hAnsi="Calibri" w:cs="Calibri"/>
        </w:rPr>
        <w:t xml:space="preserve"> </w:t>
      </w:r>
      <w:r w:rsidR="005D2313" w:rsidRPr="005D2313">
        <w:rPr>
          <w:rFonts w:ascii="Calibri" w:hAnsi="Calibri" w:cs="Calibri"/>
        </w:rPr>
        <w:t xml:space="preserve">established as an outcome measure in surgical RCTs and increasingly </w:t>
      </w:r>
      <w:commentRangeStart w:id="23"/>
      <w:r w:rsidR="005D2313" w:rsidRPr="005D2313">
        <w:rPr>
          <w:rFonts w:ascii="Calibri" w:hAnsi="Calibri" w:cs="Calibri"/>
        </w:rPr>
        <w:t>embedded</w:t>
      </w:r>
      <w:commentRangeEnd w:id="23"/>
      <w:r w:rsidR="003651AB">
        <w:rPr>
          <w:rStyle w:val="Kommentarzeichen"/>
        </w:rPr>
        <w:commentReference w:id="23"/>
      </w:r>
      <w:r w:rsidR="005D2313" w:rsidRPr="005D2313">
        <w:rPr>
          <w:rFonts w:ascii="Calibri" w:hAnsi="Calibri" w:cs="Calibri"/>
        </w:rPr>
        <w:t xml:space="preserve"> in trial </w:t>
      </w:r>
      <w:r w:rsidR="00BC708D">
        <w:rPr>
          <w:rFonts w:ascii="Calibri" w:hAnsi="Calibri" w:cs="Calibri"/>
        </w:rPr>
        <w:t>design</w:t>
      </w:r>
      <w:ins w:id="24" w:author="Milo Alan Puhan" w:date="2025-10-22T21:15:00Z" w16du:dateUtc="2025-10-22T19:15:00Z">
        <w:r w:rsidR="003651AB">
          <w:rPr>
            <w:rFonts w:ascii="Calibri" w:hAnsi="Calibri" w:cs="Calibri"/>
          </w:rPr>
          <w:t>)</w:t>
        </w:r>
      </w:ins>
      <w:r w:rsidR="005D2313" w:rsidRPr="005D2313">
        <w:rPr>
          <w:rFonts w:ascii="Calibri" w:hAnsi="Calibri" w:cs="Calibri"/>
        </w:rPr>
        <w:t>.</w:t>
      </w:r>
      <w:r w:rsidR="00B46B93">
        <w:rPr>
          <w:rFonts w:ascii="Calibri" w:hAnsi="Calibri" w:cs="Calibri"/>
        </w:rPr>
        <w:t xml:space="preserve"> </w:t>
      </w:r>
      <w:ins w:id="25" w:author="Milo Alan Puhan" w:date="2025-10-22T21:16:00Z" w16du:dateUtc="2025-10-22T19:16:00Z">
        <w:r>
          <w:rPr>
            <w:rFonts w:ascii="Calibri" w:hAnsi="Calibri" w:cs="Calibri"/>
          </w:rPr>
          <w:t xml:space="preserve">Our study shows that </w:t>
        </w:r>
      </w:ins>
      <w:del w:id="26" w:author="Milo Alan Puhan" w:date="2025-10-22T21:16:00Z" w16du:dateUtc="2025-10-22T19:16:00Z">
        <w:r w:rsidR="00B46B93" w:rsidDel="00402C1D">
          <w:rPr>
            <w:rFonts w:ascii="Calibri" w:hAnsi="Calibri" w:cs="Calibri"/>
          </w:rPr>
          <w:delText>W</w:delText>
        </w:r>
      </w:del>
      <w:ins w:id="27" w:author="Milo Alan Puhan" w:date="2025-10-22T21:16:00Z" w16du:dateUtc="2025-10-22T19:16:00Z">
        <w:r w:rsidR="00402C1D">
          <w:rPr>
            <w:rFonts w:ascii="Calibri" w:hAnsi="Calibri" w:cs="Calibri"/>
          </w:rPr>
          <w:t>w</w:t>
        </w:r>
      </w:ins>
      <w:r w:rsidR="005D2313" w:rsidRPr="005D2313">
        <w:rPr>
          <w:rFonts w:ascii="Calibri" w:hAnsi="Calibri" w:cs="Calibri"/>
        </w:rPr>
        <w:t xml:space="preserve">here pre-trial documentation was available, concordance </w:t>
      </w:r>
      <w:r w:rsidR="00B46B93">
        <w:rPr>
          <w:rFonts w:ascii="Calibri" w:hAnsi="Calibri" w:cs="Calibri"/>
        </w:rPr>
        <w:t>to</w:t>
      </w:r>
      <w:r w:rsidR="005D2313" w:rsidRPr="005D2313">
        <w:rPr>
          <w:rFonts w:ascii="Calibri" w:hAnsi="Calibri" w:cs="Calibri"/>
        </w:rPr>
        <w:t xml:space="preserve"> corresponding publications was remarkably high</w:t>
      </w:r>
      <w:r w:rsidR="000F2CF8">
        <w:rPr>
          <w:rFonts w:ascii="Calibri" w:hAnsi="Calibri" w:cs="Calibri"/>
        </w:rPr>
        <w:t xml:space="preserve">, </w:t>
      </w:r>
      <w:r w:rsidR="005D2313" w:rsidRPr="005D2313">
        <w:rPr>
          <w:rFonts w:ascii="Calibri" w:hAnsi="Calibri" w:cs="Calibri"/>
        </w:rPr>
        <w:t xml:space="preserve">an encouraging </w:t>
      </w:r>
      <w:r w:rsidR="009A6572">
        <w:rPr>
          <w:rFonts w:ascii="Calibri" w:hAnsi="Calibri" w:cs="Calibri"/>
        </w:rPr>
        <w:t>signal of</w:t>
      </w:r>
      <w:r w:rsidR="005D2313" w:rsidRPr="005D2313">
        <w:rPr>
          <w:rFonts w:ascii="Calibri" w:hAnsi="Calibri" w:cs="Calibri"/>
        </w:rPr>
        <w:t xml:space="preserve"> transparency and </w:t>
      </w:r>
      <w:r w:rsidR="005D2313" w:rsidRPr="00B46B93">
        <w:rPr>
          <w:rFonts w:ascii="Calibri" w:hAnsi="Calibri" w:cs="Calibri"/>
        </w:rPr>
        <w:t>methodological rigor in surgical research</w:t>
      </w:r>
      <w:ins w:id="28" w:author="Milo Alan Puhan" w:date="2025-10-22T21:17:00Z" w16du:dateUtc="2025-10-22T19:17:00Z">
        <w:r w:rsidR="00402C1D">
          <w:rPr>
            <w:rFonts w:ascii="Calibri" w:hAnsi="Calibri" w:cs="Calibri"/>
          </w:rPr>
          <w:t xml:space="preserve"> at least when using the </w:t>
        </w:r>
        <w:commentRangeStart w:id="29"/>
        <w:r w:rsidR="00402C1D">
          <w:rPr>
            <w:rFonts w:ascii="Calibri" w:hAnsi="Calibri" w:cs="Calibri"/>
          </w:rPr>
          <w:t>CCI</w:t>
        </w:r>
        <w:commentRangeEnd w:id="29"/>
        <w:r w:rsidR="00402C1D">
          <w:rPr>
            <w:rStyle w:val="Kommentarzeichen"/>
          </w:rPr>
          <w:commentReference w:id="29"/>
        </w:r>
      </w:ins>
      <w:r w:rsidR="005D2313" w:rsidRPr="00B46B93">
        <w:rPr>
          <w:rFonts w:ascii="Calibri" w:hAnsi="Calibri" w:cs="Calibri"/>
        </w:rPr>
        <w:t>.</w:t>
      </w:r>
      <w:r w:rsid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However, most pre-trial documents lacked </w:t>
      </w:r>
      <w:r w:rsidR="009A6572" w:rsidRPr="009A6572">
        <w:rPr>
          <w:rFonts w:ascii="Calibri" w:hAnsi="Calibri" w:cs="Calibri"/>
        </w:rPr>
        <w:lastRenderedPageBreak/>
        <w:t>essential details, including the sample-size calculation and an explicit statement of the trial aim</w:t>
      </w:r>
      <w:ins w:id="30" w:author="Milo Alan Puhan" w:date="2025-10-22T21:17:00Z" w16du:dateUtc="2025-10-22T19:17:00Z">
        <w:r w:rsidR="00080183">
          <w:rPr>
            <w:rFonts w:ascii="Calibri" w:hAnsi="Calibri" w:cs="Calibri"/>
          </w:rPr>
          <w:t xml:space="preserve"> (e.g. </w:t>
        </w:r>
        <w:commentRangeStart w:id="31"/>
        <w:r w:rsidR="00080183">
          <w:rPr>
            <w:rFonts w:ascii="Calibri" w:hAnsi="Calibri" w:cs="Calibri"/>
          </w:rPr>
          <w:t>superiority</w:t>
        </w:r>
      </w:ins>
      <w:commentRangeEnd w:id="31"/>
      <w:ins w:id="32" w:author="Milo Alan Puhan" w:date="2025-10-22T21:18:00Z" w16du:dateUtc="2025-10-22T19:18:00Z">
        <w:r w:rsidR="00080183">
          <w:rPr>
            <w:rStyle w:val="Kommentarzeichen"/>
          </w:rPr>
          <w:commentReference w:id="31"/>
        </w:r>
      </w:ins>
      <w:ins w:id="33" w:author="Milo Alan Puhan" w:date="2025-10-22T21:17:00Z" w16du:dateUtc="2025-10-22T19:17:00Z">
        <w:r w:rsidR="00080183">
          <w:rPr>
            <w:rFonts w:ascii="Calibri" w:hAnsi="Calibri" w:cs="Calibri"/>
          </w:rPr>
          <w:t xml:space="preserve"> or non-inferiority)</w:t>
        </w:r>
      </w:ins>
      <w:r w:rsidR="009A6572" w:rsidRPr="009A6572">
        <w:rPr>
          <w:rFonts w:ascii="Calibri" w:hAnsi="Calibri" w:cs="Calibri"/>
        </w:rPr>
        <w:t>.</w:t>
      </w:r>
    </w:p>
    <w:p w14:paraId="5B209122" w14:textId="1C20A951" w:rsidR="00D52699" w:rsidRPr="00B46B93" w:rsidRDefault="00D52699" w:rsidP="00E53D2C">
      <w:pPr>
        <w:spacing w:line="480" w:lineRule="auto"/>
        <w:rPr>
          <w:rFonts w:ascii="Calibri" w:hAnsi="Calibri" w:cs="Calibri"/>
        </w:rPr>
      </w:pPr>
      <w:r w:rsidRPr="00B46B93">
        <w:rPr>
          <w:rFonts w:ascii="Calibri" w:hAnsi="Calibri" w:cs="Calibri"/>
        </w:rPr>
        <w:t xml:space="preserve">A remaining gap concerns clinical interpretability. Although three primary-endpoint trials reported statistically significant between-group differences, yet their clinical meaning </w:t>
      </w:r>
      <w:r w:rsidR="00B46B93">
        <w:rPr>
          <w:rFonts w:ascii="Calibri" w:hAnsi="Calibri" w:cs="Calibri"/>
        </w:rPr>
        <w:t xml:space="preserve">was </w:t>
      </w:r>
      <w:del w:id="34" w:author="Milo Alan Puhan" w:date="2025-10-22T21:18:00Z" w16du:dateUtc="2025-10-22T19:18:00Z">
        <w:r w:rsidR="00B46B93" w:rsidDel="0015228A">
          <w:rPr>
            <w:rFonts w:ascii="Calibri" w:hAnsi="Calibri" w:cs="Calibri"/>
          </w:rPr>
          <w:delText xml:space="preserve">questioned </w:delText>
        </w:r>
      </w:del>
      <w:ins w:id="35" w:author="Milo Alan Puhan" w:date="2025-10-22T21:18:00Z" w16du:dateUtc="2025-10-22T19:18:00Z">
        <w:r w:rsidR="0015228A">
          <w:rPr>
            <w:rFonts w:ascii="Calibri" w:hAnsi="Calibri" w:cs="Calibri"/>
          </w:rPr>
          <w:t>addressed</w:t>
        </w:r>
        <w:r w:rsidR="0015228A">
          <w:rPr>
            <w:rFonts w:ascii="Calibri" w:hAnsi="Calibri" w:cs="Calibri"/>
          </w:rPr>
          <w:t xml:space="preserve"> </w:t>
        </w:r>
      </w:ins>
      <w:r w:rsidR="00B46B93">
        <w:rPr>
          <w:rFonts w:ascii="Calibri" w:hAnsi="Calibri" w:cs="Calibri"/>
        </w:rPr>
        <w:t>in only one study</w:t>
      </w:r>
      <w:ins w:id="36" w:author="Milo Alan Puhan" w:date="2025-10-22T21:18:00Z" w16du:dateUtc="2025-10-22T19:18:00Z">
        <w:r w:rsidR="0015228A">
          <w:rPr>
            <w:rFonts w:ascii="Calibri" w:hAnsi="Calibri" w:cs="Calibri"/>
          </w:rPr>
          <w:t xml:space="preserve"> thus far</w:t>
        </w:r>
      </w:ins>
      <w:r w:rsidRPr="00B46B93">
        <w:rPr>
          <w:rFonts w:ascii="Calibri" w:hAnsi="Calibri" w:cs="Calibri"/>
        </w:rPr>
        <w:t xml:space="preserve">. The recently established </w:t>
      </w:r>
      <w:r w:rsidR="009A6572">
        <w:rPr>
          <w:rFonts w:ascii="Calibri" w:hAnsi="Calibri" w:cs="Calibri"/>
        </w:rPr>
        <w:t xml:space="preserve">MID of </w:t>
      </w:r>
      <w:r w:rsidRPr="00B46B93">
        <w:rPr>
          <w:rStyle w:val="Fett"/>
          <w:rFonts w:ascii="Calibri" w:hAnsi="Calibri" w:cs="Calibri"/>
          <w:b w:val="0"/>
          <w:bCs w:val="0"/>
        </w:rPr>
        <w:t>12</w:t>
      </w:r>
      <w:r w:rsidR="009A6572">
        <w:rPr>
          <w:rStyle w:val="Fett"/>
          <w:rFonts w:ascii="Calibri" w:hAnsi="Calibri" w:cs="Calibri"/>
          <w:b w:val="0"/>
          <w:bCs w:val="0"/>
        </w:rPr>
        <w:t xml:space="preserve"> </w:t>
      </w:r>
      <w:r w:rsidRPr="00B46B93">
        <w:rPr>
          <w:rStyle w:val="Fett"/>
          <w:rFonts w:ascii="Calibri" w:hAnsi="Calibri" w:cs="Calibri"/>
          <w:b w:val="0"/>
          <w:bCs w:val="0"/>
        </w:rPr>
        <w:t>point</w:t>
      </w:r>
      <w:r w:rsidR="009A6572">
        <w:rPr>
          <w:rStyle w:val="Fett"/>
          <w:rFonts w:ascii="Calibri" w:hAnsi="Calibri" w:cs="Calibri"/>
          <w:b w:val="0"/>
          <w:bCs w:val="0"/>
        </w:rPr>
        <w:t xml:space="preserve">s </w:t>
      </w:r>
      <w:r w:rsidRPr="00B46B93">
        <w:rPr>
          <w:rFonts w:ascii="Calibri" w:hAnsi="Calibri" w:cs="Calibri"/>
          <w:bCs/>
        </w:rPr>
        <w:t>now enables a structured appraisal</w:t>
      </w:r>
      <w:r w:rsidRPr="00B46B93">
        <w:rPr>
          <w:rFonts w:ascii="Calibri" w:hAnsi="Calibri" w:cs="Calibri"/>
        </w:rPr>
        <w:t xml:space="preserve">, to yield consistent judgements of clinical relevance. </w:t>
      </w:r>
    </w:p>
    <w:p w14:paraId="562D3BA9" w14:textId="77777777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Conclusion</w:t>
      </w:r>
    </w:p>
    <w:p w14:paraId="790CEDB0" w14:textId="2ED5664D" w:rsidR="009A6572" w:rsidRPr="00B46B93" w:rsidRDefault="005D2313" w:rsidP="009A6572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The CCI® is firmly </w:t>
      </w:r>
      <w:commentRangeStart w:id="37"/>
      <w:r w:rsidRPr="005D2313">
        <w:rPr>
          <w:rFonts w:ascii="Calibri" w:hAnsi="Calibri" w:cs="Calibri"/>
        </w:rPr>
        <w:t>established</w:t>
      </w:r>
      <w:commentRangeEnd w:id="37"/>
      <w:r w:rsidR="00D2020D">
        <w:rPr>
          <w:rStyle w:val="Kommentarzeichen"/>
        </w:rPr>
        <w:commentReference w:id="37"/>
      </w:r>
      <w:r w:rsidRPr="005D2313">
        <w:rPr>
          <w:rFonts w:ascii="Calibri" w:hAnsi="Calibri" w:cs="Calibri"/>
        </w:rPr>
        <w:t xml:space="preserve"> in surgical RCTs, with </w:t>
      </w:r>
      <w:r w:rsidRPr="00C04E8F">
        <w:rPr>
          <w:rFonts w:ascii="Calibri" w:hAnsi="Calibri" w:cs="Calibri"/>
        </w:rPr>
        <w:t xml:space="preserve">reassuring </w:t>
      </w:r>
      <w:r w:rsidR="00B46B93">
        <w:rPr>
          <w:rFonts w:ascii="Calibri" w:hAnsi="Calibri" w:cs="Calibri"/>
        </w:rPr>
        <w:t xml:space="preserve">pre-trial documentation </w:t>
      </w:r>
      <w:r w:rsidRPr="00C04E8F">
        <w:rPr>
          <w:rFonts w:ascii="Calibri" w:hAnsi="Calibri" w:cs="Calibri"/>
        </w:rPr>
        <w:t>–publication alignment</w:t>
      </w:r>
      <w:r w:rsidRPr="005D2313">
        <w:rPr>
          <w:rFonts w:ascii="Calibri" w:hAnsi="Calibri" w:cs="Calibri"/>
        </w:rPr>
        <w:t xml:space="preserve"> and </w:t>
      </w:r>
      <w:r w:rsidRPr="00C04E8F">
        <w:rPr>
          <w:rFonts w:ascii="Calibri" w:hAnsi="Calibri" w:cs="Calibri"/>
        </w:rPr>
        <w:t>robust powering when used as a primary endpoint</w:t>
      </w:r>
      <w:r w:rsidRPr="005D2313">
        <w:rPr>
          <w:rFonts w:ascii="Calibri" w:hAnsi="Calibri" w:cs="Calibri"/>
        </w:rPr>
        <w:t xml:space="preserve">. To </w:t>
      </w:r>
      <w:r w:rsidR="00681F7C">
        <w:rPr>
          <w:rFonts w:ascii="Calibri" w:hAnsi="Calibri" w:cs="Calibri"/>
        </w:rPr>
        <w:t>maximize</w:t>
      </w:r>
      <w:r w:rsidRPr="005D2313">
        <w:rPr>
          <w:rFonts w:ascii="Calibri" w:hAnsi="Calibri" w:cs="Calibri"/>
        </w:rPr>
        <w:t xml:space="preserve"> its value, </w:t>
      </w:r>
      <w:r w:rsidR="00681F7C">
        <w:rPr>
          <w:rFonts w:ascii="Calibri" w:hAnsi="Calibri" w:cs="Calibri"/>
        </w:rPr>
        <w:t xml:space="preserve">future </w:t>
      </w:r>
      <w:r w:rsidRPr="005D2313">
        <w:rPr>
          <w:rFonts w:ascii="Calibri" w:hAnsi="Calibri" w:cs="Calibri"/>
        </w:rPr>
        <w:t xml:space="preserve">trials should extend this rigor beyond the primary-endpoint </w:t>
      </w:r>
      <w:commentRangeStart w:id="38"/>
      <w:r w:rsidRPr="005D2313">
        <w:rPr>
          <w:rFonts w:ascii="Calibri" w:hAnsi="Calibri" w:cs="Calibri"/>
        </w:rPr>
        <w:t>subset</w:t>
      </w:r>
      <w:commentRangeEnd w:id="38"/>
      <w:r w:rsidR="00D2020D">
        <w:rPr>
          <w:rStyle w:val="Kommentarzeichen"/>
        </w:rPr>
        <w:commentReference w:id="38"/>
      </w:r>
      <w:r w:rsidRPr="005D2313">
        <w:rPr>
          <w:rFonts w:ascii="Calibri" w:hAnsi="Calibri" w:cs="Calibri"/>
        </w:rPr>
        <w:t xml:space="preserve"> and </w:t>
      </w:r>
      <w:r w:rsidRPr="00C04E8F">
        <w:rPr>
          <w:rFonts w:ascii="Calibri" w:hAnsi="Calibri" w:cs="Calibri"/>
        </w:rPr>
        <w:t>systematically interpret effects against the 12-point MID</w:t>
      </w:r>
      <w:r w:rsidRPr="005D2313">
        <w:rPr>
          <w:rFonts w:ascii="Calibri" w:hAnsi="Calibri" w:cs="Calibri"/>
        </w:rPr>
        <w:t>.</w:t>
      </w:r>
      <w:r w:rsidR="009A6572">
        <w:rPr>
          <w:rFonts w:ascii="Calibri" w:hAnsi="Calibri" w:cs="Calibri"/>
        </w:rPr>
        <w:t xml:space="preserve"> </w:t>
      </w:r>
      <w:r w:rsidR="009A6572" w:rsidRPr="00B46B93">
        <w:rPr>
          <w:rFonts w:ascii="Calibri" w:hAnsi="Calibri" w:cs="Calibri"/>
        </w:rPr>
        <w:t xml:space="preserve">Prospectively, protocols should </w:t>
      </w:r>
      <w:r w:rsidR="00681F7C">
        <w:rPr>
          <w:rFonts w:ascii="Calibri" w:hAnsi="Calibri" w:cs="Calibri"/>
        </w:rPr>
        <w:t xml:space="preserve">further </w:t>
      </w:r>
      <w:r w:rsidR="009A6572">
        <w:rPr>
          <w:rFonts w:ascii="Calibri" w:hAnsi="Calibri" w:cs="Calibri"/>
        </w:rPr>
        <w:t>prespecify</w:t>
      </w:r>
      <w:r w:rsidR="009A6572" w:rsidRPr="00B46B93">
        <w:rPr>
          <w:rFonts w:ascii="Calibri" w:hAnsi="Calibri" w:cs="Calibri"/>
        </w:rPr>
        <w:t xml:space="preserve"> how the MID informs design </w:t>
      </w:r>
      <w:commentRangeStart w:id="39"/>
      <w:r w:rsidR="009A6572" w:rsidRPr="00B46B93">
        <w:rPr>
          <w:rFonts w:ascii="Calibri" w:hAnsi="Calibri" w:cs="Calibri"/>
        </w:rPr>
        <w:t>assumptions</w:t>
      </w:r>
      <w:commentRangeEnd w:id="39"/>
      <w:r w:rsidR="00621674">
        <w:rPr>
          <w:rStyle w:val="Kommentarzeichen"/>
        </w:rPr>
        <w:commentReference w:id="39"/>
      </w:r>
      <w:r w:rsidR="009A6572" w:rsidRPr="00B46B93">
        <w:rPr>
          <w:rFonts w:ascii="Calibri" w:hAnsi="Calibri" w:cs="Calibri"/>
        </w:rPr>
        <w:t>, sample-size calculations, and the interpretation of outcomes.</w:t>
      </w:r>
    </w:p>
    <w:p w14:paraId="45012E03" w14:textId="0007831C" w:rsidR="00E53D2C" w:rsidRDefault="00E53D2C" w:rsidP="005D2313">
      <w:pPr>
        <w:spacing w:line="480" w:lineRule="auto"/>
        <w:rPr>
          <w:rFonts w:ascii="Calibri" w:hAnsi="Calibri" w:cs="Calibri"/>
        </w:rPr>
      </w:pPr>
    </w:p>
    <w:p w14:paraId="02E29418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7A931C6E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32C3324" w14:textId="2A911476" w:rsidR="00456A23" w:rsidRPr="00456A23" w:rsidRDefault="00456A23">
      <w:pPr>
        <w:ind w:firstLine="0"/>
        <w:rPr>
          <w:rFonts w:ascii="Calibri" w:hAnsi="Calibri" w:cs="Calibri"/>
        </w:rPr>
      </w:pPr>
      <w:r w:rsidRPr="00456A23">
        <w:rPr>
          <w:rFonts w:ascii="Calibri" w:hAnsi="Calibri" w:cs="Calibri"/>
        </w:rPr>
        <w:br w:type="page"/>
      </w:r>
    </w:p>
    <w:p w14:paraId="6D264E0C" w14:textId="77777777" w:rsidR="00456A23" w:rsidRPr="00456A23" w:rsidRDefault="00456A23" w:rsidP="00456A23">
      <w:pPr>
        <w:spacing w:line="276" w:lineRule="auto"/>
        <w:ind w:left="851" w:hanging="142"/>
        <w:rPr>
          <w:rFonts w:ascii="Calibri" w:hAnsi="Calibri" w:cs="Calibri"/>
        </w:rPr>
      </w:pPr>
      <w:r w:rsidRPr="00456A23">
        <w:rPr>
          <w:rFonts w:ascii="Calibri" w:hAnsi="Calibri" w:cs="Calibri"/>
          <w:b/>
          <w:bCs/>
        </w:rPr>
        <w:lastRenderedPageBreak/>
        <w:t>Table 1.</w:t>
      </w:r>
      <w:r w:rsidRPr="00456A23">
        <w:rPr>
          <w:rFonts w:ascii="Calibri" w:hAnsi="Calibri" w:cs="Calibri"/>
        </w:rPr>
        <w:t xml:space="preserve"> Characteristics of Published RCTs With an Available Pre-trial Protocol</w:t>
      </w:r>
    </w:p>
    <w:tbl>
      <w:tblPr>
        <w:tblW w:w="7655" w:type="dxa"/>
        <w:jc w:val="center"/>
        <w:tblLayout w:type="fixed"/>
        <w:tblLook w:val="0420" w:firstRow="1" w:lastRow="0" w:firstColumn="0" w:lastColumn="0" w:noHBand="0" w:noVBand="1"/>
      </w:tblPr>
      <w:tblGrid>
        <w:gridCol w:w="4962"/>
        <w:gridCol w:w="2693"/>
      </w:tblGrid>
      <w:tr w:rsidR="00456A23" w:rsidRPr="00456A23" w14:paraId="72A3F979" w14:textId="77777777" w:rsidTr="00604CA0">
        <w:trPr>
          <w:tblHeader/>
          <w:jc w:val="center"/>
        </w:trPr>
        <w:tc>
          <w:tcPr>
            <w:tcW w:w="49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2542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3B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Published RCTs</w:t>
            </w:r>
          </w:p>
          <w:p w14:paraId="4B82C3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N = 84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56A23" w:rsidRPr="00456A23" w14:paraId="4175680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679A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Continent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5449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59B3E031" w14:textId="77777777" w:rsidTr="00604CA0">
        <w:trPr>
          <w:trHeight w:val="81"/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31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80E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56 (66.7%)</w:t>
            </w:r>
          </w:p>
        </w:tc>
      </w:tr>
      <w:tr w:rsidR="00456A23" w:rsidRPr="00456A23" w14:paraId="2DB16DC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CA14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D7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18 (21.4%)</w:t>
            </w:r>
          </w:p>
        </w:tc>
      </w:tr>
      <w:tr w:rsidR="00456A23" w:rsidRPr="00456A23" w14:paraId="0907D94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DAE2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005B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3B50585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618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Australia/ New Zealand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5E8C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 (2.4%)</w:t>
            </w:r>
          </w:p>
        </w:tc>
      </w:tr>
      <w:tr w:rsidR="00456A23" w:rsidRPr="00456A23" w14:paraId="7F0C6F5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8C1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Medical discipline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5D6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A070E1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918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Abdominal Surgery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95E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0D01A0E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D06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ICU, Anesthesiology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E258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15 (17.9%)</w:t>
            </w:r>
          </w:p>
        </w:tc>
      </w:tr>
      <w:tr w:rsidR="00456A23" w:rsidRPr="00456A23" w14:paraId="1061674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68C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Transplant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8535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 (6.0%)</w:t>
            </w:r>
          </w:p>
        </w:tc>
      </w:tr>
      <w:tr w:rsidR="00456A23" w:rsidRPr="00456A23" w14:paraId="24F4263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E2C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Other disciplines with invasive procedures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2048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tr w:rsidR="00456A23" w:rsidRPr="00456A23" w14:paraId="0C91DCF9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A62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Gastroenterology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21E5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7A957AE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7043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Gynecology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A727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4E414CC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8A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Thoracic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56E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0DB86C5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B7A5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use as endpoint in published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0FB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525CFE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1C1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Primary endpoint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389A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 (16.7%)</w:t>
            </w:r>
          </w:p>
        </w:tc>
      </w:tr>
      <w:tr w:rsidR="00456A23" w:rsidRPr="00456A23" w14:paraId="005F8E8F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47AE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Non-primary endpoint*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929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70 (83.3%)</w:t>
            </w:r>
          </w:p>
        </w:tc>
      </w:tr>
      <w:tr w:rsidR="00456A23" w:rsidRPr="00456A23" w14:paraId="242FC76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BB2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difference significant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55B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0181092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8A0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652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19 (22.6%)</w:t>
            </w:r>
          </w:p>
        </w:tc>
      </w:tr>
      <w:tr w:rsidR="00456A23" w:rsidRPr="00456A23" w14:paraId="334822FD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9907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7D08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7C5D49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30A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8024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4E9F06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0BB3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bookmarkStart w:id="40" w:name="OLE_LINK1"/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Between group difference ≥ 12 CCI® points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6DC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11374B2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478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E4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 (8.3%)</w:t>
            </w:r>
          </w:p>
        </w:tc>
      </w:tr>
      <w:tr w:rsidR="00456A23" w:rsidRPr="00456A23" w14:paraId="517B10DE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A96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86D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73 (86.9%)</w:t>
            </w:r>
          </w:p>
        </w:tc>
      </w:tr>
      <w:tr w:rsidR="00456A23" w:rsidRPr="00456A23" w14:paraId="3836D03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2ECF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85A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bookmarkEnd w:id="40"/>
      <w:tr w:rsidR="00456A23" w:rsidRPr="00456A23" w14:paraId="756F509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E4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Study type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C7A5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4F9224F3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DF5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Superiority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CE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20 (23.8%)</w:t>
            </w:r>
          </w:p>
        </w:tc>
      </w:tr>
      <w:tr w:rsidR="00456A23" w:rsidRPr="00456A23" w14:paraId="352E3F7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70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Non-inferiority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91F3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11 (13.1%)</w:t>
            </w:r>
          </w:p>
        </w:tc>
      </w:tr>
      <w:tr w:rsidR="00456A23" w:rsidRPr="00456A23" w14:paraId="58BB32D7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4A5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D87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53 (63.1%)</w:t>
            </w:r>
          </w:p>
        </w:tc>
      </w:tr>
      <w:tr w:rsidR="00456A23" w:rsidRPr="00456A23" w14:paraId="09C8BE9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A349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Sample size calculation based on CCI®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0D14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13 (15.5%)</w:t>
            </w:r>
          </w:p>
        </w:tc>
      </w:tr>
      <w:tr w:rsidR="00456A23" w:rsidRPr="00456A23" w14:paraId="49818F4A" w14:textId="77777777" w:rsidTr="00604CA0">
        <w:trPr>
          <w:jc w:val="center"/>
        </w:trPr>
        <w:tc>
          <w:tcPr>
            <w:tcW w:w="49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C37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Pre-trial documentation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B2B1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667CFFA2" w14:textId="77777777" w:rsidTr="00604CA0">
        <w:trPr>
          <w:jc w:val="center"/>
        </w:trPr>
        <w:tc>
          <w:tcPr>
            <w:tcW w:w="496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D3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Only registry</w:t>
            </w:r>
          </w:p>
        </w:tc>
        <w:tc>
          <w:tcPr>
            <w:tcW w:w="269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FDB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45 (53.6%)</w:t>
            </w:r>
          </w:p>
        </w:tc>
      </w:tr>
      <w:tr w:rsidR="00456A23" w:rsidRPr="00456A23" w14:paraId="0D00726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7DA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Published protocol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7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31 (36.9%)</w:t>
            </w:r>
          </w:p>
        </w:tc>
      </w:tr>
      <w:tr w:rsidR="00456A23" w:rsidRPr="00456A23" w14:paraId="70F27F20" w14:textId="77777777" w:rsidTr="00604CA0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1342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Full-text protocol available in supplemental material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B9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</w:tbl>
    <w:p w14:paraId="2203F400" w14:textId="77777777" w:rsidR="00456A23" w:rsidRPr="00456A23" w:rsidRDefault="00456A23" w:rsidP="00456A23">
      <w:pPr>
        <w:ind w:left="851" w:hanging="142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*secondary and exploratory endpoints grouped</w:t>
      </w:r>
    </w:p>
    <w:p w14:paraId="1ACABC60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5608636" w14:textId="77777777" w:rsid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21DB4CD4" w14:textId="77777777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756199B5" w14:textId="60379B1A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  <w:b/>
          <w:bCs/>
        </w:rPr>
      </w:pPr>
      <w:r w:rsidRPr="00456A23">
        <w:rPr>
          <w:rFonts w:ascii="Calibri" w:hAnsi="Calibri" w:cs="Calibri"/>
          <w:b/>
          <w:bCs/>
        </w:rPr>
        <w:t xml:space="preserve">Table </w:t>
      </w:r>
      <w:r>
        <w:rPr>
          <w:rFonts w:ascii="Calibri" w:hAnsi="Calibri" w:cs="Calibri"/>
          <w:b/>
          <w:bCs/>
        </w:rPr>
        <w:t>2</w:t>
      </w:r>
      <w:r w:rsidRPr="00456A23">
        <w:rPr>
          <w:rFonts w:ascii="Calibri" w:hAnsi="Calibri" w:cs="Calibri"/>
          <w:b/>
          <w:bCs/>
        </w:rPr>
        <w:t>. Alignment Between Registered Protocols and Publications for CCI® Endpoints</w:t>
      </w:r>
    </w:p>
    <w:tbl>
      <w:tblPr>
        <w:tblW w:w="8505" w:type="dxa"/>
        <w:tblLayout w:type="fixed"/>
        <w:tblLook w:val="0420" w:firstRow="1" w:lastRow="0" w:firstColumn="0" w:lastColumn="0" w:noHBand="0" w:noVBand="1"/>
      </w:tblPr>
      <w:tblGrid>
        <w:gridCol w:w="3260"/>
        <w:gridCol w:w="2552"/>
        <w:gridCol w:w="2693"/>
      </w:tblGrid>
      <w:tr w:rsidR="00456A23" w:rsidRPr="00456A23" w14:paraId="66AC338C" w14:textId="77777777" w:rsidTr="00456A23">
        <w:trPr>
          <w:tblHeader/>
        </w:trPr>
        <w:tc>
          <w:tcPr>
            <w:tcW w:w="3260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B974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64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published RCTs</w:t>
            </w:r>
          </w:p>
        </w:tc>
      </w:tr>
      <w:tr w:rsidR="00456A23" w:rsidRPr="00456A23" w14:paraId="237A1059" w14:textId="77777777" w:rsidTr="00456A23">
        <w:trPr>
          <w:tblHeader/>
        </w:trPr>
        <w:tc>
          <w:tcPr>
            <w:tcW w:w="3260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6270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680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14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ED9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non-primary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70</w:t>
            </w:r>
          </w:p>
        </w:tc>
      </w:tr>
      <w:tr w:rsidR="00456A23" w:rsidRPr="00456A23" w14:paraId="04B0BB2C" w14:textId="77777777" w:rsidTr="00456A23">
        <w:tc>
          <w:tcPr>
            <w:tcW w:w="3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E80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pre-trial documentation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FD3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9FAA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</w:tr>
      <w:tr w:rsidR="00456A23" w:rsidRPr="00456A23" w14:paraId="3D8043DA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941C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E45D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85.7% (12/14)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B1A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2.9% (2/70)</w:t>
            </w:r>
          </w:p>
        </w:tc>
      </w:tr>
      <w:tr w:rsidR="00456A23" w:rsidRPr="00456A23" w14:paraId="01A9BD20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7D52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non-primary endpoint*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A2D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0.0% (0/14)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BE70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37.1% (26/70)</w:t>
            </w:r>
          </w:p>
        </w:tc>
      </w:tr>
      <w:tr w:rsidR="00456A23" w:rsidRPr="00456A23" w14:paraId="4F81A86E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92B1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not as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39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14.3% (2/14)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6D2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60.0% (42/70)</w:t>
            </w:r>
          </w:p>
        </w:tc>
      </w:tr>
    </w:tbl>
    <w:p w14:paraId="3C277208" w14:textId="77777777" w:rsidR="00456A23" w:rsidRPr="00456A23" w:rsidRDefault="00456A23" w:rsidP="00456A23">
      <w:pPr>
        <w:ind w:left="-284" w:firstLine="284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*secondary and exploratory endpoints grouped</w:t>
      </w:r>
    </w:p>
    <w:p w14:paraId="504E703A" w14:textId="77777777" w:rsidR="00456A23" w:rsidRPr="00456A23" w:rsidRDefault="00456A23" w:rsidP="00456A23">
      <w:pPr>
        <w:ind w:left="-709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CCI: Comprehensive Complication Index; RCT: Randomized Controlled Trial</w:t>
      </w:r>
    </w:p>
    <w:p w14:paraId="7AECB944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BEAF0AF" w14:textId="77777777" w:rsidR="00BC682A" w:rsidRDefault="00BC682A" w:rsidP="005D2313">
      <w:pPr>
        <w:spacing w:line="480" w:lineRule="auto"/>
        <w:rPr>
          <w:rFonts w:ascii="Calibri" w:hAnsi="Calibri" w:cs="Calibri"/>
        </w:rPr>
      </w:pPr>
    </w:p>
    <w:p w14:paraId="0BA4660A" w14:textId="77777777" w:rsidR="00BC682A" w:rsidRDefault="00BC682A">
      <w:pPr>
        <w:ind w:firstLine="0"/>
        <w:rPr>
          <w:rFonts w:ascii="Calibri" w:hAnsi="Calibri" w:cs="Calibri"/>
        </w:rPr>
      </w:pPr>
    </w:p>
    <w:sectPr w:rsidR="00BC68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Milo Alan Puhan" w:date="2025-10-22T21:16:00Z" w:initials="MP">
    <w:p w14:paraId="024322FB" w14:textId="77777777" w:rsidR="000B20F2" w:rsidRDefault="000B20F2" w:rsidP="000B20F2">
      <w:pPr>
        <w:pStyle w:val="Kommentartext"/>
        <w:ind w:firstLine="0"/>
      </w:pPr>
      <w:r>
        <w:rPr>
          <w:rStyle w:val="Kommentarzeichen"/>
        </w:rPr>
        <w:annotationRef/>
      </w:r>
      <w:r>
        <w:t>This first part  is not shown by our results since we don‘t have the denominator of all trials</w:t>
      </w:r>
    </w:p>
  </w:comment>
  <w:comment w:id="23" w:author="Milo Alan Puhan" w:date="2025-10-22T21:15:00Z" w:initials="MP">
    <w:p w14:paraId="16634D67" w14:textId="6BBD921E" w:rsidR="003651AB" w:rsidRDefault="003651AB" w:rsidP="003651AB">
      <w:pPr>
        <w:pStyle w:val="Kommentartext"/>
        <w:ind w:firstLine="0"/>
      </w:pPr>
      <w:r>
        <w:rPr>
          <w:rStyle w:val="Kommentarzeichen"/>
        </w:rPr>
        <w:annotationRef/>
      </w:r>
      <w:r>
        <w:t>What does this second part mean? If the CCI used of course it is considered and the increasingly suggests a time trend which we did not assess</w:t>
      </w:r>
    </w:p>
  </w:comment>
  <w:comment w:id="29" w:author="Milo Alan Puhan" w:date="2025-10-22T21:17:00Z" w:initials="MP">
    <w:p w14:paraId="08BD16CF" w14:textId="77777777" w:rsidR="00402C1D" w:rsidRDefault="00402C1D" w:rsidP="00402C1D">
      <w:pPr>
        <w:pStyle w:val="Kommentartext"/>
        <w:ind w:firstLine="0"/>
      </w:pPr>
      <w:r>
        <w:rPr>
          <w:rStyle w:val="Kommentarzeichen"/>
        </w:rPr>
        <w:annotationRef/>
      </w:r>
      <w:r>
        <w:t>Add this maybe?</w:t>
      </w:r>
    </w:p>
  </w:comment>
  <w:comment w:id="31" w:author="Milo Alan Puhan" w:date="2025-10-22T21:18:00Z" w:initials="MP">
    <w:p w14:paraId="3C16F044" w14:textId="77777777" w:rsidR="00080183" w:rsidRDefault="00080183" w:rsidP="00080183">
      <w:pPr>
        <w:pStyle w:val="Kommentartext"/>
        <w:ind w:firstLine="0"/>
      </w:pPr>
      <w:r>
        <w:rPr>
          <w:rStyle w:val="Kommentarzeichen"/>
        </w:rPr>
        <w:annotationRef/>
      </w:r>
      <w:r>
        <w:t>For us clear but maybe not for all readers</w:t>
      </w:r>
    </w:p>
  </w:comment>
  <w:comment w:id="37" w:author="Milo Alan Puhan" w:date="2025-10-22T21:19:00Z" w:initials="MP">
    <w:p w14:paraId="742A8CA5" w14:textId="77777777" w:rsidR="00D2020D" w:rsidRDefault="00D2020D" w:rsidP="00D2020D">
      <w:pPr>
        <w:pStyle w:val="Kommentartext"/>
        <w:ind w:firstLine="0"/>
      </w:pPr>
      <w:r>
        <w:rPr>
          <w:rStyle w:val="Kommentarzeichen"/>
        </w:rPr>
        <w:annotationRef/>
      </w:r>
      <w:r>
        <w:t>Same as above., of course, you may argue that over 100 trials is a lot but still we don‘t have a denominator</w:t>
      </w:r>
    </w:p>
  </w:comment>
  <w:comment w:id="38" w:author="Milo Alan Puhan" w:date="2025-10-22T21:19:00Z" w:initials="MP">
    <w:p w14:paraId="67C73D36" w14:textId="5A44F4B1" w:rsidR="00D2020D" w:rsidRDefault="00D2020D" w:rsidP="00D2020D">
      <w:pPr>
        <w:pStyle w:val="Kommentartext"/>
        <w:ind w:firstLine="0"/>
      </w:pPr>
      <w:r>
        <w:rPr>
          <w:rStyle w:val="Kommentarzeichen"/>
        </w:rPr>
        <w:annotationRef/>
      </w:r>
      <w:r>
        <w:t>What does suibset mean?</w:t>
      </w:r>
    </w:p>
  </w:comment>
  <w:comment w:id="39" w:author="Milo Alan Puhan" w:date="2025-10-22T21:20:00Z" w:initials="MP">
    <w:p w14:paraId="1C9B4CA3" w14:textId="77777777" w:rsidR="00621674" w:rsidRDefault="00621674" w:rsidP="00621674">
      <w:pPr>
        <w:pStyle w:val="Kommentartext"/>
        <w:ind w:firstLine="0"/>
      </w:pPr>
      <w:r>
        <w:rPr>
          <w:rStyle w:val="Kommentarzeichen"/>
        </w:rPr>
        <w:annotationRef/>
      </w:r>
      <w:r>
        <w:t>What is mean by design assumptions? A design is specific and not an assumption. Do you mean as reference for interpretation of superiroy, non-inferi or equivalence trials?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4322FB" w15:done="0"/>
  <w15:commentEx w15:paraId="16634D67" w15:done="0"/>
  <w15:commentEx w15:paraId="08BD16CF" w15:done="0"/>
  <w15:commentEx w15:paraId="3C16F044" w15:done="0"/>
  <w15:commentEx w15:paraId="742A8CA5" w15:done="0"/>
  <w15:commentEx w15:paraId="67C73D36" w15:done="0"/>
  <w15:commentEx w15:paraId="1C9B4C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A6815E" w16cex:dateUtc="2025-10-22T19:16:00Z"/>
  <w16cex:commentExtensible w16cex:durableId="613C046A" w16cex:dateUtc="2025-10-22T19:15:00Z"/>
  <w16cex:commentExtensible w16cex:durableId="4544B2BE" w16cex:dateUtc="2025-10-22T19:17:00Z"/>
  <w16cex:commentExtensible w16cex:durableId="5DB30068" w16cex:dateUtc="2025-10-22T19:18:00Z"/>
  <w16cex:commentExtensible w16cex:durableId="239D8340" w16cex:dateUtc="2025-10-22T19:19:00Z"/>
  <w16cex:commentExtensible w16cex:durableId="46A70FC7" w16cex:dateUtc="2025-10-22T19:19:00Z"/>
  <w16cex:commentExtensible w16cex:durableId="31515699" w16cex:dateUtc="2025-10-22T1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4322FB" w16cid:durableId="79A6815E"/>
  <w16cid:commentId w16cid:paraId="16634D67" w16cid:durableId="613C046A"/>
  <w16cid:commentId w16cid:paraId="08BD16CF" w16cid:durableId="4544B2BE"/>
  <w16cid:commentId w16cid:paraId="3C16F044" w16cid:durableId="5DB30068"/>
  <w16cid:commentId w16cid:paraId="742A8CA5" w16cid:durableId="239D8340"/>
  <w16cid:commentId w16cid:paraId="67C73D36" w16cid:durableId="46A70FC7"/>
  <w16cid:commentId w16cid:paraId="1C9B4CA3" w16cid:durableId="315156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o Alan Puhan">
    <w15:presenceInfo w15:providerId="AD" w15:userId="S::miloalan.puhan@uzh.ch::f7c67eeb-100a-4a00-a77c-7e2ae2a8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16C09"/>
    <w:rsid w:val="00030067"/>
    <w:rsid w:val="0003527F"/>
    <w:rsid w:val="0006139C"/>
    <w:rsid w:val="0006265B"/>
    <w:rsid w:val="00070B1D"/>
    <w:rsid w:val="00080183"/>
    <w:rsid w:val="0008320E"/>
    <w:rsid w:val="00090360"/>
    <w:rsid w:val="000953A6"/>
    <w:rsid w:val="00097855"/>
    <w:rsid w:val="000B20F2"/>
    <w:rsid w:val="000D321A"/>
    <w:rsid w:val="000E21D2"/>
    <w:rsid w:val="000E240F"/>
    <w:rsid w:val="000F2CF8"/>
    <w:rsid w:val="000F66FA"/>
    <w:rsid w:val="00115C4A"/>
    <w:rsid w:val="00120B60"/>
    <w:rsid w:val="0015142E"/>
    <w:rsid w:val="0015228A"/>
    <w:rsid w:val="00167844"/>
    <w:rsid w:val="001713D0"/>
    <w:rsid w:val="0018618F"/>
    <w:rsid w:val="00192FBC"/>
    <w:rsid w:val="001A360C"/>
    <w:rsid w:val="001D6A53"/>
    <w:rsid w:val="001E6CD4"/>
    <w:rsid w:val="001F68EF"/>
    <w:rsid w:val="0020254E"/>
    <w:rsid w:val="00223769"/>
    <w:rsid w:val="002239BB"/>
    <w:rsid w:val="00226B94"/>
    <w:rsid w:val="0025216C"/>
    <w:rsid w:val="00270439"/>
    <w:rsid w:val="00284156"/>
    <w:rsid w:val="002A0DDB"/>
    <w:rsid w:val="002A25DF"/>
    <w:rsid w:val="002B3B49"/>
    <w:rsid w:val="002C1064"/>
    <w:rsid w:val="002D4B0A"/>
    <w:rsid w:val="002F4F21"/>
    <w:rsid w:val="002F6F89"/>
    <w:rsid w:val="00301AE3"/>
    <w:rsid w:val="00314AC0"/>
    <w:rsid w:val="00323180"/>
    <w:rsid w:val="00334AE2"/>
    <w:rsid w:val="00352D17"/>
    <w:rsid w:val="003643AF"/>
    <w:rsid w:val="003651AB"/>
    <w:rsid w:val="003723C1"/>
    <w:rsid w:val="0037403F"/>
    <w:rsid w:val="003756E4"/>
    <w:rsid w:val="00385B81"/>
    <w:rsid w:val="00395FC8"/>
    <w:rsid w:val="003A242F"/>
    <w:rsid w:val="003B7943"/>
    <w:rsid w:val="003D6348"/>
    <w:rsid w:val="00402C1D"/>
    <w:rsid w:val="004062C0"/>
    <w:rsid w:val="00416E69"/>
    <w:rsid w:val="00432287"/>
    <w:rsid w:val="0045139F"/>
    <w:rsid w:val="004547B4"/>
    <w:rsid w:val="00456A23"/>
    <w:rsid w:val="00472E5E"/>
    <w:rsid w:val="004760AC"/>
    <w:rsid w:val="00485EE9"/>
    <w:rsid w:val="004C756B"/>
    <w:rsid w:val="004D2539"/>
    <w:rsid w:val="004E6BC9"/>
    <w:rsid w:val="004F3AF6"/>
    <w:rsid w:val="00510C46"/>
    <w:rsid w:val="00530695"/>
    <w:rsid w:val="0053120D"/>
    <w:rsid w:val="00535A24"/>
    <w:rsid w:val="00545285"/>
    <w:rsid w:val="00554D89"/>
    <w:rsid w:val="0056396C"/>
    <w:rsid w:val="00566C89"/>
    <w:rsid w:val="00581168"/>
    <w:rsid w:val="005A29E4"/>
    <w:rsid w:val="005A3D11"/>
    <w:rsid w:val="005B1523"/>
    <w:rsid w:val="005D0BCD"/>
    <w:rsid w:val="005D2313"/>
    <w:rsid w:val="005E0239"/>
    <w:rsid w:val="005E7A84"/>
    <w:rsid w:val="005F757C"/>
    <w:rsid w:val="006026BD"/>
    <w:rsid w:val="0060635A"/>
    <w:rsid w:val="00621674"/>
    <w:rsid w:val="00623FCB"/>
    <w:rsid w:val="00630581"/>
    <w:rsid w:val="00650DB0"/>
    <w:rsid w:val="006637C7"/>
    <w:rsid w:val="00665F21"/>
    <w:rsid w:val="00666C61"/>
    <w:rsid w:val="00672165"/>
    <w:rsid w:val="00673EE2"/>
    <w:rsid w:val="00677150"/>
    <w:rsid w:val="006778E6"/>
    <w:rsid w:val="00681F7C"/>
    <w:rsid w:val="006947EA"/>
    <w:rsid w:val="006B491A"/>
    <w:rsid w:val="006C09EE"/>
    <w:rsid w:val="00703310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224A3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77675"/>
    <w:rsid w:val="009870EB"/>
    <w:rsid w:val="009A6572"/>
    <w:rsid w:val="009F4126"/>
    <w:rsid w:val="00A047B3"/>
    <w:rsid w:val="00A13881"/>
    <w:rsid w:val="00A17F3A"/>
    <w:rsid w:val="00A21BAC"/>
    <w:rsid w:val="00A21DC6"/>
    <w:rsid w:val="00A43CAB"/>
    <w:rsid w:val="00AA6CE8"/>
    <w:rsid w:val="00AB3B77"/>
    <w:rsid w:val="00AB5731"/>
    <w:rsid w:val="00AD333C"/>
    <w:rsid w:val="00AD5EA4"/>
    <w:rsid w:val="00AD782E"/>
    <w:rsid w:val="00AE1058"/>
    <w:rsid w:val="00AF0D29"/>
    <w:rsid w:val="00B0759F"/>
    <w:rsid w:val="00B35645"/>
    <w:rsid w:val="00B4520F"/>
    <w:rsid w:val="00B46B93"/>
    <w:rsid w:val="00B5111A"/>
    <w:rsid w:val="00B62F21"/>
    <w:rsid w:val="00B7010B"/>
    <w:rsid w:val="00B81A9A"/>
    <w:rsid w:val="00B82733"/>
    <w:rsid w:val="00B8768C"/>
    <w:rsid w:val="00B9628A"/>
    <w:rsid w:val="00BC682A"/>
    <w:rsid w:val="00BC708D"/>
    <w:rsid w:val="00BD6375"/>
    <w:rsid w:val="00C04E8F"/>
    <w:rsid w:val="00CA1C57"/>
    <w:rsid w:val="00CB2BCB"/>
    <w:rsid w:val="00CC6222"/>
    <w:rsid w:val="00CD555F"/>
    <w:rsid w:val="00CD6EDC"/>
    <w:rsid w:val="00CD7C3E"/>
    <w:rsid w:val="00D14F2C"/>
    <w:rsid w:val="00D2020D"/>
    <w:rsid w:val="00D25F73"/>
    <w:rsid w:val="00D326BC"/>
    <w:rsid w:val="00D331D0"/>
    <w:rsid w:val="00D52699"/>
    <w:rsid w:val="00D546FA"/>
    <w:rsid w:val="00D64F3A"/>
    <w:rsid w:val="00D66E39"/>
    <w:rsid w:val="00D82151"/>
    <w:rsid w:val="00D863A6"/>
    <w:rsid w:val="00DC67CA"/>
    <w:rsid w:val="00DD1D21"/>
    <w:rsid w:val="00E0311A"/>
    <w:rsid w:val="00E21E8F"/>
    <w:rsid w:val="00E3182D"/>
    <w:rsid w:val="00E42C42"/>
    <w:rsid w:val="00E529A4"/>
    <w:rsid w:val="00E53D2C"/>
    <w:rsid w:val="00E702BE"/>
    <w:rsid w:val="00E77848"/>
    <w:rsid w:val="00E82283"/>
    <w:rsid w:val="00EA071D"/>
    <w:rsid w:val="00EA48F6"/>
    <w:rsid w:val="00EC6227"/>
    <w:rsid w:val="00F02BC4"/>
    <w:rsid w:val="00F037E2"/>
    <w:rsid w:val="00F03CDD"/>
    <w:rsid w:val="00F11559"/>
    <w:rsid w:val="00F17102"/>
    <w:rsid w:val="00F35634"/>
    <w:rsid w:val="00F37572"/>
    <w:rsid w:val="00F53A4A"/>
    <w:rsid w:val="00F5749A"/>
    <w:rsid w:val="00F67EEB"/>
    <w:rsid w:val="00F9002D"/>
    <w:rsid w:val="00FA4045"/>
    <w:rsid w:val="00FB1C60"/>
    <w:rsid w:val="00FB65C1"/>
    <w:rsid w:val="00FC7739"/>
    <w:rsid w:val="00FD45E8"/>
    <w:rsid w:val="00FE7BC9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7C37"/>
    <w:pPr>
      <w:ind w:firstLine="709"/>
    </w:pPr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D2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D2C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53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D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Standard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53D2C"/>
    <w:rPr>
      <w:color w:val="467886" w:themeColor="hyperlink"/>
      <w:u w:val="single"/>
    </w:rPr>
  </w:style>
  <w:style w:type="paragraph" w:styleId="berarbeitung">
    <w:name w:val="Revision"/>
    <w:hidden/>
    <w:uiPriority w:val="99"/>
    <w:semiHidden/>
    <w:rsid w:val="00F037E2"/>
    <w:rPr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A1C5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A1C5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A1C57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A1C5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A1C57"/>
    <w:rPr>
      <w:b/>
      <w:bCs/>
      <w:sz w:val="20"/>
      <w:szCs w:val="20"/>
      <w:lang w:val="en-US"/>
    </w:rPr>
  </w:style>
  <w:style w:type="paragraph" w:styleId="KeinLeerraum">
    <w:name w:val="No Spacing"/>
    <w:uiPriority w:val="1"/>
    <w:qFormat/>
    <w:rsid w:val="00BC682A"/>
    <w:pPr>
      <w:ind w:firstLine="709"/>
    </w:pPr>
    <w:rPr>
      <w:lang w:val="en-US"/>
    </w:rPr>
  </w:style>
  <w:style w:type="paragraph" w:customStyle="1" w:styleId="Default">
    <w:name w:val="Default"/>
    <w:rsid w:val="00BC682A"/>
    <w:pPr>
      <w:widowControl w:val="0"/>
      <w:autoSpaceDE w:val="0"/>
      <w:autoSpaceDN w:val="0"/>
      <w:adjustRightInd w:val="0"/>
    </w:pPr>
    <w:rPr>
      <w:rFonts w:ascii="Calibri" w:eastAsia="Times New Roman" w:hAnsi="Calibri" w:cs="Calibri"/>
      <w:color w:val="000000"/>
      <w:kern w:val="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480</Words>
  <Characters>6251</Characters>
  <Application>Microsoft Office Word</Application>
  <DocSecurity>0</DocSecurity>
  <Lines>160</Lines>
  <Paragraphs>168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Milo Alan Puhan</cp:lastModifiedBy>
  <cp:revision>21</cp:revision>
  <dcterms:created xsi:type="dcterms:W3CDTF">2025-10-22T19:07:00Z</dcterms:created>
  <dcterms:modified xsi:type="dcterms:W3CDTF">2025-10-22T19:21:00Z</dcterms:modified>
</cp:coreProperties>
</file>