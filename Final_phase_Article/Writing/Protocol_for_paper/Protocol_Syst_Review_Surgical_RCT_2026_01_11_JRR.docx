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405390B" w:rsidR="002069D8" w:rsidRDefault="0020613C">
      <w:pPr>
        <w:pStyle w:val="Title"/>
        <w:spacing w:after="0"/>
      </w:pPr>
      <w:r>
        <w:t>OSF</w:t>
      </w:r>
      <w:r w:rsidR="00AE512F">
        <w:t xml:space="preserve"> Protocol Registration Form</w:t>
      </w:r>
    </w:p>
    <w:p w14:paraId="00000002" w14:textId="6C40FA78" w:rsidR="002069D8" w:rsidRDefault="0020613C">
      <w:pPr>
        <w:pStyle w:val="Title"/>
        <w:spacing w:before="0"/>
      </w:pPr>
      <w:commentRangeStart w:id="0"/>
      <w:commentRangeStart w:id="1"/>
      <w:proofErr w:type="spellStart"/>
      <w:r>
        <w:t>Metaresearch</w:t>
      </w:r>
      <w:commentRangeEnd w:id="0"/>
      <w:proofErr w:type="spellEnd"/>
      <w:r w:rsidR="00A07670">
        <w:rPr>
          <w:rStyle w:val="CommentReference"/>
          <w:b w:val="0"/>
          <w:bCs w:val="0"/>
          <w:color w:val="auto"/>
          <w:highlight w:val="none"/>
        </w:rPr>
        <w:commentReference w:id="0"/>
      </w:r>
      <w:commentRangeEnd w:id="1"/>
      <w:r w:rsidR="000266AE">
        <w:rPr>
          <w:rStyle w:val="CommentReference"/>
          <w:b w:val="0"/>
          <w:bCs w:val="0"/>
          <w:color w:val="auto"/>
          <w:highlight w:val="none"/>
        </w:rPr>
        <w:commentReference w:id="1"/>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40B795" w:rsidR="002069D8" w:rsidRDefault="00B02F94">
      <w:pPr>
        <w:pStyle w:val="Heading2"/>
        <w:rPr>
          <w:rFonts w:ascii="Arial" w:eastAsia="Arial" w:hAnsi="Arial" w:cs="Arial"/>
          <w:b w:val="0"/>
          <w:bCs w:val="0"/>
          <w:color w:val="000000"/>
          <w:sz w:val="22"/>
          <w:szCs w:val="22"/>
        </w:rPr>
      </w:pPr>
      <w:commentRangeStart w:id="2"/>
      <w:commentRangeEnd w:id="2"/>
      <w:r>
        <w:rPr>
          <w:rStyle w:val="CommentReference"/>
          <w:rFonts w:ascii="Arial" w:eastAsia="Arial" w:hAnsi="Arial" w:cs="Arial"/>
          <w:b w:val="0"/>
          <w:bCs w:val="0"/>
          <w:color w:val="auto"/>
        </w:rPr>
        <w:commentReference w:id="2"/>
      </w:r>
      <w:r w:rsidR="00A452A4">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sidR="00A452A4">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sidR="00A452A4">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4">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5"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t>Introduction</w:t>
      </w:r>
    </w:p>
    <w:p w14:paraId="4BB99771" w14:textId="77777777" w:rsidR="00013262" w:rsidRDefault="00AE512F" w:rsidP="005E4F1E">
      <w:pPr>
        <w:pStyle w:val="Heading2"/>
      </w:pPr>
      <w:r>
        <w:t xml:space="preserve">Background and </w:t>
      </w:r>
      <w:commentRangeStart w:id="3"/>
      <w:commentRangeStart w:id="4"/>
      <w:r>
        <w:t>rationa</w:t>
      </w:r>
      <w:r w:rsidR="005E4F1E">
        <w:t>le</w:t>
      </w:r>
      <w:commentRangeEnd w:id="3"/>
      <w:r w:rsidR="00A35207">
        <w:rPr>
          <w:rStyle w:val="CommentReference"/>
          <w:rFonts w:ascii="Arial" w:eastAsia="Arial" w:hAnsi="Arial" w:cs="Arial"/>
          <w:b w:val="0"/>
          <w:bCs w:val="0"/>
          <w:color w:val="auto"/>
        </w:rPr>
        <w:commentReference w:id="3"/>
      </w:r>
      <w:commentRangeEnd w:id="4"/>
      <w:r w:rsidR="00BE5728">
        <w:rPr>
          <w:rStyle w:val="CommentReference"/>
          <w:rFonts w:ascii="Arial" w:eastAsia="Arial" w:hAnsi="Arial" w:cs="Arial"/>
          <w:b w:val="0"/>
          <w:bCs w:val="0"/>
          <w:color w:val="auto"/>
        </w:rPr>
        <w:commentReference w:id="4"/>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interventions</w:t>
      </w:r>
      <w:ins w:id="5" w:author="Joana Rodrigues Ribeiro" w:date="2026-01-10T22:52:00Z" w16du:dateUtc="2026-01-10T21:52:00Z">
        <w:r w:rsidR="00405890">
          <w:t xml:space="preserve">, </w:t>
        </w:r>
      </w:ins>
      <w:ins w:id="6" w:author="Joana Rodrigues Ribeiro" w:date="2026-01-10T22:53:00Z" w16du:dateUtc="2026-01-10T21:53:00Z">
        <w:r w:rsidR="00405890">
          <w:t xml:space="preserve">and </w:t>
        </w:r>
      </w:ins>
      <w:ins w:id="7" w:author="Joana Rodrigues Ribeiro" w:date="2026-01-11T18:16:00Z" w16du:dateUtc="2026-01-11T17:16:00Z">
        <w:r w:rsidR="00B950F8">
          <w:t>to provide</w:t>
        </w:r>
      </w:ins>
      <w:ins w:id="8" w:author="Joana Rodrigues Ribeiro" w:date="2026-01-10T22:53:00Z" w16du:dateUtc="2026-01-10T21:53:00Z">
        <w:r w:rsidR="00405890">
          <w:t xml:space="preserve"> high</w:t>
        </w:r>
      </w:ins>
      <w:ins w:id="9" w:author="Joana Rodrigues Ribeiro" w:date="2026-01-11T18:17:00Z" w16du:dateUtc="2026-01-11T17:17:00Z">
        <w:r w:rsidR="00B950F8">
          <w:t>-</w:t>
        </w:r>
      </w:ins>
      <w:ins w:id="10" w:author="Joana Rodrigues Ribeiro" w:date="2026-01-10T22:53:00Z" w16du:dateUtc="2026-01-10T21:53:00Z">
        <w:r w:rsidR="00405890">
          <w:t xml:space="preserve">level evidence </w:t>
        </w:r>
      </w:ins>
      <w:ins w:id="11" w:author="Joana Rodrigues Ribeiro" w:date="2026-01-11T18:17:00Z" w16du:dateUtc="2026-01-11T17:17:00Z">
        <w:r w:rsidR="00B950F8">
          <w:t>intended to</w:t>
        </w:r>
      </w:ins>
      <w:ins w:id="12" w:author="Joana Rodrigues Ribeiro" w:date="2026-01-10T22:52:00Z" w16du:dateUtc="2026-01-10T21:52:00Z">
        <w:r w:rsidR="00405890">
          <w:t xml:space="preserve"> meaningfully inform clinical practice</w:t>
        </w:r>
      </w:ins>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commentRangeStart w:id="13"/>
      <w:commentRangeEnd w:id="13"/>
      <w:r w:rsidR="006448DB">
        <w:rPr>
          <w:rStyle w:val="CommentReference"/>
        </w:rPr>
        <w:commentReference w:id="13"/>
      </w:r>
    </w:p>
    <w:p w14:paraId="23B4CC08" w14:textId="21D5822D" w:rsidR="00853E50" w:rsidRDefault="00853E50" w:rsidP="00853E50">
      <w:pPr>
        <w:rPr>
          <w:ins w:id="14" w:author="Joana Rodrigues Ribeiro" w:date="2026-01-11T02:13:00Z" w16du:dateUtc="2026-01-11T01:13:00Z"/>
        </w:rPr>
      </w:pPr>
      <w:ins w:id="15" w:author="Joana Rodrigues Ribeiro" w:date="2026-01-11T02:13:00Z" w16du:dateUtc="2026-01-11T01:13:00Z">
        <w:r>
          <w:t>Beyond outcome selection, the choice of trial design determines how trial results can be interpreted and applied.</w:t>
        </w:r>
      </w:ins>
      <w:ins w:id="16" w:author="Joana Rodrigues Ribeiro" w:date="2026-01-11T17:59:00Z" w16du:dateUtc="2026-01-11T16:59:00Z">
        <w:r w:rsidR="00533A41" w:rsidRPr="00533A41">
          <w:t xml:space="preserve"> Superiority designs aim to identify a preferred intervention by demonstrating better performance compared with an alternative. However, in many surgical settings, such trials frequently yield statistically non-significant results despite substantial use of resources, thereby limiting their ability to inform treatment selection. Non-inferiority and equivalence designs instead address whether an intervention can be considered an acceptable or equivalent alternative, for example as a second-line option or an additional first-choice strategy when considerations such as safety, cost, or feasibility are relevant. When appropriately planned, these designs may generate more actionable evidence</w:t>
        </w:r>
      </w:ins>
      <w:ins w:id="17" w:author="Joana Rodrigues Ribeiro" w:date="2026-01-11T18:00:00Z" w16du:dateUtc="2026-01-11T17:00:00Z">
        <w:r w:rsidR="00533A41">
          <w:t xml:space="preserve"> and s</w:t>
        </w:r>
      </w:ins>
      <w:ins w:id="18" w:author="Joana Rodrigues Ribeiro" w:date="2026-01-11T17:59:00Z" w16du:dateUtc="2026-01-11T16:59:00Z">
        <w:r w:rsidR="00533A41" w:rsidRPr="00533A41">
          <w:t>uperiority assessed as a secondary endpoint may serve as hypothesis-generating evidence for subsequent confirmatory trials specifically designed and powered to test superiority.</w:t>
        </w:r>
      </w:ins>
    </w:p>
    <w:p w14:paraId="6A041377" w14:textId="15F913D6" w:rsidR="00853E50" w:rsidRDefault="00853E50" w:rsidP="00853E50">
      <w:pPr>
        <w:rPr>
          <w:ins w:id="19" w:author="Joana Rodrigues Ribeiro" w:date="2026-01-11T02:13:00Z" w16du:dateUtc="2026-01-11T01:13:00Z"/>
        </w:rPr>
      </w:pPr>
      <w:ins w:id="20" w:author="Joana Rodrigues Ribeiro" w:date="2026-01-11T02:13:00Z" w16du:dateUtc="2026-01-11T01:13:00Z">
        <w:r>
          <w:t xml:space="preserve">For RCTs to meaningfully inform clinical practice, </w:t>
        </w:r>
      </w:ins>
      <w:ins w:id="21" w:author="Joana Rodrigues Ribeiro" w:date="2026-01-11T18:06:00Z" w16du:dateUtc="2026-01-11T17:06:00Z">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 and statistical methods aligned with the study aim. Beyond methodological alignment, clinical relevance must be integrated throughout the trial process, from planning to interpretation.</w:t>
        </w:r>
        <w:r w:rsidR="00533A41">
          <w:t xml:space="preserve"> This</w:t>
        </w:r>
      </w:ins>
      <w:ins w:id="22" w:author="Joana Rodrigues Ribeiro" w:date="2026-01-11T02:13:00Z" w16du:dateUtc="2026-01-11T01:13:00Z">
        <w:r>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ins>
    </w:p>
    <w:p w14:paraId="65B919FF" w14:textId="3769F40B" w:rsidR="00BF6398" w:rsidDel="00853E50" w:rsidRDefault="00853E50" w:rsidP="00853E50">
      <w:pPr>
        <w:rPr>
          <w:del w:id="23" w:author="Joana Rodrigues Ribeiro" w:date="2026-01-11T02:13:00Z" w16du:dateUtc="2026-01-11T01:13:00Z"/>
        </w:rPr>
      </w:pPr>
      <w:ins w:id="24" w:author="Joana Rodrigues Ribeiro" w:date="2026-01-11T02:13:00Z" w16du:dateUtc="2026-01-11T01:13:00Z">
        <w:r>
          <w:t xml:space="preserve">Previous research has shown that surgical RCTs rarely place patients at the center of outcome selection and </w:t>
        </w:r>
      </w:ins>
      <w:ins w:id="25" w:author="Joana Rodrigues Ribeiro" w:date="2026-01-11T18:07:00Z" w16du:dateUtc="2026-01-11T17:07:00Z">
        <w:r w:rsidR="00533A41">
          <w:t xml:space="preserve">that </w:t>
        </w:r>
      </w:ins>
      <w:ins w:id="26" w:author="Joana Rodrigues Ribeiro" w:date="2026-01-11T18:10:00Z" w16du:dateUtc="2026-01-11T17:10:00Z">
        <w:r w:rsidR="00533A41">
          <w:t>they</w:t>
        </w:r>
      </w:ins>
      <w:ins w:id="27" w:author="Joana Rodrigues Ribeiro" w:date="2026-01-11T18:07:00Z" w16du:dateUtc="2026-01-11T17:07:00Z">
        <w:r w:rsidR="00533A41">
          <w:t xml:space="preserve"> are </w:t>
        </w:r>
      </w:ins>
      <w:ins w:id="28" w:author="Joana Rodrigues Ribeiro" w:date="2026-01-11T02:13:00Z" w16du:dateUtc="2026-01-11T01:13:00Z">
        <w:r>
          <w:t>often incompletely and inconsistently reported</w:t>
        </w:r>
      </w:ins>
      <w:del w:id="29" w:author="Joana Rodrigues Ribeiro" w:date="2026-01-11T02:13:00Z" w16du:dateUtc="2026-01-11T01:13:00Z">
        <w:r w:rsidR="00BF6398" w:rsidDel="00853E50">
          <w:delText>Beyond outcome selection, the choice of trial design critically determines how trial results can be interpreted and applied. Superiority designs aim to identify a preferred intervention by demonstrating better performance compared with an alternative, thereby directly supporting treatment selection. In contrast, non-inferiority and equivalence designs address whether an intervention can be considered an acceptable or equivalent alternative, for example as a second-line option or an additional first-choice strategy when considerations such as safety, cost, or feasibility are relevant. In many surgical settings, superiority trials frequently yield statistically non-significant results despite substantial use of resources, limiting their ability to guide clinical practice. When appropriately planned, non-inferiority designs may more reliably produce actionable evidence by addressing pragmatic clinical questions. Within this framework, superiority assessed as a secondary endpoint may generate hypotheses for subsequent confirmatory trials specifically designed and powered to test superiority.</w:delText>
        </w:r>
      </w:del>
    </w:p>
    <w:p w14:paraId="0927397C" w14:textId="395F06BB" w:rsidR="00BF6398" w:rsidDel="00853E50" w:rsidRDefault="00BF6398" w:rsidP="00BF6398">
      <w:pPr>
        <w:rPr>
          <w:del w:id="30" w:author="Joana Rodrigues Ribeiro" w:date="2026-01-11T02:13:00Z" w16du:dateUtc="2026-01-11T01:13:00Z"/>
        </w:rPr>
      </w:pPr>
      <w:del w:id="31" w:author="Joana Rodrigues Ribeiro" w:date="2026-01-11T02:13:00Z" w16du:dateUtc="2026-01-11T01:13:00Z">
        <w:r w:rsidDel="00853E50">
          <w:delText>For RCTs to meaningfully inform clinical practice, clinical relevance must be incorporated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delText>
        </w:r>
      </w:del>
    </w:p>
    <w:p w14:paraId="4BBA8261" w14:textId="0D92145F" w:rsidR="00562B51" w:rsidRDefault="00BF6398" w:rsidP="00BF6398">
      <w:pPr>
        <w:rPr>
          <w:ins w:id="32" w:author="Joana Rodrigues Ribeiro" w:date="2026-01-10T16:15:00Z" w16du:dateUtc="2026-01-10T15:15:00Z"/>
        </w:rPr>
      </w:pPr>
      <w:del w:id="33" w:author="Joana Rodrigues Ribeiro" w:date="2026-01-11T02:13:00Z" w16du:dateUtc="2026-01-11T01:13:00Z">
        <w:r w:rsidDel="00853E50">
          <w:delText>Previous research has shown that surgical RCTs rarely place patients at the center of outcome selection and are often incompletely and inconsistently reported</w:delText>
        </w:r>
      </w:del>
      <w:ins w:id="34" w:author="Joana Rodrigues Ribeiro" w:date="2026-01-10T16:15:00Z" w16du:dateUtc="2026-01-10T15:15:00Z">
        <w:r w:rsidR="00562B51">
          <w:t>.</w:t>
        </w:r>
      </w:ins>
      <w:r>
        <w:fldChar w:fldCharType="begin"/>
      </w:r>
      <w:r>
        <w:instrText xml:space="preserve"> ADDIN ZOTERO_ITEM CSL_CITATION {"citationID":"kRuL5Fbd","properties":{"formattedCitation":"[1]","plainCitation":"[1]","noteIndex":0},"citationItems":[{"id":186224,"uris":["http://zotero.org/users/6583603/items/Y9TVA3KE"],"itemData":{"id":186224,"type":"article-journal","abstract":"OBJECTIVES: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fldChar w:fldCharType="separate"/>
      </w:r>
      <w:r>
        <w:rPr>
          <w:noProof/>
        </w:rPr>
        <w:t>[1]</w:t>
      </w:r>
      <w:r>
        <w:fldChar w:fldCharType="end"/>
      </w:r>
    </w:p>
    <w:p w14:paraId="4D28ADDC" w14:textId="2A87122D" w:rsidR="00562B51" w:rsidRDefault="00562B51" w:rsidP="00562B51">
      <w:pPr>
        <w:rPr>
          <w:ins w:id="35" w:author="Joana Rodrigues Ribeiro" w:date="2026-01-10T16:15:00Z" w16du:dateUtc="2026-01-10T15:15:00Z"/>
        </w:rPr>
      </w:pPr>
      <w:ins w:id="36" w:author="Joana Rodrigues Ribeiro" w:date="2026-01-10T16:15:00Z" w16du:dateUtc="2026-01-10T15:15:00Z">
        <w:r>
          <w:t>To explore these issues, we previously conducted a pilot meta-research study of surgical RCTs citing the Comprehensive Complication Index (CCI®</w:t>
        </w:r>
      </w:ins>
      <w:r w:rsidR="00BF6398">
        <w:fldChar w:fldCharType="begin"/>
      </w:r>
      <w:r w:rsidR="00BF6398">
        <w:instrText xml:space="preserve"> ADDIN ZOTERO_ITEM CSL_CITATION {"citationID":"UmGGfGjD","properties":{"formattedCitation":"[2]","plainCitation":"[2]","noteIndex":0},"citationItems":[{"id":186233,"uris":["http://zotero.org/users/6583603/items/9W2EPXJP"],"itemData":{"id":186233,"type":"article-journal","abstract":"Objective: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F6398">
        <w:rPr>
          <w:noProof/>
        </w:rPr>
        <w:t>[2]</w:t>
      </w:r>
      <w:r w:rsidR="00BF6398">
        <w:fldChar w:fldCharType="end"/>
      </w:r>
      <w:ins w:id="37" w:author="Joana Rodrigues Ribeiro" w:date="2026-01-10T16:15:00Z" w16du:dateUtc="2026-01-10T15:15:00Z">
        <w:r>
          <w:t xml:space="preserve">), the only validated patient-relevant continuous endpoint for postoperative morbidity. We examined how trial endpoints, study design, and sample size calculations were reported in pre-trial documentation and final publications. Among </w:t>
        </w:r>
      </w:ins>
      <w:ins w:id="38" w:author="Joana Rodrigues Ribeiro" w:date="2026-01-11T02:13:00Z" w16du:dateUtc="2026-01-11T01:13:00Z">
        <w:r w:rsidR="00853E50">
          <w:t>84</w:t>
        </w:r>
      </w:ins>
      <w:ins w:id="39" w:author="Joana Rodrigues Ribeiro" w:date="2026-01-10T16:15:00Z" w16du:dateUtc="2026-01-10T15:15:00Z">
        <w:r>
          <w:t xml:space="preserve"> eligible RCTs, sample size calculations were almost universally reported; however, </w:t>
        </w:r>
      </w:ins>
      <w:ins w:id="40" w:author="Joana Rodrigues Ribeiro" w:date="2026-01-11T18:08:00Z" w16du:dateUtc="2026-01-11T17:08:00Z">
        <w:r w:rsidR="00533A41">
          <w:t>the aim of the trial and/or of the primary endpoint</w:t>
        </w:r>
      </w:ins>
      <w:ins w:id="41" w:author="Joana Rodrigues Ribeiro" w:date="2026-01-10T16:15:00Z" w16du:dateUtc="2026-01-10T15:15:00Z">
        <w:r>
          <w:t xml:space="preserve"> was frequently unspecified </w:t>
        </w:r>
        <w:r>
          <w:lastRenderedPageBreak/>
          <w:t>in pre-trial documentation (73%), most trials defaulted to superiority designs, and only 20%</w:t>
        </w:r>
      </w:ins>
      <w:ins w:id="42" w:author="Joana Rodrigues Ribeiro" w:date="2026-01-11T18:09:00Z" w16du:dateUtc="2026-01-11T17:09:00Z">
        <w:r w:rsidR="00533A41">
          <w:t xml:space="preserve"> </w:t>
        </w:r>
      </w:ins>
      <w:ins w:id="43" w:author="Joana Rodrigues Ribeiro" w:date="2026-01-10T16:15:00Z" w16du:dateUtc="2026-01-10T15:15:00Z">
        <w:r>
          <w:t>of statistically significant results were interpreted in a clinically meaningful way.</w:t>
        </w:r>
      </w:ins>
    </w:p>
    <w:p w14:paraId="02CEFAA9" w14:textId="56EF68A0" w:rsidR="00562B51" w:rsidRDefault="00562B51" w:rsidP="00562B51">
      <w:pPr>
        <w:rPr>
          <w:ins w:id="44" w:author="Joana Rodrigues Ribeiro" w:date="2026-01-10T16:50:00Z" w16du:dateUtc="2026-01-10T15:50:00Z"/>
        </w:rPr>
      </w:pPr>
      <w:ins w:id="45" w:author="Joana Rodrigues Ribeiro" w:date="2026-01-10T16:15:00Z" w16du:dateUtc="2026-01-10T15:15:00Z">
        <w:r>
          <w:t xml:space="preserve">These findings highlighted important shortcomings in the </w:t>
        </w:r>
      </w:ins>
      <w:r w:rsidR="00BF6398">
        <w:t xml:space="preserve">incorporation of a meaningful </w:t>
      </w:r>
      <w:ins w:id="46" w:author="Joana Rodrigues Ribeiro" w:date="2026-01-10T16:15:00Z" w16du:dateUtc="2026-01-10T15:15:00Z">
        <w:r>
          <w:t>planning</w:t>
        </w:r>
      </w:ins>
      <w:r w:rsidR="00BF6398">
        <w:t xml:space="preserve">, </w:t>
      </w:r>
      <w:ins w:id="47" w:author="Joana Rodrigues Ribeiro" w:date="2026-01-10T16:15:00Z" w16du:dateUtc="2026-01-10T15:15:00Z">
        <w:r>
          <w:t xml:space="preserve">reporting </w:t>
        </w:r>
      </w:ins>
      <w:r w:rsidR="00BF6398">
        <w:t>and interpretation o</w:t>
      </w:r>
      <w:ins w:id="48" w:author="Joana Rodrigues Ribeiro" w:date="2026-01-10T16:15:00Z" w16du:dateUtc="2026-01-10T15:15:00Z">
        <w:r>
          <w:t xml:space="preserve">f </w:t>
        </w:r>
      </w:ins>
      <w:r w:rsidR="00BF6398">
        <w:t xml:space="preserve">results in </w:t>
      </w:r>
      <w:ins w:id="49" w:author="Joana Rodrigues Ribeiro" w:date="2026-01-10T16:15:00Z" w16du:dateUtc="2026-01-10T15:15:00Z">
        <w:r>
          <w:t>surgical RCTs and motivated the present extension study.</w:t>
        </w:r>
      </w:ins>
    </w:p>
    <w:p w14:paraId="008B6F3A" w14:textId="77777777" w:rsidR="00562B51" w:rsidRDefault="00562B51" w:rsidP="00562B51">
      <w:pPr>
        <w:rPr>
          <w:ins w:id="50" w:author="Joana Rodrigues Ribeiro" w:date="2026-01-10T16:15:00Z" w16du:dateUtc="2026-01-10T15:15:00Z"/>
        </w:rPr>
      </w:pPr>
    </w:p>
    <w:p w14:paraId="0CF9A6FA" w14:textId="684A5CE8" w:rsidR="001E0B71" w:rsidRPr="001640C5" w:rsidDel="00562B51" w:rsidRDefault="001E0B71" w:rsidP="001E0B71">
      <w:pPr>
        <w:rPr>
          <w:del w:id="51" w:author="Joana Rodrigues Ribeiro" w:date="2026-01-10T16:50:00Z" w16du:dateUtc="2026-01-10T15:50:00Z"/>
        </w:rPr>
      </w:pPr>
      <w:commentRangeStart w:id="52"/>
      <w:del w:id="53" w:author="Joana Rodrigues Ribeiro" w:date="2026-01-10T16:50:00Z" w16du:dateUtc="2026-01-10T15:50:00Z">
        <w:r w:rsidRPr="001640C5" w:rsidDel="00562B51">
          <w:delText>Nonetheless</w:delText>
        </w:r>
        <w:commentRangeEnd w:id="52"/>
        <w:r w:rsidR="000F1801" w:rsidDel="00562B51">
          <w:rPr>
            <w:rStyle w:val="CommentReference"/>
          </w:rPr>
          <w:commentReference w:id="52"/>
        </w:r>
        <w:r w:rsidRPr="001640C5" w:rsidDel="00562B51">
          <w:delText>,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delText>
        </w:r>
      </w:del>
    </w:p>
    <w:p w14:paraId="40BF6A6E" w14:textId="1F2D5062" w:rsidR="008E6991" w:rsidRPr="001640C5" w:rsidDel="00562B51" w:rsidRDefault="00846191" w:rsidP="005E4F1E">
      <w:pPr>
        <w:rPr>
          <w:del w:id="54" w:author="Joana Rodrigues Ribeiro" w:date="2026-01-10T16:50:00Z" w16du:dateUtc="2026-01-10T15:50:00Z"/>
        </w:rPr>
      </w:pPr>
      <w:del w:id="55" w:author="Joana Rodrigues Ribeiro" w:date="2026-01-10T16:50:00Z" w16du:dateUtc="2026-01-10T15:50:00Z">
        <w:r w:rsidRPr="001640C5" w:rsidDel="00562B51">
          <w:delText>Surgical RCTs have been shown to rarely place patients at the center of their research</w:delText>
        </w:r>
        <w:r w:rsidR="00675068" w:rsidRPr="001640C5" w:rsidDel="00562B51">
          <w:fldChar w:fldCharType="begin"/>
        </w:r>
        <w:r w:rsidR="00675068" w:rsidRPr="001640C5" w:rsidDel="00562B51">
          <w:del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delInstrText>
        </w:r>
        <w:r w:rsidR="00675068" w:rsidRPr="001640C5" w:rsidDel="00562B51">
          <w:fldChar w:fldCharType="separate"/>
        </w:r>
        <w:r w:rsidR="00675068" w:rsidRPr="001640C5" w:rsidDel="00562B51">
          <w:rPr>
            <w:noProof/>
          </w:rPr>
          <w:delText>[1]</w:delText>
        </w:r>
        <w:r w:rsidR="00675068" w:rsidRPr="001640C5" w:rsidDel="00562B51">
          <w:fldChar w:fldCharType="end"/>
        </w:r>
        <w:r w:rsidRPr="001640C5" w:rsidDel="00562B51">
          <w:delText xml:space="preserve"> and to </w:delText>
        </w:r>
        <w:r w:rsidR="00675068" w:rsidRPr="001640C5" w:rsidDel="00562B51">
          <w:delText>often be</w:delText>
        </w:r>
        <w:r w:rsidRPr="001640C5" w:rsidDel="00562B51">
          <w:delText xml:space="preserve"> incompletely and inconsistently reported</w:delText>
        </w:r>
        <w:r w:rsidR="00675068" w:rsidRPr="001640C5" w:rsidDel="00562B51">
          <w:fldChar w:fldCharType="begin"/>
        </w:r>
        <w:r w:rsidR="00675068" w:rsidRPr="001640C5" w:rsidDel="00562B51">
          <w:del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R="00675068" w:rsidRPr="001640C5" w:rsidDel="00562B51">
          <w:fldChar w:fldCharType="separate"/>
        </w:r>
        <w:r w:rsidR="00675068" w:rsidRPr="001640C5" w:rsidDel="00562B51">
          <w:rPr>
            <w:noProof/>
          </w:rPr>
          <w:delText>[2]</w:delText>
        </w:r>
        <w:r w:rsidR="00675068" w:rsidRPr="001640C5" w:rsidDel="00562B51">
          <w:fldChar w:fldCharType="end"/>
        </w:r>
        <w:r w:rsidRPr="001640C5" w:rsidDel="00562B51">
          <w:delText xml:space="preserve">. Poor reporting, however, may only be the </w:delText>
        </w:r>
        <w:r w:rsidR="00675068" w:rsidRPr="001640C5" w:rsidDel="00562B51">
          <w:delText>consequence of</w:delText>
        </w:r>
        <w:r w:rsidRPr="001640C5" w:rsidDel="00562B51">
          <w:delText xml:space="preserve"> inadequate trial planning. </w:delText>
        </w:r>
        <w:r w:rsidR="0028577C" w:rsidRPr="001640C5" w:rsidDel="00562B51">
          <w:delText>When planning fails and methodological issues arise, reporting</w:delText>
        </w:r>
        <w:r w:rsidR="00675068" w:rsidRPr="001640C5" w:rsidDel="00562B51">
          <w:delText xml:space="preserve"> may indeed</w:delText>
        </w:r>
        <w:r w:rsidR="0028577C" w:rsidRPr="001640C5" w:rsidDel="00562B51">
          <w:delText xml:space="preserve"> </w:delText>
        </w:r>
        <w:r w:rsidR="001E0B71" w:rsidRPr="001640C5" w:rsidDel="00562B51">
          <w:delText xml:space="preserve">be </w:delText>
        </w:r>
        <w:r w:rsidR="0028577C" w:rsidRPr="001640C5" w:rsidDel="00562B51">
          <w:delText>less likely to be complete</w:delText>
        </w:r>
        <w:r w:rsidR="00675068" w:rsidRPr="001640C5" w:rsidDel="00562B51">
          <w:delText xml:space="preserve">. Additionally, </w:delText>
        </w:r>
        <w:r w:rsidR="001E0B71" w:rsidRPr="001640C5" w:rsidDel="00562B51">
          <w:delText>defective</w:delText>
        </w:r>
        <w:r w:rsidR="00675068" w:rsidRPr="001640C5" w:rsidDel="00562B51">
          <w:delText xml:space="preserve"> planning may</w:delText>
        </w:r>
        <w:r w:rsidR="001E3646" w:rsidRPr="001640C5" w:rsidDel="00562B51">
          <w:delText xml:space="preserve"> lead to defects </w:delText>
        </w:r>
        <w:r w:rsidR="001E0B71" w:rsidRPr="001640C5" w:rsidDel="00562B51">
          <w:delText>in defining</w:delText>
        </w:r>
        <w:r w:rsidR="001E3646" w:rsidRPr="001640C5" w:rsidDel="00562B51">
          <w:delText xml:space="preserve"> a minimal clinically important difference (</w:delText>
        </w:r>
        <w:commentRangeStart w:id="56"/>
        <w:r w:rsidR="001E3646" w:rsidRPr="001640C5" w:rsidDel="00562B51">
          <w:delText>MCID</w:delText>
        </w:r>
        <w:commentRangeEnd w:id="56"/>
        <w:r w:rsidR="004D5015" w:rsidDel="00562B51">
          <w:rPr>
            <w:rStyle w:val="CommentReference"/>
          </w:rPr>
          <w:commentReference w:id="56"/>
        </w:r>
        <w:r w:rsidR="001E3646" w:rsidRPr="001640C5" w:rsidDel="00562B51">
          <w:delText xml:space="preserve">) for the primary endpoint, </w:delText>
        </w:r>
        <w:r w:rsidR="001E0B71" w:rsidRPr="001640C5" w:rsidDel="00562B51">
          <w:delText>defining</w:delText>
        </w:r>
        <w:r w:rsidR="001E3646" w:rsidRPr="001640C5" w:rsidDel="00562B51">
          <w:delText xml:space="preserve"> a useful and informative design fit for their aim, and </w:delText>
        </w:r>
        <w:r w:rsidR="001E0B71" w:rsidRPr="001640C5" w:rsidDel="00562B51">
          <w:delText>defining</w:delText>
        </w:r>
        <w:r w:rsidR="001E3646" w:rsidRPr="001640C5" w:rsidDel="00562B51">
          <w:delText xml:space="preserve"> </w:delText>
        </w:r>
        <w:r w:rsidR="001E0B71" w:rsidRPr="001640C5" w:rsidDel="00562B51">
          <w:delText>whether</w:delText>
        </w:r>
        <w:r w:rsidR="001E3646" w:rsidRPr="001640C5" w:rsidDel="00562B51">
          <w:delText xml:space="preserve"> their results</w:delText>
        </w:r>
        <w:r w:rsidR="00675068" w:rsidRPr="001640C5" w:rsidDel="00562B51">
          <w:delText xml:space="preserve"> </w:delText>
        </w:r>
        <w:r w:rsidR="0028577C" w:rsidRPr="001640C5" w:rsidDel="00562B51">
          <w:delText>reflect</w:delText>
        </w:r>
        <w:r w:rsidR="00675068" w:rsidRPr="001640C5" w:rsidDel="00562B51">
          <w:delText xml:space="preserve"> </w:delText>
        </w:r>
        <w:r w:rsidR="001E0B71" w:rsidRPr="001640C5" w:rsidDel="00562B51">
          <w:delText xml:space="preserve">a </w:delText>
        </w:r>
        <w:r w:rsidR="00675068" w:rsidRPr="001640C5" w:rsidDel="00562B51">
          <w:delText>clinically meaningful significance</w:delText>
        </w:r>
        <w:r w:rsidR="001E0B71" w:rsidRPr="001640C5" w:rsidDel="00562B51">
          <w:delText xml:space="preserve"> in the real world</w:delText>
        </w:r>
        <w:r w:rsidR="00675068" w:rsidRPr="001640C5" w:rsidDel="00562B51">
          <w:delText>.</w:delText>
        </w:r>
      </w:del>
    </w:p>
    <w:p w14:paraId="6B636A0B" w14:textId="581BCD1F" w:rsidR="00252C9E" w:rsidRPr="001640C5" w:rsidDel="00562B51" w:rsidRDefault="001E0B71" w:rsidP="001E0B71">
      <w:pPr>
        <w:rPr>
          <w:del w:id="57" w:author="Joana Rodrigues Ribeiro" w:date="2026-01-10T16:50:00Z" w16du:dateUtc="2026-01-10T15:50:00Z"/>
        </w:rPr>
      </w:pPr>
      <w:del w:id="58" w:author="Joana Rodrigues Ribeiro" w:date="2026-01-10T16:50:00Z" w16du:dateUtc="2026-01-10T15:50:00Z">
        <w:r w:rsidRPr="001640C5" w:rsidDel="00562B51">
          <w:delText xml:space="preserve">Aiming to investigate these elements, we performed a pilot study </w:delText>
        </w:r>
        <w:r w:rsidR="00E7162A" w:rsidRPr="001640C5" w:rsidDel="00562B51">
          <w:delText>with surgical RCTs citing the Comprehensive Complication Index® (CCI®), the only validated patient-relevant postoperative morbidity endpoint, and examined how trial endpoints, design, and sample size calculations were reported in pre-trial document</w:delText>
        </w:r>
        <w:r w:rsidR="00DA1016" w:rsidRPr="001640C5" w:rsidDel="00562B51">
          <w:delText>ation</w:delText>
        </w:r>
        <w:r w:rsidR="00E7162A" w:rsidRPr="001640C5" w:rsidDel="00562B51">
          <w:delText>s and final publications. Among 136 eligible RCTs, endpoints and sample size calculations were almost universally reported, but study design was often unspecified</w:delText>
        </w:r>
        <w:r w:rsidR="00DA1016" w:rsidRPr="001640C5" w:rsidDel="00562B51">
          <w:delText xml:space="preserve"> (73% of pretrial documentations)</w:delText>
        </w:r>
        <w:r w:rsidR="00E7162A" w:rsidRPr="001640C5" w:rsidDel="00562B51">
          <w:delText>, most trials defaulted to superiority designs, and only 20% of statistically significant results were interpreted in a clinically meaningful way. These findings reveal</w:delText>
        </w:r>
        <w:r w:rsidR="00DA1016" w:rsidRPr="001640C5" w:rsidDel="00562B51">
          <w:delText>ed</w:delText>
        </w:r>
        <w:r w:rsidR="00E7162A" w:rsidRPr="001640C5" w:rsidDel="00562B51">
          <w:delText xml:space="preserve"> important shortcomings in trial planning and reporting and motivate</w:delText>
        </w:r>
        <w:r w:rsidR="00DA1016" w:rsidRPr="001640C5" w:rsidDel="00562B51">
          <w:delText>d the</w:delText>
        </w:r>
        <w:r w:rsidR="00E7162A" w:rsidRPr="001640C5" w:rsidDel="00562B51">
          <w:delText xml:space="preserve"> </w:delText>
        </w:r>
        <w:r w:rsidR="00DA1016" w:rsidRPr="001640C5" w:rsidDel="00562B51">
          <w:delText>realization of the current</w:delText>
        </w:r>
        <w:r w:rsidR="00E7162A" w:rsidRPr="001640C5" w:rsidDel="00562B51">
          <w:delText xml:space="preserve"> extension stud</w:delText>
        </w:r>
        <w:r w:rsidR="00DA1016" w:rsidRPr="001640C5" w:rsidDel="00562B51">
          <w:delText>y with a broader targeted population (i.e., any surgical RCT)</w:delText>
        </w:r>
        <w:r w:rsidR="00E7162A" w:rsidRPr="001640C5" w:rsidDel="00562B51">
          <w:delText xml:space="preserve">. </w:delText>
        </w:r>
      </w:del>
    </w:p>
    <w:p w14:paraId="29F3AE28" w14:textId="3FF4A6E4" w:rsidR="005E4F1E" w:rsidRDefault="005E4F1E" w:rsidP="005E4F1E">
      <w:pPr>
        <w:pStyle w:val="Heading2"/>
      </w:pPr>
      <w:r>
        <w:t>Objectives</w:t>
      </w:r>
    </w:p>
    <w:p w14:paraId="66DD55EC" w14:textId="42C2FEA4" w:rsidR="00562B51" w:rsidRPr="001640C5" w:rsidRDefault="00562B51" w:rsidP="00562B51">
      <w:pPr>
        <w:rPr>
          <w:ins w:id="59" w:author="Joana Rodrigues Ribeiro" w:date="2026-01-10T16:49:00Z" w16du:dateUtc="2026-01-10T15:49:00Z"/>
        </w:rPr>
      </w:pPr>
      <w:ins w:id="60" w:author="Joana Rodrigues Ribeiro" w:date="2026-01-10T16:49:00Z" w16du:dateUtc="2026-01-10T15:49:00Z">
        <w:r w:rsidRPr="00562B51">
          <w:t xml:space="preserve">In this broader meta-research </w:t>
        </w:r>
      </w:ins>
      <w:ins w:id="61" w:author="Joana Rodrigues Ribeiro" w:date="2026-01-10T16:50:00Z" w16du:dateUtc="2026-01-10T15:50:00Z">
        <w:r>
          <w:t>study</w:t>
        </w:r>
      </w:ins>
      <w:ins w:id="62" w:author="Joana Rodrigues Ribeiro" w:date="2026-01-10T16:49:00Z" w16du:dateUtc="2026-01-10T15:49:00Z">
        <w:r w:rsidRPr="00562B51">
          <w:t>, we aim to assess to what extent surgical RCTs, across all surgical fields, are designed and reported in a manner that meaningfully informs clinical practice.</w:t>
        </w:r>
      </w:ins>
    </w:p>
    <w:p w14:paraId="046D01C9" w14:textId="7326D6E7" w:rsidR="005E4F1E" w:rsidDel="00562B51" w:rsidRDefault="0028577C" w:rsidP="00307C82">
      <w:pPr>
        <w:pStyle w:val="Heading2"/>
        <w:rPr>
          <w:del w:id="63" w:author="Joana Rodrigues Ribeiro" w:date="2026-01-10T16:49:00Z" w16du:dateUtc="2026-01-10T15:49:00Z"/>
        </w:rPr>
      </w:pPr>
      <w:del w:id="64" w:author="Joana Rodrigues Ribeiro" w:date="2026-01-10T16:49:00Z" w16du:dateUtc="2026-01-10T15:49:00Z">
        <w:r w:rsidRPr="001640C5" w:rsidDel="00562B51">
          <w:delText xml:space="preserve">This meta-research </w:delText>
        </w:r>
        <w:commentRangeStart w:id="65"/>
        <w:r w:rsidRPr="001640C5" w:rsidDel="00562B51">
          <w:delText>study</w:delText>
        </w:r>
        <w:commentRangeEnd w:id="65"/>
        <w:r w:rsidR="00754139" w:rsidDel="00562B51">
          <w:rPr>
            <w:rStyle w:val="CommentReference"/>
          </w:rPr>
          <w:commentReference w:id="65"/>
        </w:r>
        <w:r w:rsidRPr="001640C5" w:rsidDel="00562B51">
          <w:delText xml:space="preserve"> on surgical RCTs aims to investigate the extent of shortcomings in planning. Secondly, we aim to assess the incorporation of clinical relevance in</w:delText>
        </w:r>
      </w:del>
      <w:del w:id="66" w:author="Joana Rodrigues Ribeiro" w:date="2026-01-10T12:34:00Z" w16du:dateUtc="2026-01-10T11:34:00Z">
        <w:r w:rsidRPr="001640C5" w:rsidDel="000F3D7F">
          <w:delText xml:space="preserve"> trial design, endpoint selection, and interpretation</w:delText>
        </w:r>
      </w:del>
      <w:del w:id="67" w:author="Joana Rodrigues Ribeiro" w:date="2026-01-10T16:49:00Z" w16du:dateUtc="2026-01-10T15:49:00Z">
        <w:r w:rsidRPr="001640C5" w:rsidDel="00562B51">
          <w:delText>.</w:delText>
        </w:r>
      </w:del>
    </w:p>
    <w:p w14:paraId="5BE5A68D" w14:textId="77777777" w:rsidR="00562B51" w:rsidRPr="00562B51" w:rsidRDefault="00562B51">
      <w:pPr>
        <w:rPr>
          <w:ins w:id="68" w:author="Joana Rodrigues Ribeiro" w:date="2026-01-10T16:49:00Z" w16du:dateUtc="2026-01-10T15:49:00Z"/>
        </w:rPr>
        <w:pPrChange w:id="69" w:author="Joana Rodrigues Ribeiro" w:date="2026-01-10T16:49:00Z" w16du:dateUtc="2026-01-10T15:49:00Z">
          <w:pPr>
            <w:spacing w:after="217"/>
            <w:ind w:right="34"/>
          </w:pPr>
        </w:pPrChange>
      </w:pPr>
    </w:p>
    <w:p w14:paraId="382CB244" w14:textId="6AE86A80" w:rsidR="005E4F1E" w:rsidRDefault="005E4F1E" w:rsidP="00307C82">
      <w:pPr>
        <w:pStyle w:val="Heading2"/>
      </w:pPr>
      <w:r>
        <w:t>Keywords</w:t>
      </w:r>
    </w:p>
    <w:p w14:paraId="459945E5" w14:textId="7E6F88D4" w:rsidR="003C4954" w:rsidRPr="001640C5" w:rsidRDefault="003C4954" w:rsidP="005E4F1E">
      <w:pPr>
        <w:sectPr w:rsidR="003C4954" w:rsidRPr="001640C5">
          <w:footerReference w:type="even" r:id="rId16"/>
          <w:footerReference w:type="default" r:id="rId17"/>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4355DA06" w:rsidR="002069D8" w:rsidRPr="001640C5" w:rsidRDefault="00447856">
      <w:commentRangeStart w:id="76"/>
      <w:commentRangeStart w:id="77"/>
      <w:commentRangeStart w:id="78"/>
      <w:r>
        <w:rPr>
          <w:rFonts w:ascii="Helvetica" w:hAnsi="Helvetica" w:cs="Helvetica"/>
          <w:sz w:val="24"/>
          <w:szCs w:val="24"/>
          <w:lang w:val="en-US"/>
        </w:rPr>
        <w:t xml:space="preserve">Systematic </w:t>
      </w:r>
      <w:commentRangeEnd w:id="76"/>
      <w:r w:rsidR="006465B4">
        <w:rPr>
          <w:rStyle w:val="CommentReference"/>
        </w:rPr>
        <w:commentReference w:id="76"/>
      </w:r>
      <w:commentRangeEnd w:id="77"/>
      <w:r w:rsidR="003460B8">
        <w:rPr>
          <w:rStyle w:val="CommentReference"/>
        </w:rPr>
        <w:commentReference w:id="77"/>
      </w:r>
      <w:commentRangeEnd w:id="78"/>
      <w:r w:rsidR="00405890">
        <w:rPr>
          <w:rStyle w:val="CommentReference"/>
        </w:rPr>
        <w:commentReference w:id="78"/>
      </w:r>
      <w:r>
        <w:rPr>
          <w:rFonts w:ascii="Helvetica" w:hAnsi="Helvetica" w:cs="Helvetica"/>
          <w:sz w:val="24"/>
          <w:szCs w:val="24"/>
          <w:lang w:val="en-US"/>
        </w:rPr>
        <w:t xml:space="preserve">review </w:t>
      </w:r>
      <w:r w:rsidR="00E838BB" w:rsidRPr="001640C5">
        <w:t xml:space="preserve">of </w:t>
      </w:r>
      <w:r w:rsidR="004E230A" w:rsidRPr="001640C5">
        <w:t xml:space="preserve">published </w:t>
      </w:r>
      <w:r w:rsidR="00E838BB" w:rsidRPr="001640C5">
        <w:t>RCTs</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w:t>
      </w:r>
      <w:commentRangeStart w:id="79"/>
      <w:r w:rsidRPr="001640C5">
        <w:t xml:space="preserve">RCTs </w:t>
      </w:r>
      <w:commentRangeEnd w:id="79"/>
      <w:r w:rsidR="00405890">
        <w:rPr>
          <w:rStyle w:val="CommentReference"/>
        </w:rPr>
        <w:commentReference w:id="79"/>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17A23C04"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p>
    <w:p w14:paraId="798B7283" w14:textId="4F397281" w:rsidR="00E35C15" w:rsidRPr="001640C5" w:rsidRDefault="00271117" w:rsidP="006221A0">
      <w:pPr>
        <w:spacing w:before="80" w:after="0"/>
        <w:ind w:right="34"/>
      </w:pPr>
      <w:r w:rsidRPr="001640C5">
        <w:t xml:space="preserve">We </w:t>
      </w:r>
      <w:r w:rsidR="00464ED6">
        <w:t>used</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80" w:name="_heading=h.37u39s8n2e3q" w:colFirst="0" w:colLast="0"/>
      <w:bookmarkEnd w:id="80"/>
      <w:commentRangeStart w:id="81"/>
      <w:commentRangeStart w:id="82"/>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commentRangeEnd w:id="81"/>
      <w:r w:rsidR="003460B8">
        <w:rPr>
          <w:rStyle w:val="CommentReference"/>
        </w:rPr>
        <w:commentReference w:id="81"/>
      </w:r>
      <w:commentRangeEnd w:id="82"/>
      <w:r w:rsidR="00063F3D">
        <w:rPr>
          <w:rStyle w:val="CommentReference"/>
        </w:rPr>
        <w:commentReference w:id="82"/>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49D27022" w14:textId="20E7BAA2" w:rsidR="00BE22B3" w:rsidRDefault="000C6952" w:rsidP="00BE22B3">
      <w:commentRangeStart w:id="83"/>
      <w:r>
        <w:t xml:space="preserve">We defined the following characteristics of RCTs that reflect their potential to inform clinical practice. </w:t>
      </w:r>
      <w:commentRangeEnd w:id="83"/>
      <w:r w:rsidR="003460B8">
        <w:rPr>
          <w:rStyle w:val="CommentReference"/>
        </w:rPr>
        <w:commentReference w:id="83"/>
      </w:r>
    </w:p>
    <w:p w14:paraId="255C67C8" w14:textId="2280881E" w:rsidR="00C46BE4" w:rsidRPr="001640C5" w:rsidRDefault="00CB29CF" w:rsidP="00BE22B3">
      <w:pPr>
        <w:pStyle w:val="ListParagraph"/>
        <w:numPr>
          <w:ilvl w:val="0"/>
          <w:numId w:val="22"/>
        </w:numPr>
      </w:pPr>
      <w:commentRangeStart w:id="84"/>
      <w:r>
        <w:t>Specification of</w:t>
      </w:r>
      <w:r w:rsidR="003958A6">
        <w:t xml:space="preserve"> the aim of </w:t>
      </w:r>
      <w:r>
        <w:t>the</w:t>
      </w:r>
      <w:r w:rsidR="003958A6">
        <w:t xml:space="preserve"> </w:t>
      </w:r>
      <w:r w:rsidR="00C46BE4" w:rsidRPr="001640C5">
        <w:t xml:space="preserve">trial </w:t>
      </w:r>
      <w:r w:rsidR="008D7270">
        <w:t>for the primary outcome</w:t>
      </w:r>
      <w:r w:rsidR="00AF5DEB">
        <w:t xml:space="preserve"> and/or secondary </w:t>
      </w:r>
      <w:proofErr w:type="spellStart"/>
      <w:ins w:id="85" w:author="Joana Rodrigues Ribeiro" w:date="2026-01-11T18:11:00Z" w16du:dateUtc="2026-01-11T17:11:00Z">
        <w:r w:rsidR="00EB22BB">
          <w:t>I</w:t>
        </w:r>
      </w:ins>
      <w:r w:rsidR="00AF5DEB">
        <w:t>outcomes</w:t>
      </w:r>
      <w:proofErr w:type="spellEnd"/>
      <w:r w:rsidR="008D7270">
        <w:t xml:space="preserve"> </w:t>
      </w:r>
      <w:r w:rsidR="008D7270" w:rsidRPr="001640C5">
        <w:t xml:space="preserve"> </w:t>
      </w:r>
      <w:r w:rsidR="00C46BE4" w:rsidRPr="001640C5">
        <w:t>(i.e., superiority, non-inferiority or equivalence),</w:t>
      </w:r>
    </w:p>
    <w:p w14:paraId="7C65A9F2" w14:textId="768976D1" w:rsidR="00C46BE4" w:rsidRDefault="00CB29CF" w:rsidP="00063F3D">
      <w:pPr>
        <w:numPr>
          <w:ilvl w:val="0"/>
          <w:numId w:val="22"/>
        </w:numPr>
      </w:pPr>
      <w:r>
        <w:t xml:space="preserve">Specification of the aim of a </w:t>
      </w:r>
      <w:r w:rsidR="00C46BE4" w:rsidRPr="001640C5">
        <w:t>primary endpoint,</w:t>
      </w:r>
    </w:p>
    <w:p w14:paraId="10758B75" w14:textId="563249DD" w:rsidR="00D7745D" w:rsidRPr="001640C5" w:rsidRDefault="00CB29CF" w:rsidP="00063F3D">
      <w:pPr>
        <w:numPr>
          <w:ilvl w:val="0"/>
          <w:numId w:val="22"/>
        </w:numPr>
      </w:pPr>
      <w:r>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31623A9" w14:textId="4D85B813" w:rsidR="00C46BE4" w:rsidRDefault="004B7273" w:rsidP="00063F3D">
      <w:pPr>
        <w:pStyle w:val="ListParagraph"/>
        <w:numPr>
          <w:ilvl w:val="0"/>
          <w:numId w:val="22"/>
        </w:numPr>
      </w:pPr>
      <w:r>
        <w:t xml:space="preserve">Description of a </w:t>
      </w:r>
      <w:r w:rsidR="00C46BE4">
        <w:t>sample size calculation</w:t>
      </w:r>
      <w:commentRangeEnd w:id="84"/>
      <w:r w:rsidR="00405890">
        <w:rPr>
          <w:rStyle w:val="CommentReference"/>
        </w:rPr>
        <w:commentReference w:id="84"/>
      </w:r>
      <w:r w:rsidR="00C46BE4">
        <w:t>.</w:t>
      </w:r>
      <w:r w:rsidR="003460B8">
        <w:br/>
      </w:r>
    </w:p>
    <w:p w14:paraId="52CC8D20" w14:textId="04BA40F8" w:rsidR="003460B8" w:rsidRDefault="004B7273" w:rsidP="00063F3D">
      <w:pPr>
        <w:pStyle w:val="ListParagraph"/>
        <w:numPr>
          <w:ilvl w:val="0"/>
          <w:numId w:val="22"/>
        </w:numPr>
      </w:pPr>
      <w:r>
        <w:lastRenderedPageBreak/>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32D3A60C" w:rsidR="00EF0900" w:rsidDel="00C46BE4" w:rsidRDefault="004B7273" w:rsidP="00063F3D">
      <w:pPr>
        <w:pStyle w:val="ListParagraph"/>
        <w:numPr>
          <w:ilvl w:val="0"/>
          <w:numId w:val="22"/>
        </w:numPr>
      </w:pPr>
      <w:r>
        <w:t>Consideration of</w:t>
      </w:r>
      <w:r w:rsidR="00EF0900">
        <w:t xml:space="preserve"> the clinical relevance of results, e.g. using a MID </w:t>
      </w:r>
      <w:ins w:id="86" w:author="Joana Rodrigues Ribeiro" w:date="2026-01-11T00:50:00Z" w16du:dateUtc="2026-01-10T23:50:00Z">
        <w:r w:rsidR="00405890">
          <w:t>(</w:t>
        </w:r>
      </w:ins>
      <w:r w:rsidR="00EF0900">
        <w:t xml:space="preserve">or </w:t>
      </w:r>
      <w:r w:rsidR="00EF0900" w:rsidRPr="001640C5">
        <w:t xml:space="preserve">terms associated with “clinical” or “patient” to discuss results for primary </w:t>
      </w:r>
      <w:r w:rsidR="00EF0900">
        <w:t xml:space="preserve">and/or secondary </w:t>
      </w:r>
      <w:r w:rsidR="00EF0900" w:rsidRPr="001640C5">
        <w:t>endpoint</w:t>
      </w:r>
      <w:r w:rsidR="00EF0900">
        <w:t>s</w:t>
      </w:r>
      <w:r w:rsidR="00EF0900" w:rsidRPr="001640C5">
        <w:t>)</w:t>
      </w:r>
    </w:p>
    <w:p w14:paraId="5B905632" w14:textId="77777777" w:rsidR="00E7162A" w:rsidRDefault="00E7162A">
      <w:pPr>
        <w:rPr>
          <w:ins w:id="87" w:author="Milo Alan Puhan" w:date="2026-01-07T16:32:00Z" w16du:dateUtc="2026-01-07T15:32:00Z"/>
          <w:b/>
          <w:bCs/>
          <w:highlight w:val="yellow"/>
        </w:rPr>
      </w:pPr>
    </w:p>
    <w:p w14:paraId="0D2311AF" w14:textId="0921957A" w:rsidR="00772056" w:rsidRPr="00063F3D" w:rsidRDefault="00772056">
      <w:pPr>
        <w:rPr>
          <w:ins w:id="88" w:author="Milo Alan Puhan" w:date="2026-01-07T16:32:00Z" w16du:dateUtc="2026-01-07T15:32:00Z"/>
        </w:rPr>
      </w:pPr>
      <w:ins w:id="89" w:author="Milo Alan Puhan" w:date="2026-01-07T16:33:00Z" w16du:dateUtc="2026-01-07T15:33:00Z">
        <w:r w:rsidRPr="00063F3D">
          <w:t xml:space="preserve">Based on these outcomes </w:t>
        </w:r>
      </w:ins>
      <w:ins w:id="90" w:author="Milo Alan Puhan" w:date="2026-01-07T16:34:00Z" w16du:dateUtc="2026-01-07T15:34:00Z">
        <w:r w:rsidR="00052335">
          <w:t xml:space="preserve">we defined </w:t>
        </w:r>
        <w:r w:rsidR="002F2BC7">
          <w:t xml:space="preserve">a RCT to meaningfully inform practice if it </w:t>
        </w:r>
      </w:ins>
      <w:ins w:id="91" w:author="Milo Alan Puhan" w:date="2026-01-07T16:35:00Z" w16du:dateUtc="2026-01-07T15:35:00Z">
        <w:r w:rsidR="002F2BC7">
          <w:t xml:space="preserve">reported on the </w:t>
        </w:r>
        <w:r w:rsidR="00BE22B3">
          <w:t>(1)</w:t>
        </w:r>
      </w:ins>
      <w:ins w:id="92" w:author="Milo Alan Puhan" w:date="2026-01-07T16:39:00Z" w16du:dateUtc="2026-01-07T15:39:00Z">
        <w:r w:rsidR="002D121B">
          <w:t xml:space="preserve"> primary outcome (</w:t>
        </w:r>
        <w:r w:rsidR="00A84DE0">
          <w:t xml:space="preserve">characteristic </w:t>
        </w:r>
        <w:r w:rsidR="002D121B">
          <w:t>2 above), (2)</w:t>
        </w:r>
      </w:ins>
      <w:ins w:id="93" w:author="Milo Alan Puhan" w:date="2026-01-07T16:35:00Z" w16du:dateUtc="2026-01-07T15:35:00Z">
        <w:r w:rsidR="00BE22B3">
          <w:t xml:space="preserve"> </w:t>
        </w:r>
        <w:r w:rsidR="002F2BC7">
          <w:t xml:space="preserve">aim of a </w:t>
        </w:r>
        <w:r w:rsidR="002F2BC7" w:rsidRPr="001640C5">
          <w:t>trial</w:t>
        </w:r>
        <w:r w:rsidR="00BE22B3">
          <w:t xml:space="preserve"> and/or the design</w:t>
        </w:r>
      </w:ins>
      <w:ins w:id="94" w:author="Milo Alan Puhan" w:date="2026-01-07T16:38:00Z" w16du:dateUtc="2026-01-07T15:38:00Z">
        <w:r w:rsidR="004B7273">
          <w:t xml:space="preserve"> (i.e. </w:t>
        </w:r>
      </w:ins>
      <w:ins w:id="95" w:author="Milo Alan Puhan" w:date="2026-01-07T16:39:00Z" w16du:dateUtc="2026-01-07T15:39:00Z">
        <w:r w:rsidR="00A84DE0">
          <w:t xml:space="preserve">characteristic </w:t>
        </w:r>
      </w:ins>
      <w:ins w:id="96" w:author="Milo Alan Puhan" w:date="2026-01-07T16:38:00Z" w16du:dateUtc="2026-01-07T15:38:00Z">
        <w:r w:rsidR="004B7273">
          <w:t>1 and/or 3 above) AND (</w:t>
        </w:r>
      </w:ins>
      <w:ins w:id="97" w:author="Milo Alan Puhan" w:date="2026-01-07T16:40:00Z" w16du:dateUtc="2026-01-07T15:40:00Z">
        <w:r w:rsidR="00A84DE0">
          <w:t>3</w:t>
        </w:r>
      </w:ins>
      <w:ins w:id="98" w:author="Milo Alan Puhan" w:date="2026-01-07T16:38:00Z" w16du:dateUtc="2026-01-07T15:38:00Z">
        <w:r w:rsidR="004B7273">
          <w:t xml:space="preserve">) </w:t>
        </w:r>
        <w:r w:rsidR="00162B50">
          <w:t xml:space="preserve">on the sample size calculation based on a </w:t>
        </w:r>
      </w:ins>
      <w:ins w:id="99" w:author="Milo Alan Puhan" w:date="2026-01-07T16:39:00Z" w16du:dateUtc="2026-01-07T15:39:00Z">
        <w:r w:rsidR="00162B50">
          <w:t xml:space="preserve">clinically relevant </w:t>
        </w:r>
        <w:commentRangeStart w:id="100"/>
        <w:commentRangeStart w:id="101"/>
        <w:r w:rsidR="00162B50">
          <w:t>effect</w:t>
        </w:r>
      </w:ins>
      <w:commentRangeEnd w:id="100"/>
      <w:ins w:id="102" w:author="Milo Alan Puhan" w:date="2026-01-07T16:41:00Z" w16du:dateUtc="2026-01-07T15:41:00Z">
        <w:r w:rsidR="00B1730E">
          <w:rPr>
            <w:rStyle w:val="CommentReference"/>
          </w:rPr>
          <w:commentReference w:id="100"/>
        </w:r>
      </w:ins>
      <w:commentRangeEnd w:id="101"/>
      <w:r w:rsidR="00EB22BB">
        <w:rPr>
          <w:rStyle w:val="CommentReference"/>
        </w:rPr>
        <w:commentReference w:id="101"/>
      </w:r>
      <w:ins w:id="103" w:author="Milo Alan Puhan" w:date="2026-01-07T16:39:00Z" w16du:dateUtc="2026-01-07T15:39:00Z">
        <w:r w:rsidR="00162B50">
          <w:t xml:space="preserve"> (</w:t>
        </w:r>
      </w:ins>
      <w:ins w:id="104" w:author="Milo Alan Puhan" w:date="2026-01-07T16:40:00Z" w16du:dateUtc="2026-01-07T15:40:00Z">
        <w:r w:rsidR="00A84DE0">
          <w:t xml:space="preserve">characteristic </w:t>
        </w:r>
      </w:ins>
      <w:ins w:id="105" w:author="Milo Alan Puhan" w:date="2026-01-07T16:39:00Z" w16du:dateUtc="2026-01-07T15:39:00Z">
        <w:r w:rsidR="00162B50">
          <w:t>5)</w:t>
        </w:r>
        <w:r w:rsidR="002D121B">
          <w:t xml:space="preserve"> </w:t>
        </w:r>
      </w:ins>
      <w:ins w:id="106" w:author="Milo Alan Puhan" w:date="2026-01-07T16:40:00Z" w16du:dateUtc="2026-01-07T15:40:00Z">
        <w:r w:rsidR="00A84DE0">
          <w:t>AND if the trial discussed the clinical relevance (characteristic 6).</w:t>
        </w:r>
      </w:ins>
    </w:p>
    <w:p w14:paraId="56F7F5BA" w14:textId="77777777" w:rsidR="00550067" w:rsidRPr="001640C5" w:rsidRDefault="00550067" w:rsidP="00E838BB"/>
    <w:p w14:paraId="0000007D" w14:textId="74A12F06" w:rsidR="002069D8" w:rsidRDefault="00AE512F">
      <w:pPr>
        <w:pStyle w:val="Heading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6BABAA93" w14:textId="516F8617" w:rsidR="00405890" w:rsidRDefault="002D29D8" w:rsidP="00405890">
      <w:pPr>
        <w:pStyle w:val="ListParagraph"/>
        <w:numPr>
          <w:ilvl w:val="0"/>
          <w:numId w:val="5"/>
        </w:numPr>
        <w:ind w:right="34"/>
      </w:pPr>
      <w:commentRangeStart w:id="107"/>
      <w:r w:rsidRPr="001640C5">
        <w:rPr>
          <w:b/>
          <w:bCs/>
        </w:rPr>
        <w:t>Study</w:t>
      </w:r>
      <w:commentRangeEnd w:id="107"/>
      <w:r w:rsidR="00B1730E">
        <w:rPr>
          <w:rStyle w:val="CommentReference"/>
        </w:rPr>
        <w:commentReference w:id="107"/>
      </w:r>
      <w:ins w:id="108" w:author="Joana Rodrigues Ribeiro" w:date="2026-01-11T00:52:00Z" w16du:dateUtc="2026-01-10T23:52:00Z">
        <w:r w:rsidR="00405890">
          <w:t xml:space="preserve"> </w:t>
        </w:r>
      </w:ins>
      <w:r w:rsidRPr="00405890">
        <w:rPr>
          <w:b/>
          <w:bCs/>
        </w:rPr>
        <w:t>design</w:t>
      </w:r>
      <w:r w:rsidR="00405890">
        <w:t xml:space="preserve">: aim of the trial </w:t>
      </w:r>
      <w:r w:rsidR="00405890" w:rsidRPr="00405890">
        <w:rPr>
          <w:b/>
          <w:bCs/>
        </w:rPr>
        <w:t>reported</w:t>
      </w:r>
      <w:r w:rsidR="00405890">
        <w:t xml:space="preserve"> (i.e., superiority, non-inferiority or equivalence of intervention A over intervention B), aim of primary endpoint </w:t>
      </w:r>
      <w:r w:rsidR="00405890" w:rsidRPr="00954B9A">
        <w:rPr>
          <w:b/>
          <w:bCs/>
        </w:rPr>
        <w:t>reported</w:t>
      </w:r>
      <w:r w:rsidR="00405890">
        <w:t xml:space="preserve"> (i.e., superiority, non-inferiority or equivalence of primary endpoint with intervention A vs. with intervention B), aim of study design (i.e., statistical methods and sample size calculation done for a superiority trial/ non-inferiority trial/ equivalence trial). </w:t>
      </w:r>
    </w:p>
    <w:p w14:paraId="4FFE04A8" w14:textId="1C2EFC26" w:rsidR="00147819" w:rsidRPr="001640C5" w:rsidDel="00405890" w:rsidRDefault="002D29D8" w:rsidP="00405890">
      <w:pPr>
        <w:pStyle w:val="ListParagraph"/>
        <w:numPr>
          <w:ilvl w:val="0"/>
          <w:numId w:val="5"/>
        </w:numPr>
        <w:ind w:right="34"/>
        <w:rPr>
          <w:del w:id="109" w:author="Joana Rodrigues Ribeiro" w:date="2026-01-11T00:38:00Z" w16du:dateUtc="2026-01-10T23:38:00Z"/>
        </w:rPr>
      </w:pPr>
      <w:del w:id="110" w:author="Joana Rodrigues Ribeiro" w:date="2026-01-11T00:38:00Z" w16du:dateUtc="2026-01-10T23:38:00Z">
        <w:r w:rsidRPr="001640C5" w:rsidDel="00405890">
          <w:delText xml:space="preserve"> </w:delText>
        </w:r>
        <w:commentRangeStart w:id="111"/>
        <w:commentRangeStart w:id="112"/>
        <w:commentRangeStart w:id="113"/>
        <w:commentRangeStart w:id="114"/>
        <w:r w:rsidRPr="001640C5" w:rsidDel="00405890">
          <w:delText>primary and secondary outcomes</w:delText>
        </w:r>
        <w:commentRangeEnd w:id="111"/>
        <w:r w:rsidR="00BE5728" w:rsidDel="00405890">
          <w:rPr>
            <w:rStyle w:val="CommentReference"/>
          </w:rPr>
          <w:commentReference w:id="111"/>
        </w:r>
        <w:commentRangeEnd w:id="112"/>
        <w:r w:rsidR="00011E0A" w:rsidDel="00405890">
          <w:rPr>
            <w:rStyle w:val="CommentReference"/>
          </w:rPr>
          <w:commentReference w:id="112"/>
        </w:r>
        <w:commentRangeEnd w:id="113"/>
        <w:r w:rsidR="008E34AD" w:rsidDel="00405890">
          <w:rPr>
            <w:rStyle w:val="CommentReference"/>
          </w:rPr>
          <w:commentReference w:id="113"/>
        </w:r>
        <w:commentRangeEnd w:id="114"/>
        <w:r w:rsidR="00BD2DB4" w:rsidDel="00405890">
          <w:rPr>
            <w:rStyle w:val="CommentReference"/>
          </w:rPr>
          <w:commentReference w:id="114"/>
        </w:r>
        <w:r w:rsidRPr="001640C5" w:rsidDel="00405890">
          <w:delText xml:space="preserve">, outcome(s) and </w:delText>
        </w:r>
        <w:commentRangeStart w:id="115"/>
        <w:commentRangeStart w:id="116"/>
        <w:r w:rsidRPr="001640C5" w:rsidDel="00405890">
          <w:delText>size</w:delText>
        </w:r>
        <w:commentRangeEnd w:id="115"/>
        <w:r w:rsidR="00352BBC" w:rsidRPr="001640C5" w:rsidDel="00405890">
          <w:rPr>
            <w:rStyle w:val="CommentReference"/>
            <w:sz w:val="22"/>
            <w:szCs w:val="22"/>
          </w:rPr>
          <w:commentReference w:id="115"/>
        </w:r>
        <w:commentRangeEnd w:id="116"/>
        <w:r w:rsidR="00DA1016" w:rsidRPr="001640C5" w:rsidDel="00405890">
          <w:rPr>
            <w:rStyle w:val="CommentReference"/>
            <w:sz w:val="22"/>
            <w:szCs w:val="22"/>
          </w:rPr>
          <w:commentReference w:id="116"/>
        </w:r>
        <w:r w:rsidRPr="001640C5" w:rsidDel="00405890">
          <w:delText xml:space="preserve"> effect(s) used for sample size calculation</w:delText>
        </w:r>
        <w:r w:rsidR="00147819" w:rsidRPr="001640C5" w:rsidDel="00405890">
          <w:delText>;</w:delText>
        </w:r>
      </w:del>
    </w:p>
    <w:p w14:paraId="40DDC17F" w14:textId="4443C59B" w:rsidR="00DE217E" w:rsidRPr="001640C5" w:rsidRDefault="002D29D8" w:rsidP="00DE217E">
      <w:pPr>
        <w:pStyle w:val="ListParagraph"/>
        <w:numPr>
          <w:ilvl w:val="0"/>
          <w:numId w:val="5"/>
        </w:numPr>
        <w:ind w:right="34"/>
      </w:pPr>
      <w:del w:id="117" w:author="Joana Rodrigues Ribeiro" w:date="2026-01-11T00:35:00Z" w16du:dateUtc="2026-01-10T23:35:00Z">
        <w:r w:rsidRPr="001640C5" w:rsidDel="00405890">
          <w:rPr>
            <w:b/>
            <w:bCs/>
          </w:rPr>
          <w:delText xml:space="preserve">Clinical consideration in </w:delText>
        </w:r>
      </w:del>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118" w:author="Joana Rodrigues Ribeiro" w:date="2026-01-11T00:35:00Z" w16du:dateUtc="2026-01-10T23:35:00Z">
        <w:r w:rsidR="00405890" w:rsidRPr="00405890">
          <w:rPr>
            <w:b/>
            <w:bCs/>
          </w:rPr>
          <w:t>report</w:t>
        </w:r>
        <w:r w:rsidR="00405890">
          <w:t xml:space="preserve"> of sample size calculation,</w:t>
        </w:r>
        <w:r w:rsidR="00405890" w:rsidRPr="00405890">
          <w:t xml:space="preserve"> </w:t>
        </w:r>
        <w:r w:rsidR="00405890">
          <w:t xml:space="preserve">sample size based on </w:t>
        </w:r>
      </w:ins>
      <w:ins w:id="119" w:author="Joana Rodrigues Ribeiro" w:date="2026-01-11T00:37:00Z" w16du:dateUtc="2026-01-10T23:37:00Z">
        <w:r w:rsidR="00405890">
          <w:t xml:space="preserve">a meaningful difference (e.g., </w:t>
        </w:r>
      </w:ins>
      <w:ins w:id="120" w:author="Joana Rodrigues Ribeiro" w:date="2026-01-11T00:38:00Z" w16du:dateUtc="2026-01-10T23:38:00Z">
        <w:r w:rsidR="00405890">
          <w:t xml:space="preserve">a </w:t>
        </w:r>
      </w:ins>
      <w:ins w:id="121" w:author="Joana Rodrigues Ribeiro" w:date="2026-01-11T00:35:00Z" w16du:dateUtc="2026-01-10T23:35:00Z">
        <w:r w:rsidR="00405890">
          <w:t>MID</w:t>
        </w:r>
      </w:ins>
      <w:ins w:id="122" w:author="Joana Rodrigues Ribeiro" w:date="2026-01-11T00:37:00Z" w16du:dateUtc="2026-01-10T23:37:00Z">
        <w:r w:rsidR="00405890">
          <w:t>,</w:t>
        </w:r>
      </w:ins>
      <w:ins w:id="123" w:author="Joana Rodrigues Ribeiro" w:date="2026-01-11T00:38:00Z" w16du:dateUtc="2026-01-10T23:38:00Z">
        <w:r w:rsidR="00405890">
          <w:t xml:space="preserve"> a</w:t>
        </w:r>
      </w:ins>
      <w:ins w:id="124" w:author="Joana Rodrigues Ribeiro" w:date="2026-01-11T00:35:00Z" w16du:dateUtc="2026-01-10T23:35:00Z">
        <w:r w:rsidR="00405890">
          <w:t xml:space="preserve"> Cohen's d)</w:t>
        </w:r>
      </w:ins>
      <w:del w:id="125" w:author="Joana Rodrigues Ribeiro" w:date="2026-01-11T00:36:00Z" w16du:dateUtc="2026-01-10T23:36:00Z">
        <w:r w:rsidR="00DE217E" w:rsidDel="00405890">
          <w:delText xml:space="preserve">whether authors </w:delText>
        </w:r>
        <w:r w:rsidR="00DE217E" w:rsidRPr="00DE217E" w:rsidDel="00405890">
          <w:delText xml:space="preserve">explicitly addressed the clinical relevance of their findings in the </w:delText>
        </w:r>
        <w:r w:rsidR="00DE217E" w:rsidDel="00405890">
          <w:delText>methods for the sample size calculation</w:delText>
        </w:r>
        <w:r w:rsidR="00DE217E" w:rsidRPr="00DE217E" w:rsidDel="00405890">
          <w:delText xml:space="preserve"> </w:delText>
        </w:r>
        <w:r w:rsidR="00DE217E" w:rsidDel="00405890">
          <w:delText>(</w:delText>
        </w:r>
        <w:commentRangeStart w:id="126"/>
        <w:r w:rsidR="00DE217E" w:rsidRPr="00DE217E" w:rsidDel="00405890">
          <w:delText>independent</w:delText>
        </w:r>
        <w:commentRangeEnd w:id="126"/>
        <w:r w:rsidR="00523733" w:rsidDel="00405890">
          <w:rPr>
            <w:rStyle w:val="CommentReference"/>
          </w:rPr>
          <w:commentReference w:id="126"/>
        </w:r>
        <w:r w:rsidR="00DE217E" w:rsidRPr="00DE217E" w:rsidDel="00405890">
          <w:delText xml:space="preserve"> assessment by two reviewers </w:delText>
        </w:r>
        <w:r w:rsidR="00DE217E" w:rsidDel="00405890">
          <w:delText>JRR and FA, disagreements resolved by consensus or third party, MP)</w:delText>
        </w:r>
      </w:del>
      <w:r w:rsidR="00DE217E">
        <w:t>;</w:t>
      </w:r>
    </w:p>
    <w:p w14:paraId="23B9C540" w14:textId="77777777" w:rsidR="00EF4355" w:rsidRPr="001640C5" w:rsidRDefault="00EF4355" w:rsidP="00EF4355">
      <w:pPr>
        <w:pStyle w:val="ListParagraph"/>
        <w:numPr>
          <w:ilvl w:val="0"/>
          <w:numId w:val="5"/>
        </w:numPr>
        <w:ind w:right="34"/>
      </w:pPr>
      <w:r w:rsidRPr="001640C5">
        <w:rPr>
          <w:b/>
          <w:bCs/>
        </w:rPr>
        <w:t>Results:</w:t>
      </w:r>
      <w:r w:rsidRPr="00011E0A">
        <w:t xml:space="preserve"> whether the result met the prespecified criterion (p-value ≤ 0.05, non-inferiority margin, or equivalence interval</w:t>
      </w:r>
      <w:proofErr w:type="gramStart"/>
      <w:r w:rsidRPr="00011E0A">
        <w:t>)</w:t>
      </w:r>
      <w:r w:rsidRPr="00011E0A">
        <w:rPr>
          <w:color w:val="212529"/>
          <w:shd w:val="clear" w:color="auto" w:fill="FFFFFF"/>
        </w:rPr>
        <w:t>;</w:t>
      </w:r>
      <w:proofErr w:type="gramEnd"/>
    </w:p>
    <w:p w14:paraId="3FF1F1D9" w14:textId="6EB25235" w:rsidR="00405890" w:rsidRPr="00405890" w:rsidRDefault="00DE217E" w:rsidP="00405890">
      <w:pPr>
        <w:pStyle w:val="ListParagraph"/>
        <w:numPr>
          <w:ilvl w:val="0"/>
          <w:numId w:val="5"/>
        </w:numPr>
        <w:rPr>
          <w:ins w:id="127" w:author="Joana Rodrigues Ribeiro" w:date="2026-01-11T00:49:00Z" w16du:dateUtc="2026-01-10T23:49:00Z"/>
        </w:rPr>
      </w:pPr>
      <w:r w:rsidRPr="00405890">
        <w:rPr>
          <w:b/>
          <w:bCs/>
        </w:rPr>
        <w:t>D</w:t>
      </w:r>
      <w:r w:rsidR="002D29D8" w:rsidRPr="00405890">
        <w:rPr>
          <w:b/>
          <w:bCs/>
        </w:rPr>
        <w:t>iscussion</w:t>
      </w:r>
      <w:r w:rsidRPr="00405890">
        <w:rPr>
          <w:b/>
          <w:bCs/>
        </w:rPr>
        <w:t xml:space="preserve"> section</w:t>
      </w:r>
      <w:r w:rsidR="006D1F9B" w:rsidRPr="00405890">
        <w:rPr>
          <w:b/>
          <w:bCs/>
        </w:rPr>
        <w:t>:</w:t>
      </w:r>
      <w:r w:rsidR="00147819" w:rsidRPr="001640C5">
        <w:t xml:space="preserve"> </w:t>
      </w:r>
      <w:ins w:id="128" w:author="Joana Rodrigues Ribeiro" w:date="2026-01-11T00:49:00Z" w16du:dateUtc="2026-01-10T23:49:00Z">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and/or secondary endpoints)</w:t>
        </w:r>
      </w:ins>
    </w:p>
    <w:p w14:paraId="6FF391C1" w14:textId="3FD7D9EA" w:rsidR="00147819" w:rsidRPr="001640C5" w:rsidDel="00405890" w:rsidRDefault="00DE217E" w:rsidP="00E2249F">
      <w:pPr>
        <w:pStyle w:val="ListParagraph"/>
        <w:numPr>
          <w:ilvl w:val="0"/>
          <w:numId w:val="5"/>
        </w:numPr>
        <w:ind w:right="34"/>
        <w:rPr>
          <w:del w:id="129" w:author="Joana Rodrigues Ribeiro" w:date="2026-01-11T00:49:00Z" w16du:dateUtc="2026-01-10T23:49:00Z"/>
        </w:rPr>
      </w:pPr>
      <w:del w:id="130" w:author="Joana Rodrigues Ribeiro" w:date="2026-01-11T00:49:00Z" w16du:dateUtc="2026-01-10T23:49:00Z">
        <w:r w:rsidRPr="00DE217E" w:rsidDel="00405890">
          <w:delText xml:space="preserve"> clinical relevance of their findings in the discussion or conclusions </w:delText>
        </w:r>
        <w:r w:rsidDel="00405890">
          <w:delText>(</w:delText>
        </w:r>
        <w:r w:rsidRPr="00DE217E" w:rsidDel="00405890">
          <w:delText xml:space="preserve">independent assessment by two reviewers </w:delText>
        </w:r>
        <w:r w:rsidDel="00405890">
          <w:delText>JRR and FA, disagreements resolved by consensus or third party, MP)</w:delText>
        </w:r>
      </w:del>
    </w:p>
    <w:p w14:paraId="3235D96E" w14:textId="4B573524" w:rsidR="00A44527" w:rsidRPr="001640C5" w:rsidDel="00405890" w:rsidRDefault="00A44527" w:rsidP="00E2249F">
      <w:pPr>
        <w:pStyle w:val="ListParagraph"/>
        <w:numPr>
          <w:ilvl w:val="0"/>
          <w:numId w:val="5"/>
        </w:numPr>
        <w:ind w:right="34"/>
        <w:rPr>
          <w:del w:id="131" w:author="Joana Rodrigues Ribeiro" w:date="2026-01-11T00:50:00Z" w16du:dateUtc="2026-01-10T23:50:00Z"/>
        </w:rPr>
      </w:pPr>
      <w:del w:id="132" w:author="Joana Rodrigues Ribeiro" w:date="2026-01-11T00:50:00Z" w16du:dateUtc="2026-01-10T23:50:00Z">
        <w:r w:rsidRPr="001640C5" w:rsidDel="00405890">
          <w:rPr>
            <w:b/>
            <w:bCs/>
          </w:rPr>
          <w:delText xml:space="preserve">Pretrial document: </w:delText>
        </w:r>
        <w:r w:rsidRPr="001640C5" w:rsidDel="00405890">
          <w:delText xml:space="preserve">report of </w:delText>
        </w:r>
        <w:r w:rsidR="00846191" w:rsidRPr="001640C5" w:rsidDel="00405890">
          <w:delText>“</w:delText>
        </w:r>
        <w:r w:rsidRPr="001640C5" w:rsidDel="00405890">
          <w:delText>clinical</w:delText>
        </w:r>
        <w:r w:rsidR="00846191" w:rsidRPr="001640C5" w:rsidDel="00405890">
          <w:delText>”</w:delText>
        </w:r>
        <w:r w:rsidRPr="001640C5" w:rsidDel="00405890">
          <w:delText xml:space="preserve"> or </w:delText>
        </w:r>
        <w:r w:rsidR="00846191" w:rsidRPr="001640C5" w:rsidDel="00405890">
          <w:delText>“</w:delText>
        </w:r>
        <w:r w:rsidRPr="001640C5" w:rsidDel="00405890">
          <w:delText>patient</w:delText>
        </w:r>
        <w:r w:rsidR="00846191" w:rsidRPr="001640C5" w:rsidDel="00405890">
          <w:delText>”</w:delText>
        </w:r>
        <w:r w:rsidRPr="001640C5" w:rsidDel="00405890">
          <w:delText xml:space="preserve"> in the methods or discussion</w:delText>
        </w:r>
      </w:del>
    </w:p>
    <w:p w14:paraId="00000082" w14:textId="77777777" w:rsidR="002069D8" w:rsidRDefault="00AE512F">
      <w:pPr>
        <w:pStyle w:val="Heading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Heading2"/>
      </w:pPr>
      <w:r>
        <w:t>Statistical methods</w:t>
      </w:r>
    </w:p>
    <w:p w14:paraId="02C9B10A" w14:textId="4C999F5D"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F6398">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F6398">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lastRenderedPageBreak/>
        <w:t>Sample size</w:t>
      </w:r>
    </w:p>
    <w:p w14:paraId="1D61BB0A" w14:textId="5F7936A2" w:rsidR="00307C82" w:rsidRPr="001640C5" w:rsidRDefault="00307C82">
      <w:del w:id="133" w:author="Joana Rodrigues Ribeiro" w:date="2026-01-11T01:16:00Z" w16du:dateUtc="2026-01-11T00:16:00Z">
        <w:r w:rsidRPr="001640C5" w:rsidDel="00405890">
          <w:delText xml:space="preserve">We calculated the sample size based on </w:delText>
        </w:r>
        <w:r w:rsidR="004C67A1" w:rsidDel="00405890">
          <w:delText xml:space="preserve">precision for </w:delText>
        </w:r>
      </w:del>
      <w:del w:id="134" w:author="Joana Rodrigues Ribeiro" w:date="2026-01-10T20:20:00Z" w16du:dateUtc="2026-01-10T19:20:00Z">
        <w:r w:rsidR="004C67A1" w:rsidDel="00BD2DB4">
          <w:delText>the</w:delText>
        </w:r>
        <w:r w:rsidR="00020295" w:rsidDel="00BD2DB4">
          <w:delText xml:space="preserve"> </w:delText>
        </w:r>
      </w:del>
      <w:del w:id="135" w:author="Joana Rodrigues Ribeiro" w:date="2026-01-11T01:16:00Z" w16du:dateUtc="2026-01-11T00:16:00Z">
        <w:r w:rsidR="00020295" w:rsidDel="00405890">
          <w:delText xml:space="preserve">estimate </w:delText>
        </w:r>
      </w:del>
      <w:del w:id="136" w:author="Joana Rodrigues Ribeiro" w:date="2026-01-10T20:20:00Z" w16du:dateUtc="2026-01-10T19:20:00Z">
        <w:r w:rsidR="00020295" w:rsidDel="00BD2DB4">
          <w:delText>on the</w:delText>
        </w:r>
      </w:del>
      <w:del w:id="137" w:author="Joana Rodrigues Ribeiro" w:date="2026-01-11T01:16:00Z" w16du:dateUtc="2026-01-11T00:16:00Z">
        <w:r w:rsidR="00020295" w:rsidDel="00405890">
          <w:delText xml:space="preserve"> % of trials </w:delText>
        </w:r>
      </w:del>
      <w:del w:id="138" w:author="Joana Rodrigues Ribeiro" w:date="2026-01-10T20:20:00Z" w16du:dateUtc="2026-01-10T19:20:00Z">
        <w:r w:rsidR="00020295" w:rsidDel="00BD2DB4">
          <w:delText xml:space="preserve">that </w:delText>
        </w:r>
      </w:del>
      <w:del w:id="139" w:author="Joana Rodrigues Ribeiro" w:date="2026-01-11T01:16:00Z" w16du:dateUtc="2026-01-11T00:16:00Z">
        <w:r w:rsidR="004430A0" w:rsidDel="00405890">
          <w:delText xml:space="preserve">that fulfil the four criteria for RCTs to meaningfully inform practice. </w:delText>
        </w:r>
      </w:del>
      <w:r w:rsidR="004430A0">
        <w:t xml:space="preserve">Based on our pilot </w:t>
      </w:r>
      <w:r w:rsidR="00BD2DB4">
        <w:t xml:space="preserve">study, </w:t>
      </w:r>
      <w:commentRangeStart w:id="140"/>
      <w:r w:rsidR="00BD2DB4">
        <w:t xml:space="preserve">only </w:t>
      </w:r>
      <w:r w:rsidR="00405890">
        <w:t>2.4</w:t>
      </w:r>
      <w:r w:rsidR="004430A0">
        <w:t xml:space="preserve">% </w:t>
      </w:r>
      <w:r w:rsidR="00BD2DB4">
        <w:t>(</w:t>
      </w:r>
      <w:r w:rsidR="00405890">
        <w:t>2/</w:t>
      </w:r>
      <w:r w:rsidR="00BD2DB4">
        <w:t>8</w:t>
      </w:r>
      <w:r w:rsidR="00405890">
        <w:t>4</w:t>
      </w:r>
      <w:r w:rsidR="00BD2DB4">
        <w:t xml:space="preserve">) </w:t>
      </w:r>
      <w:commentRangeEnd w:id="140"/>
      <w:r w:rsidR="00405890">
        <w:rPr>
          <w:rStyle w:val="CommentReference"/>
        </w:rPr>
        <w:commentReference w:id="140"/>
      </w:r>
      <w:r w:rsidR="004430A0">
        <w:t>fulfill</w:t>
      </w:r>
      <w:r w:rsidR="00BD2DB4">
        <w:t>ed</w:t>
      </w:r>
      <w:r w:rsidR="00405890">
        <w:t xml:space="preserve"> five among the six </w:t>
      </w:r>
      <w:r w:rsidR="004430A0">
        <w:t>criteria</w:t>
      </w:r>
      <w:r w:rsidR="00405890">
        <w:t xml:space="preserve"> to meaningfully inform practice</w:t>
      </w:r>
      <w:r w:rsidR="004430A0">
        <w:t>.</w:t>
      </w:r>
      <w:r w:rsidR="004C67A1">
        <w:t xml:space="preserve"> We </w:t>
      </w:r>
      <w:r w:rsidR="0061588B">
        <w:t xml:space="preserve">expect a lower </w:t>
      </w:r>
      <w:r w:rsidR="00405890">
        <w:t>percentage</w:t>
      </w:r>
      <w:r w:rsidR="004430A0">
        <w:t xml:space="preserve"> for this study</w:t>
      </w:r>
      <w:r w:rsidR="0061588B">
        <w:t xml:space="preserve"> since the search is broader than in the pilot study where RCTs were likely of higher quality</w:t>
      </w:r>
      <w:r w:rsidR="004430A0">
        <w:t xml:space="preserve"> since their selection was based on using the CCI</w:t>
      </w:r>
      <w:r w:rsidR="00405890">
        <w:t>®</w:t>
      </w:r>
      <w:r w:rsidR="0061588B">
        <w:t>. Thus</w:t>
      </w:r>
      <w:r w:rsidR="00405890">
        <w:t>,</w:t>
      </w:r>
      <w:r w:rsidR="0061588B">
        <w:t xml:space="preserve"> we expect</w:t>
      </w:r>
      <w:r w:rsidR="004430A0">
        <w:t xml:space="preserve"> </w:t>
      </w:r>
      <w:r w:rsidR="0061588B">
        <w:t xml:space="preserve"> </w:t>
      </w:r>
      <w:r w:rsidR="00405890">
        <w:t>2.0%</w:t>
      </w:r>
      <w:r w:rsidR="004C67A1">
        <w:t xml:space="preserve"> with a width of the confidence interval of </w:t>
      </w:r>
      <w:r w:rsidR="00405890">
        <w:t xml:space="preserve">5%. </w:t>
      </w:r>
      <w:r w:rsidR="004C67A1">
        <w:t xml:space="preserve">With the </w:t>
      </w:r>
      <w:proofErr w:type="spellStart"/>
      <w:r w:rsidR="004C67A1" w:rsidRPr="004C67A1">
        <w:t>prec_prop</w:t>
      </w:r>
      <w:proofErr w:type="spellEnd"/>
      <w:r w:rsidR="004C67A1">
        <w:t xml:space="preserve"> package</w:t>
      </w:r>
      <w:r w:rsidR="007657EB">
        <w:fldChar w:fldCharType="begin"/>
      </w:r>
      <w:r w:rsidR="00BF6398">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F6398">
        <w:rPr>
          <w:noProof/>
        </w:rPr>
        <w:t>[4]</w:t>
      </w:r>
      <w:r w:rsidR="007657EB">
        <w:fldChar w:fldCharType="end"/>
      </w:r>
      <w:r w:rsidR="004C67A1">
        <w:t xml:space="preserve">, we obtained a sample of </w:t>
      </w:r>
      <w:ins w:id="141" w:author="Joana Rodrigues Ribeiro" w:date="2026-01-11T01:43:00Z" w16du:dateUtc="2026-01-11T00:43:00Z">
        <w:r w:rsidR="00405890">
          <w:t>152</w:t>
        </w:r>
      </w:ins>
      <w:ins w:id="142" w:author="Joana Rodrigues Ribeiro" w:date="2026-01-11T01:56:00Z" w16du:dateUtc="2026-01-11T00:56:00Z">
        <w:r w:rsidR="00405890">
          <w:t xml:space="preserve"> </w:t>
        </w:r>
      </w:ins>
      <w:ins w:id="143" w:author="Joana Rodrigues Ribeiro" w:date="2026-01-11T18:12:00Z" w16du:dateUtc="2026-01-11T17:12:00Z">
        <w:r w:rsidR="00EB22BB">
          <w:t>(</w:t>
        </w:r>
      </w:ins>
      <w:ins w:id="144" w:author="Joana Rodrigues Ribeiro" w:date="2026-01-11T01:56:00Z" w16du:dateUtc="2026-01-11T00:56:00Z">
        <w:r w:rsidR="00405890">
          <w:t xml:space="preserve">Wilson 95%CI of </w:t>
        </w:r>
      </w:ins>
      <w:ins w:id="145" w:author="Joana Rodrigues Ribeiro" w:date="2026-01-11T01:57:00Z" w16du:dateUtc="2026-01-11T00:57:00Z">
        <w:r w:rsidR="00405890" w:rsidRPr="00405890">
          <w:t>0.6</w:t>
        </w:r>
        <w:r w:rsidR="00405890">
          <w:t xml:space="preserve">9 to </w:t>
        </w:r>
        <w:r w:rsidR="00405890" w:rsidRPr="00405890">
          <w:t>5</w:t>
        </w:r>
        <w:r w:rsidR="00405890">
          <w:t>.</w:t>
        </w:r>
        <w:r w:rsidR="00405890" w:rsidRPr="00405890">
          <w:t>6</w:t>
        </w:r>
        <w:r w:rsidR="00405890">
          <w:t>)</w:t>
        </w:r>
      </w:ins>
      <w:del w:id="146" w:author="Joana Rodrigues Ribeiro" w:date="2026-01-11T01:43:00Z" w16du:dateUtc="2026-01-11T00:43:00Z">
        <w:r w:rsidR="004C67A1" w:rsidDel="00405890">
          <w:delText>245</w:delText>
        </w:r>
      </w:del>
      <w:r w:rsidR="004C67A1">
        <w:t xml:space="preserve">. In the pilot phase, from 1612 records we </w:t>
      </w:r>
      <w:r w:rsidR="00FA0942">
        <w:t xml:space="preserve">identified </w:t>
      </w:r>
      <w:del w:id="147" w:author="Joana Rodrigues Ribeiro" w:date="2026-01-11T01:43:00Z" w16du:dateUtc="2026-01-11T00:43:00Z">
        <w:r w:rsidR="00FA0942" w:rsidDel="00405890">
          <w:delText xml:space="preserve">136 RCTs, including </w:delText>
        </w:r>
      </w:del>
      <w:r w:rsidR="00FA0942">
        <w:t>8</w:t>
      </w:r>
      <w:ins w:id="148" w:author="Joana Rodrigues Ribeiro" w:date="2026-01-11T01:45:00Z" w16du:dateUtc="2026-01-11T00:45:00Z">
        <w:r w:rsidR="00405890">
          <w:t>4</w:t>
        </w:r>
      </w:ins>
      <w:del w:id="149" w:author="Joana Rodrigues Ribeiro" w:date="2026-01-11T01:45:00Z" w16du:dateUtc="2026-01-11T00:45:00Z">
        <w:r w:rsidR="00FA0942" w:rsidDel="00405890">
          <w:delText>7</w:delText>
        </w:r>
      </w:del>
      <w:r w:rsidR="00FA0942">
        <w:t xml:space="preserve"> “final publications”</w:t>
      </w:r>
      <w:r w:rsidR="00405890">
        <w:t xml:space="preserve"> we analyzed</w:t>
      </w:r>
      <w:r w:rsidR="00FA0942">
        <w:t xml:space="preserve">. For </w:t>
      </w:r>
      <w:ins w:id="150" w:author="Joana Rodrigues Ribeiro" w:date="2026-01-11T01:43:00Z" w16du:dateUtc="2026-01-11T00:43:00Z">
        <w:r w:rsidR="00405890">
          <w:t>152 final publication</w:t>
        </w:r>
      </w:ins>
      <w:ins w:id="151" w:author="Joana Rodrigues Ribeiro" w:date="2026-01-11T01:44:00Z" w16du:dateUtc="2026-01-11T00:44:00Z">
        <w:r w:rsidR="00405890">
          <w:t>s,</w:t>
        </w:r>
      </w:ins>
      <w:del w:id="152" w:author="Joana Rodrigues Ribeiro" w:date="2026-01-11T01:43:00Z" w16du:dateUtc="2026-01-11T00:43:00Z">
        <w:r w:rsidR="00FA0942" w:rsidDel="00405890">
          <w:delText xml:space="preserve">245 </w:delText>
        </w:r>
      </w:del>
      <w:commentRangeStart w:id="153"/>
      <w:del w:id="154" w:author="Joana Rodrigues Ribeiro" w:date="2026-01-11T01:44:00Z" w16du:dateUtc="2026-01-11T00:44:00Z">
        <w:r w:rsidR="00FA0942" w:rsidDel="00405890">
          <w:delText>RCTs</w:delText>
        </w:r>
        <w:commentRangeEnd w:id="153"/>
        <w:r w:rsidR="00FA0942" w:rsidDel="00405890">
          <w:rPr>
            <w:rStyle w:val="CommentReference"/>
          </w:rPr>
          <w:commentReference w:id="153"/>
        </w:r>
        <w:r w:rsidR="00FA0942" w:rsidDel="00405890">
          <w:delText>,</w:delText>
        </w:r>
      </w:del>
      <w:r w:rsidR="00FA0942">
        <w:t xml:space="preserve"> we calculated that </w:t>
      </w:r>
      <w:del w:id="155" w:author="Joana Rodrigues Ribeiro" w:date="2026-01-11T01:50:00Z" w16du:dateUtc="2026-01-11T00:50:00Z">
        <w:r w:rsidR="00FA0942" w:rsidRPr="00FA0942" w:rsidDel="00405890">
          <w:delText>290</w:delText>
        </w:r>
        <w:r w:rsidR="00FA0942" w:rsidDel="00405890">
          <w:delText xml:space="preserve">4 </w:delText>
        </w:r>
      </w:del>
      <w:ins w:id="156" w:author="Joana Rodrigues Ribeiro" w:date="2026-01-11T01:50:00Z" w16du:dateUtc="2026-01-11T00:50:00Z">
        <w:r w:rsidR="00405890">
          <w:t xml:space="preserve">2917 </w:t>
        </w:r>
      </w:ins>
      <w:r w:rsidR="00FA0942">
        <w:t>records would be needed</w:t>
      </w:r>
      <w:ins w:id="157" w:author="Joana Rodrigues Ribeiro" w:date="2026-01-11T01:50:00Z" w16du:dateUtc="2026-01-11T00:50:00Z">
        <w:r w:rsidR="00405890">
          <w:t xml:space="preserve">. </w:t>
        </w:r>
      </w:ins>
      <w:del w:id="158" w:author="Joana Rodrigues Ribeiro" w:date="2026-01-11T01:50:00Z" w16du:dateUtc="2026-01-11T00:50:00Z">
        <w:r w:rsidR="00FA0942" w:rsidDel="00405890">
          <w:delText xml:space="preserve"> (or 4540 if we only consider “final publications”). </w:delText>
        </w:r>
      </w:del>
      <w:r w:rsidR="00FA0942">
        <w:t>We considered that due to our relatively permissive search strategy (versus for the pilot phase) we would not need to consider more than a 10% interval, i.e</w:t>
      </w:r>
      <w:del w:id="159" w:author="Joana Rodrigues Ribeiro" w:date="2026-01-11T01:52:00Z" w16du:dateUtc="2026-01-11T00:52:00Z">
        <w:r w:rsidR="00FA0942" w:rsidDel="00405890">
          <w:delText>. ±29</w:delText>
        </w:r>
      </w:del>
      <w:del w:id="160" w:author="Joana Rodrigues Ribeiro" w:date="2026-01-11T01:51:00Z" w16du:dateUtc="2026-01-11T00:51:00Z">
        <w:r w:rsidR="00FA0942" w:rsidDel="00405890">
          <w:delText>1</w:delText>
        </w:r>
      </w:del>
      <w:ins w:id="161" w:author="Joana Rodrigues Ribeiro" w:date="2026-01-11T18:12:00Z" w16du:dateUtc="2026-01-11T17:12:00Z">
        <w:r w:rsidR="001C665F">
          <w:t xml:space="preserve">., </w:t>
        </w:r>
      </w:ins>
      <w:del w:id="162" w:author="Joana Rodrigues Ribeiro" w:date="2026-01-11T18:12:00Z" w16du:dateUtc="2026-01-11T17:12:00Z">
        <w:r w:rsidR="00FA0942" w:rsidDel="001C665F">
          <w:delText xml:space="preserve"> </w:delText>
        </w:r>
      </w:del>
      <w:ins w:id="163" w:author="Joana Rodrigues Ribeiro" w:date="2026-01-11T01:52:00Z" w16du:dateUtc="2026-01-11T00:52:00Z">
        <w:r w:rsidR="00405890">
          <w:t>3’209.</w:t>
        </w:r>
      </w:ins>
      <w:del w:id="164" w:author="Joana Rodrigues Ribeiro" w:date="2026-01-11T01:52:00Z" w16du:dateUtc="2026-01-11T00:52:00Z">
        <w:r w:rsidR="00FA0942" w:rsidDel="00405890">
          <w:delText xml:space="preserve">(or 454). </w:delText>
        </w:r>
      </w:del>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165" w:name="_heading=h.rbqjz3u6igr1" w:colFirst="0" w:colLast="0"/>
      <w:bookmarkEnd w:id="165"/>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250A94" w:rsidRDefault="00AE512F">
      <w:pPr>
        <w:pStyle w:val="Heading1"/>
        <w:rPr>
          <w:lang w:val="fr-CH"/>
          <w:rPrChange w:id="166" w:author="Milo Alan Puhan" w:date="2026-01-07T15:24:00Z" w16du:dateUtc="2026-01-07T14:24:00Z">
            <w:rPr>
              <w:lang w:val="de-CH"/>
            </w:rPr>
          </w:rPrChange>
        </w:rPr>
      </w:pPr>
      <w:r w:rsidRPr="00250A94">
        <w:rPr>
          <w:lang w:val="fr-CH"/>
          <w:rPrChange w:id="167" w:author="Milo Alan Puhan" w:date="2026-01-07T15:24:00Z" w16du:dateUtc="2026-01-07T14:24:00Z">
            <w:rPr>
              <w:lang w:val="de-CH"/>
            </w:rPr>
          </w:rPrChange>
        </w:rPr>
        <w:lastRenderedPageBreak/>
        <w:t>Bibliography</w:t>
      </w:r>
    </w:p>
    <w:p w14:paraId="414C129C" w14:textId="77777777" w:rsidR="00BF6398" w:rsidRPr="00BF6398" w:rsidRDefault="00013262" w:rsidP="00BF6398">
      <w:pPr>
        <w:pStyle w:val="Bibliography"/>
        <w:rPr>
          <w:color w:val="auto"/>
          <w:sz w:val="22"/>
          <w:lang w:val="en-US"/>
        </w:rPr>
      </w:pPr>
      <w:r>
        <w:fldChar w:fldCharType="begin"/>
      </w:r>
      <w:r w:rsidR="007657EB" w:rsidRPr="00250A94">
        <w:rPr>
          <w:lang w:val="fr-CH"/>
          <w:rPrChange w:id="168" w:author="Milo Alan Puhan" w:date="2026-01-07T15:24:00Z" w16du:dateUtc="2026-01-07T14:24:00Z">
            <w:rPr>
              <w:lang w:val="de-CH"/>
            </w:rPr>
          </w:rPrChange>
        </w:rPr>
        <w:instrText xml:space="preserve"> ADDIN ZOTERO_BIBL {"uncited":[],"omitted":[],"custom":[]} CSL_BIBLIOGRAPHY </w:instrText>
      </w:r>
      <w:r>
        <w:fldChar w:fldCharType="separate"/>
      </w:r>
      <w:r w:rsidR="00BF6398" w:rsidRPr="00BF6398">
        <w:rPr>
          <w:color w:val="auto"/>
          <w:sz w:val="22"/>
          <w:lang w:val="en-US"/>
        </w:rPr>
        <w:t>[1]</w:t>
      </w:r>
      <w:r w:rsidR="00BF6398" w:rsidRPr="00BF6398">
        <w:rPr>
          <w:color w:val="auto"/>
          <w:sz w:val="22"/>
          <w:lang w:val="en-US"/>
        </w:rPr>
        <w:tab/>
        <w:t>Abbassi F, Pfister M, Domenghino A, et al. Surgical Outcome Reporting. Moving From a Comic to a Tragic Opera? Ann Surg 2024;280:248–52. https://doi.org/10.1097/SLA.0000000000006226.</w:t>
      </w:r>
    </w:p>
    <w:p w14:paraId="1E72BD52" w14:textId="77777777" w:rsidR="00BF6398" w:rsidRPr="00BF6398" w:rsidRDefault="00BF6398" w:rsidP="00BF6398">
      <w:pPr>
        <w:pStyle w:val="Bibliography"/>
        <w:rPr>
          <w:color w:val="auto"/>
          <w:sz w:val="22"/>
          <w:lang w:val="en-US"/>
        </w:rPr>
      </w:pPr>
      <w:r w:rsidRPr="00BF6398">
        <w:rPr>
          <w:color w:val="auto"/>
          <w:sz w:val="22"/>
          <w:lang w:val="en-US"/>
        </w:rPr>
        <w:t>[2]</w:t>
      </w:r>
      <w:r w:rsidRPr="00BF6398">
        <w:rPr>
          <w:color w:val="auto"/>
          <w:sz w:val="22"/>
          <w:lang w:val="en-US"/>
        </w:rPr>
        <w:tab/>
        <w:t>Slankamenac K, Graf R, Barkun J, et al. The Comprehensive Complication Index: A Novel Continuous Scale to Measure Surgical Morbidity. Annals of Surgery 2013;258:1. https://doi.org/10.1097/SLA.0b013e318296c732.</w:t>
      </w:r>
    </w:p>
    <w:p w14:paraId="32D5B3AE" w14:textId="77777777" w:rsidR="00BF6398" w:rsidRPr="00BF6398" w:rsidRDefault="00BF6398" w:rsidP="00BF6398">
      <w:pPr>
        <w:pStyle w:val="Bibliography"/>
        <w:rPr>
          <w:color w:val="auto"/>
          <w:sz w:val="22"/>
          <w:lang w:val="en-US"/>
        </w:rPr>
      </w:pPr>
      <w:r w:rsidRPr="00BF6398">
        <w:rPr>
          <w:color w:val="auto"/>
          <w:sz w:val="22"/>
          <w:lang w:val="en-US"/>
        </w:rPr>
        <w:t>[3]</w:t>
      </w:r>
      <w:r w:rsidRPr="00BF6398">
        <w:rPr>
          <w:color w:val="auto"/>
          <w:sz w:val="22"/>
          <w:lang w:val="en-US"/>
        </w:rPr>
        <w:tab/>
        <w:t>RStudio Team. RStudio: Integrated Development Environment for R 2024;2024.12.0+467.</w:t>
      </w:r>
    </w:p>
    <w:p w14:paraId="4B5AD93A" w14:textId="77777777" w:rsidR="00BF6398" w:rsidRPr="00BF6398" w:rsidRDefault="00BF6398" w:rsidP="00BF6398">
      <w:pPr>
        <w:pStyle w:val="Bibliography"/>
        <w:rPr>
          <w:color w:val="auto"/>
          <w:sz w:val="22"/>
          <w:lang w:val="en-US"/>
        </w:rPr>
      </w:pPr>
      <w:r w:rsidRPr="00BF6398">
        <w:rPr>
          <w:color w:val="auto"/>
          <w:sz w:val="22"/>
          <w:lang w:val="en-US"/>
        </w:rPr>
        <w:t>[4]</w:t>
      </w:r>
      <w:r w:rsidRPr="00BF6398">
        <w:rPr>
          <w:color w:val="auto"/>
          <w:sz w:val="22"/>
          <w:lang w:val="en-US"/>
        </w:rPr>
        <w:tab/>
        <w:t>Jaeschke A, Haller B, Egger M. presize: Sample size and precision for clinical trials (R package) 2025.</w:t>
      </w:r>
    </w:p>
    <w:p w14:paraId="000000AD" w14:textId="774C56B1" w:rsidR="002069D8" w:rsidRDefault="00013262" w:rsidP="00BF6398">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5-12-24T09:29:00Z" w:initials="MP">
    <w:p w14:paraId="6F402BFA" w14:textId="77777777" w:rsidR="00A07670" w:rsidRDefault="00A07670" w:rsidP="00A07670">
      <w:pPr>
        <w:pStyle w:val="CommentText"/>
      </w:pPr>
      <w:r>
        <w:rPr>
          <w:rStyle w:val="CommentReference"/>
        </w:rPr>
        <w:annotationRef/>
      </w:r>
      <w:r>
        <w:t>Is this a standard term in PROSPEO?</w:t>
      </w:r>
    </w:p>
  </w:comment>
  <w:comment w:id="1" w:author="Joana Rodrigues Ribeiro" w:date="2025-12-24T15:19:00Z" w:initials="JRR">
    <w:p w14:paraId="76CC1D2F" w14:textId="77777777" w:rsidR="000266AE" w:rsidRDefault="000266AE" w:rsidP="000266AE">
      <w:r>
        <w:rPr>
          <w:rStyle w:val="CommentReference"/>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2" w:author="Milo Alan Puhan" w:date="2026-01-07T16:47:00Z" w:initials="MP">
    <w:p w14:paraId="28242A81" w14:textId="77777777" w:rsidR="00B02F94" w:rsidRDefault="00B02F94" w:rsidP="00B02F94">
      <w:pPr>
        <w:pStyle w:val="CommentText"/>
      </w:pPr>
      <w:r>
        <w:rPr>
          <w:rStyle w:val="CommentReference"/>
        </w:rPr>
        <w:annotationRef/>
      </w:r>
      <w:r>
        <w:t>Fine to be provocative in a paper when you know the results. But try to be more neutral for a protocol</w:t>
      </w:r>
    </w:p>
  </w:comment>
  <w:comment w:id="3" w:author="Milo Alan Puhan" w:date="2025-12-24T09:18:00Z" w:initials="MP">
    <w:p w14:paraId="1690E39F" w14:textId="7A76BDDD" w:rsidR="00A35207" w:rsidRDefault="00A35207" w:rsidP="00A35207">
      <w:pPr>
        <w:pStyle w:val="CommentText"/>
      </w:pPr>
      <w:r>
        <w:rPr>
          <w:rStyle w:val="CommentReference"/>
        </w:rPr>
        <w:annotationRef/>
      </w:r>
      <w:r>
        <w:t>In general the intro is fine but try to stay closter to the story line of the ESA abstract. There is not reason to be more generic, I would just follow that</w:t>
      </w:r>
    </w:p>
  </w:comment>
  <w:comment w:id="4" w:author="fariba abbassi" w:date="2026-01-05T11:07:00Z" w:initials="fa">
    <w:p w14:paraId="0F1B3499" w14:textId="77777777" w:rsidR="00BE5728" w:rsidRDefault="00BE5728" w:rsidP="00BE5728">
      <w:r>
        <w:rPr>
          <w:rStyle w:val="CommentReference"/>
        </w:rPr>
        <w:annotationRef/>
      </w:r>
      <w:r>
        <w:rPr>
          <w:sz w:val="20"/>
          <w:szCs w:val="20"/>
        </w:rPr>
        <w:t>I agree. For me too much theory.</w:t>
      </w:r>
    </w:p>
  </w:comment>
  <w:comment w:id="13" w:author="Milo Alan Puhan" w:date="2026-01-07T16:06:00Z" w:initials="MP">
    <w:p w14:paraId="415E0AA3" w14:textId="77777777" w:rsidR="006448DB" w:rsidRDefault="006448DB" w:rsidP="006448DB">
      <w:pPr>
        <w:pStyle w:val="CommentText"/>
      </w:pPr>
      <w:r>
        <w:rPr>
          <w:rStyle w:val="CommentReference"/>
        </w:rPr>
        <w:annotationRef/>
      </w:r>
      <w:r>
        <w:t xml:space="preserve">Try not to pack too many ideas into the same para </w:t>
      </w:r>
    </w:p>
  </w:comment>
  <w:comment w:id="52" w:author="Milo Alan Puhan" w:date="2026-01-07T16:09:00Z" w:initials="MP">
    <w:p w14:paraId="070B3641" w14:textId="77777777" w:rsidR="000F1801" w:rsidRDefault="000F1801" w:rsidP="000F1801">
      <w:pPr>
        <w:pStyle w:val="CommentText"/>
      </w:pPr>
      <w:r>
        <w:rPr>
          <w:rStyle w:val="CommentReference"/>
        </w:rPr>
        <w:annotationRef/>
      </w:r>
      <w:r>
        <w:t>I stopped here with revising. It is all good but does not flow yet. I would define what idea comes into what para and then stick to that and not be repetitive. What is missing but could follow here is the sup and non-inf aims and design with some examples that makes it clear.</w:t>
      </w:r>
    </w:p>
  </w:comment>
  <w:comment w:id="56" w:author="Milo Alan Puhan" w:date="2026-01-07T16:10:00Z" w:initials="MP">
    <w:p w14:paraId="7A6BCFB3" w14:textId="77777777" w:rsidR="004D5015" w:rsidRDefault="004D5015" w:rsidP="004D5015">
      <w:pPr>
        <w:pStyle w:val="CommentText"/>
      </w:pPr>
      <w:r>
        <w:rPr>
          <w:rStyle w:val="CommentReference"/>
        </w:rPr>
        <w:annotationRef/>
      </w:r>
      <w:r>
        <w:t>Let‘s stick to MID, do you know the famous paper about the C in that is then suggested to be dropped (Schunemann, Guyatt)?</w:t>
      </w:r>
    </w:p>
  </w:comment>
  <w:comment w:id="65" w:author="Milo Alan Puhan" w:date="2026-01-07T16:12:00Z" w:initials="MP">
    <w:p w14:paraId="49F3059A" w14:textId="77777777" w:rsidR="00754139" w:rsidRDefault="00754139" w:rsidP="00754139">
      <w:pPr>
        <w:pStyle w:val="CommentText"/>
      </w:pPr>
      <w:r>
        <w:rPr>
          <w:rStyle w:val="CommentReference"/>
        </w:rPr>
        <w:annotationRef/>
      </w:r>
      <w:r>
        <w:t>This needs to be more precise. And don‘t refer to shrotcomings since this takes away the results which you do not know yet. See in the abstract how this could be formulated more precisely but also more open in terms of the result</w:t>
      </w:r>
    </w:p>
  </w:comment>
  <w:comment w:id="76" w:author="Milo Alan Puhan" w:date="2026-01-07T16:13:00Z" w:initials="MP">
    <w:p w14:paraId="27E61B3F" w14:textId="77777777" w:rsidR="006465B4" w:rsidRDefault="006465B4" w:rsidP="006465B4">
      <w:pPr>
        <w:pStyle w:val="CommentText"/>
      </w:pPr>
      <w:r>
        <w:rPr>
          <w:rStyle w:val="CommentReference"/>
        </w:rPr>
        <w:annotationRef/>
      </w:r>
      <w:r>
        <w:t xml:space="preserve">I would still call it a survey rather since we look at a selection from 2024. A systematic review implies all studies </w:t>
      </w:r>
    </w:p>
  </w:comment>
  <w:comment w:id="77" w:author="fariba abbassi" w:date="2026-01-08T06:03:00Z" w:initials="fa">
    <w:p w14:paraId="3C01B4AB" w14:textId="77777777" w:rsidR="003460B8" w:rsidRDefault="003460B8" w:rsidP="003460B8">
      <w:r>
        <w:rPr>
          <w:rStyle w:val="CommentReference"/>
        </w:rPr>
        <w:annotationRef/>
      </w:r>
      <w:r>
        <w:rPr>
          <w:sz w:val="20"/>
          <w:szCs w:val="20"/>
        </w:rPr>
        <w:t>or Literature search?</w:t>
      </w:r>
    </w:p>
  </w:comment>
  <w:comment w:id="78" w:author="Joana Rodrigues Ribeiro" w:date="2026-01-11T00:54:00Z" w:initials="JRR">
    <w:p w14:paraId="12D27518" w14:textId="77777777" w:rsidR="00405890" w:rsidRDefault="00405890" w:rsidP="00405890">
      <w:r>
        <w:rPr>
          <w:rStyle w:val="CommentReference"/>
        </w:rPr>
        <w:annotationRef/>
      </w:r>
      <w:r>
        <w:rPr>
          <w:sz w:val="20"/>
          <w:szCs w:val="20"/>
        </w:rPr>
        <w:t>Maybe not.. :/ literature search is just the method to access the studies, right? (not the analysis we did etc.)</w:t>
      </w:r>
    </w:p>
  </w:comment>
  <w:comment w:id="79" w:author="Joana Rodrigues Ribeiro" w:date="2026-01-11T00:46:00Z" w:initials="JRR">
    <w:p w14:paraId="60D76CD1" w14:textId="0CDCDE26" w:rsidR="00405890" w:rsidRDefault="00405890" w:rsidP="00405890">
      <w:r>
        <w:rPr>
          <w:rStyle w:val="CommentReference"/>
        </w:rPr>
        <w:annotationRef/>
      </w:r>
      <w:r>
        <w:rPr>
          <w:sz w:val="20"/>
          <w:szCs w:val="20"/>
        </w:rPr>
        <w:t>Will be extract the data from the final publication only or from both final publication and pretrial documentation?( If we accept both and have different values, which of them would we give more credit to?)</w:t>
      </w:r>
    </w:p>
  </w:comment>
  <w:comment w:id="81" w:author="fariba abbassi" w:date="2026-01-08T06:08:00Z" w:initials="fa">
    <w:p w14:paraId="38797349" w14:textId="0FDEA6DC" w:rsidR="003460B8" w:rsidRDefault="003460B8" w:rsidP="003460B8">
      <w:r>
        <w:rPr>
          <w:rStyle w:val="CommentReference"/>
        </w:rPr>
        <w:annotationRef/>
      </w:r>
      <w:r>
        <w:rPr>
          <w:sz w:val="20"/>
          <w:szCs w:val="20"/>
        </w:rPr>
        <w:t>i dont understand this point? we aren't interested in patients, right? only inclusion criteria are: RCT in the surgical field, right?</w:t>
      </w:r>
    </w:p>
    <w:p w14:paraId="2648951B" w14:textId="77777777" w:rsidR="003460B8" w:rsidRDefault="003460B8" w:rsidP="003460B8"/>
    <w:p w14:paraId="6C4B69F9" w14:textId="77777777" w:rsidR="003460B8" w:rsidRDefault="003460B8" w:rsidP="003460B8">
      <w:r>
        <w:rPr>
          <w:sz w:val="20"/>
          <w:szCs w:val="20"/>
        </w:rPr>
        <w:t xml:space="preserve">I dont understand nether, why we have to mention a comparator... sounds strange to me. </w:t>
      </w:r>
    </w:p>
  </w:comment>
  <w:comment w:id="82" w:author="Joana Rodrigues Ribeiro" w:date="2026-01-10T16:55:00Z" w:initials="JRR">
    <w:p w14:paraId="4679DC73" w14:textId="77777777" w:rsidR="00554BF8" w:rsidRDefault="00063F3D" w:rsidP="00554BF8">
      <w:r>
        <w:rPr>
          <w:rStyle w:val="CommentReference"/>
        </w:rPr>
        <w:annotationRef/>
      </w:r>
      <w:r w:rsidR="00554BF8">
        <w:rPr>
          <w:sz w:val="20"/>
          <w:szCs w:val="20"/>
        </w:rPr>
        <w:t xml:space="preserve">I learnt that for any systematic review it is common practice o define the PICO-S : </w:t>
      </w:r>
    </w:p>
    <w:p w14:paraId="4C0B12D9" w14:textId="77777777" w:rsidR="00554BF8" w:rsidRDefault="00554BF8" w:rsidP="00554BF8">
      <w:r>
        <w:rPr>
          <w:sz w:val="20"/>
          <w:szCs w:val="20"/>
        </w:rPr>
        <w:t xml:space="preserve">S = Study design and </w:t>
      </w:r>
    </w:p>
    <w:p w14:paraId="51B946F9" w14:textId="77777777" w:rsidR="00554BF8" w:rsidRDefault="00554BF8" w:rsidP="00554BF8">
      <w:r>
        <w:rPr>
          <w:sz w:val="20"/>
          <w:szCs w:val="20"/>
        </w:rPr>
        <w:t>PICO of the studies we include, i.e., population of patients (target population), intervention, comparator and outcomes.</w:t>
      </w:r>
    </w:p>
  </w:comment>
  <w:comment w:id="83" w:author="fariba abbassi" w:date="2026-01-08T06:09:00Z" w:initials="fa">
    <w:p w14:paraId="781EEF40" w14:textId="08CF9AC9" w:rsidR="003460B8" w:rsidRDefault="003460B8" w:rsidP="003460B8">
      <w:r>
        <w:rPr>
          <w:rStyle w:val="CommentReference"/>
        </w:rPr>
        <w:annotationRef/>
      </w:r>
      <w:r>
        <w:rPr>
          <w:sz w:val="20"/>
          <w:szCs w:val="20"/>
        </w:rPr>
        <w:t>i like this, thanks!</w:t>
      </w:r>
    </w:p>
  </w:comment>
  <w:comment w:id="84" w:author="Joana Rodrigues Ribeiro" w:date="2026-01-10T23:29:00Z" w:initials="JRR">
    <w:p w14:paraId="3EDA479C" w14:textId="09DFD775" w:rsidR="00405890" w:rsidRDefault="00405890" w:rsidP="00405890">
      <w:r>
        <w:rPr>
          <w:rStyle w:val="CommentReference"/>
        </w:rPr>
        <w:annotationRef/>
      </w:r>
      <w:r>
        <w:rPr>
          <w:sz w:val="20"/>
          <w:szCs w:val="20"/>
        </w:rPr>
        <w:t>To ensure I understood well, is this correct:</w:t>
      </w:r>
    </w:p>
    <w:p w14:paraId="56FA0ECD" w14:textId="77777777" w:rsidR="00405890" w:rsidRDefault="00405890" w:rsidP="00405890">
      <w:r>
        <w:rPr>
          <w:sz w:val="20"/>
          <w:szCs w:val="20"/>
        </w:rPr>
        <w:t xml:space="preserve">1. Aim of the trial = "Is </w:t>
      </w:r>
      <w:r>
        <w:rPr>
          <w:b/>
          <w:bCs/>
          <w:sz w:val="20"/>
          <w:szCs w:val="20"/>
        </w:rPr>
        <w:t>intervention B</w:t>
      </w:r>
      <w:r>
        <w:rPr>
          <w:sz w:val="20"/>
          <w:szCs w:val="20"/>
        </w:rPr>
        <w:t xml:space="preserve"> superior to/ equal to/ not inferior to </w:t>
      </w:r>
      <w:r>
        <w:rPr>
          <w:b/>
          <w:bCs/>
          <w:sz w:val="20"/>
          <w:szCs w:val="20"/>
        </w:rPr>
        <w:t>intervention A</w:t>
      </w:r>
      <w:r>
        <w:rPr>
          <w:sz w:val="20"/>
          <w:szCs w:val="20"/>
        </w:rPr>
        <w:t>?</w:t>
      </w:r>
    </w:p>
    <w:p w14:paraId="5216B439" w14:textId="77777777" w:rsidR="00405890" w:rsidRDefault="00405890" w:rsidP="00405890">
      <w:r>
        <w:rPr>
          <w:sz w:val="20"/>
          <w:szCs w:val="20"/>
        </w:rPr>
        <w:t xml:space="preserve">2. Aim of primary endpoint: "Is </w:t>
      </w:r>
      <w:r>
        <w:rPr>
          <w:b/>
          <w:bCs/>
          <w:sz w:val="20"/>
          <w:szCs w:val="20"/>
        </w:rPr>
        <w:t xml:space="preserve">survival </w:t>
      </w:r>
      <w:r>
        <w:rPr>
          <w:sz w:val="20"/>
          <w:szCs w:val="20"/>
        </w:rPr>
        <w:t xml:space="preserve">with intervention A longer than </w:t>
      </w:r>
      <w:r>
        <w:rPr>
          <w:b/>
          <w:bCs/>
          <w:sz w:val="20"/>
          <w:szCs w:val="20"/>
        </w:rPr>
        <w:t xml:space="preserve">survival </w:t>
      </w:r>
      <w:r>
        <w:rPr>
          <w:sz w:val="20"/>
          <w:szCs w:val="20"/>
        </w:rPr>
        <w:t>with intervention B?</w:t>
      </w:r>
    </w:p>
    <w:p w14:paraId="4C0CE22C" w14:textId="77777777" w:rsidR="00405890" w:rsidRDefault="00405890" w:rsidP="00405890">
      <w:r>
        <w:rPr>
          <w:sz w:val="20"/>
          <w:szCs w:val="20"/>
        </w:rPr>
        <w:t xml:space="preserve">3. Aim of study design: "Are the </w:t>
      </w:r>
      <w:r>
        <w:rPr>
          <w:b/>
          <w:bCs/>
          <w:sz w:val="20"/>
          <w:szCs w:val="20"/>
        </w:rPr>
        <w:t>statistical methods and sample size calculation</w:t>
      </w:r>
      <w:r>
        <w:rPr>
          <w:sz w:val="20"/>
          <w:szCs w:val="20"/>
        </w:rPr>
        <w:t xml:space="preserve"> done for a superiority trial/ non-inferiority trial/ equivalence trial?</w:t>
      </w:r>
    </w:p>
    <w:p w14:paraId="254D884E" w14:textId="77777777" w:rsidR="00405890" w:rsidRDefault="00405890" w:rsidP="00405890">
      <w:r>
        <w:rPr>
          <w:sz w:val="20"/>
          <w:szCs w:val="20"/>
        </w:rPr>
        <w:t xml:space="preserve">4. Is the sample size calculation </w:t>
      </w:r>
      <w:r>
        <w:rPr>
          <w:b/>
          <w:bCs/>
          <w:sz w:val="20"/>
          <w:szCs w:val="20"/>
        </w:rPr>
        <w:t>reported</w:t>
      </w:r>
      <w:r>
        <w:rPr>
          <w:sz w:val="20"/>
          <w:szCs w:val="20"/>
        </w:rPr>
        <w:t>?</w:t>
      </w:r>
    </w:p>
    <w:p w14:paraId="2A72D567" w14:textId="77777777" w:rsidR="00405890" w:rsidRDefault="00405890" w:rsidP="00405890">
      <w:r>
        <w:rPr>
          <w:sz w:val="20"/>
          <w:szCs w:val="20"/>
        </w:rPr>
        <w:t>5. Is the sample size</w:t>
      </w:r>
      <w:r>
        <w:rPr>
          <w:b/>
          <w:bCs/>
          <w:sz w:val="20"/>
          <w:szCs w:val="20"/>
        </w:rPr>
        <w:t xml:space="preserve"> based on a MID</w:t>
      </w:r>
      <w:r>
        <w:rPr>
          <w:sz w:val="20"/>
          <w:szCs w:val="20"/>
        </w:rPr>
        <w:t xml:space="preserve"> (or on a difference defined as relevant or clinically important, on on the Cohen's d) </w:t>
      </w:r>
      <w:r>
        <w:rPr>
          <w:b/>
          <w:bCs/>
          <w:sz w:val="20"/>
          <w:szCs w:val="20"/>
        </w:rPr>
        <w:t>versus not</w:t>
      </w:r>
      <w:r>
        <w:rPr>
          <w:sz w:val="20"/>
          <w:szCs w:val="20"/>
        </w:rPr>
        <w:t>?</w:t>
      </w:r>
    </w:p>
    <w:p w14:paraId="4DFBE039" w14:textId="77777777" w:rsidR="00405890" w:rsidRDefault="00405890" w:rsidP="00405890">
      <w:r>
        <w:rPr>
          <w:sz w:val="20"/>
          <w:szCs w:val="20"/>
        </w:rPr>
        <w:t xml:space="preserve">6. </w:t>
      </w:r>
      <w:r>
        <w:rPr>
          <w:b/>
          <w:bCs/>
          <w:sz w:val="20"/>
          <w:szCs w:val="20"/>
        </w:rPr>
        <w:t xml:space="preserve">Do </w:t>
      </w:r>
      <w:r>
        <w:rPr>
          <w:sz w:val="20"/>
          <w:szCs w:val="20"/>
        </w:rPr>
        <w:t xml:space="preserve">authors discuss on the relevance of results in clinical setting, or </w:t>
      </w:r>
      <w:r>
        <w:rPr>
          <w:b/>
          <w:bCs/>
          <w:sz w:val="20"/>
          <w:szCs w:val="20"/>
        </w:rPr>
        <w:t>not</w:t>
      </w:r>
      <w:r>
        <w:rPr>
          <w:sz w:val="20"/>
          <w:szCs w:val="20"/>
        </w:rPr>
        <w:t>?</w:t>
      </w:r>
    </w:p>
  </w:comment>
  <w:comment w:id="100" w:author="Milo Alan Puhan" w:date="2026-01-07T16:41:00Z" w:initials="MP">
    <w:p w14:paraId="3E69BAE9" w14:textId="2DD41531" w:rsidR="00B1730E" w:rsidRDefault="00B1730E" w:rsidP="00B1730E">
      <w:pPr>
        <w:pStyle w:val="CommentText"/>
      </w:pPr>
      <w:r>
        <w:rPr>
          <w:rStyle w:val="CommentReference"/>
        </w:rPr>
        <w:annotationRef/>
      </w:r>
      <w:r>
        <w:t>Maybe 4 is too many but they are all important. If we want to go beyond the usual reporting stuff (like primary outcome, sample size) and really address clinical relevalce we need to take aims and MID into account</w:t>
      </w:r>
    </w:p>
  </w:comment>
  <w:comment w:id="101" w:author="Joana Rodrigues Ribeiro" w:date="2026-01-11T18:12:00Z" w:initials="JRR">
    <w:p w14:paraId="085D7279" w14:textId="77777777" w:rsidR="00EB22BB" w:rsidRDefault="00EB22BB" w:rsidP="00EB22BB">
      <w:r>
        <w:rPr>
          <w:rStyle w:val="CommentReference"/>
        </w:rPr>
        <w:annotationRef/>
      </w:r>
      <w:r>
        <w:rPr>
          <w:sz w:val="20"/>
          <w:szCs w:val="20"/>
        </w:rPr>
        <w:t>It is very well structured and consistent, thank you. Don't we also include sample size calculation?</w:t>
      </w:r>
    </w:p>
  </w:comment>
  <w:comment w:id="107" w:author="Milo Alan Puhan" w:date="2026-01-07T16:42:00Z" w:initials="MP">
    <w:p w14:paraId="7C757981" w14:textId="1BA19B34" w:rsidR="00B1730E" w:rsidRDefault="00B1730E" w:rsidP="00B1730E">
      <w:pPr>
        <w:pStyle w:val="CommentText"/>
      </w:pPr>
      <w:r>
        <w:rPr>
          <w:rStyle w:val="CommentReference"/>
        </w:rPr>
        <w:annotationRef/>
      </w:r>
      <w:r>
        <w:t>I would go stricly accorsding to the outcome s above and use the exact same wording</w:t>
      </w:r>
    </w:p>
  </w:comment>
  <w:comment w:id="111" w:author="fariba abbassi" w:date="2026-01-05T11:20:00Z" w:initials="fa">
    <w:p w14:paraId="4B23F41F" w14:textId="290F597D" w:rsidR="00BE5728" w:rsidRDefault="00BE5728" w:rsidP="00BE5728">
      <w:r>
        <w:rPr>
          <w:rStyle w:val="CommentReference"/>
        </w:rPr>
        <w:annotationRef/>
      </w:r>
      <w:r>
        <w:rPr>
          <w:sz w:val="20"/>
          <w:szCs w:val="20"/>
        </w:rPr>
        <w:t>do we create categories? otherwise we risk to have 100 different primary endpoints</w:t>
      </w:r>
    </w:p>
  </w:comment>
  <w:comment w:id="112" w:author="Joana Rodrigues Ribeiro" w:date="2026-01-05T12:47:00Z" w:initials="JRR">
    <w:p w14:paraId="0F02AC24" w14:textId="77777777" w:rsidR="00011E0A" w:rsidRDefault="00011E0A" w:rsidP="00011E0A">
      <w:r>
        <w:rPr>
          <w:rStyle w:val="CommentReference"/>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113" w:author="Milo Alan Puhan" w:date="2026-01-07T16:27:00Z" w:initials="MP">
    <w:p w14:paraId="41769940" w14:textId="77777777" w:rsidR="008E34AD" w:rsidRDefault="008E34AD" w:rsidP="008E34AD">
      <w:pPr>
        <w:pStyle w:val="CommentText"/>
      </w:pPr>
      <w:r>
        <w:rPr>
          <w:rStyle w:val="CommentReference"/>
        </w:rPr>
        <w:annotationRef/>
      </w:r>
      <w:r>
        <w:t>Keep it simple, and only 1) tells if a clinical consideration was used for sample size calcualtion, can be a MID, an effect by the authors, also someting like 0.5 Cohen effect size</w:t>
      </w:r>
    </w:p>
  </w:comment>
  <w:comment w:id="114" w:author="Joana Rodrigues Ribeiro" w:date="2026-01-10T20:25:00Z" w:initials="JRR">
    <w:p w14:paraId="48C4E2AB" w14:textId="77777777" w:rsidR="00BD2DB4" w:rsidRDefault="00BD2DB4" w:rsidP="00BD2DB4">
      <w:r>
        <w:rPr>
          <w:rStyle w:val="CommentReference"/>
        </w:rPr>
        <w:annotationRef/>
      </w:r>
      <w:r>
        <w:rPr>
          <w:sz w:val="20"/>
          <w:szCs w:val="20"/>
        </w:rPr>
        <w:t>Thank you for your opinion and guidance, this would be the most efficient and useful approach indeed.</w:t>
      </w:r>
    </w:p>
  </w:comment>
  <w:comment w:id="115" w:author="Milo Alan Puhan" w:date="2025-12-24T09:27:00Z" w:initials="MP">
    <w:p w14:paraId="7414D4D4" w14:textId="5FE928BD" w:rsidR="00352BBC" w:rsidRDefault="00352BBC" w:rsidP="00352BBC">
      <w:pPr>
        <w:pStyle w:val="CommentText"/>
      </w:pPr>
      <w:r>
        <w:rPr>
          <w:rStyle w:val="CommentReference"/>
        </w:rPr>
        <w:annotationRef/>
      </w:r>
      <w:r>
        <w:t>What is meant here? The MID?</w:t>
      </w:r>
    </w:p>
  </w:comment>
  <w:comment w:id="116" w:author="Joana Rodrigues Ribeiro" w:date="2025-12-26T14:01:00Z" w:initials="JRR">
    <w:p w14:paraId="2D088213" w14:textId="77777777" w:rsidR="0058413D" w:rsidRDefault="00DA1016" w:rsidP="0058413D">
      <w:r>
        <w:rPr>
          <w:rStyle w:val="CommentReference"/>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126" w:author="Milo Alan Puhan" w:date="2026-01-07T16:27:00Z" w:initials="MP">
    <w:p w14:paraId="22528AF1" w14:textId="77777777" w:rsidR="00523733" w:rsidRDefault="00523733" w:rsidP="00523733">
      <w:pPr>
        <w:pStyle w:val="CommentText"/>
      </w:pPr>
      <w:r>
        <w:rPr>
          <w:rStyle w:val="CommentReference"/>
        </w:rPr>
        <w:annotationRef/>
      </w:r>
      <w:r>
        <w:t>How does this differ from the above?</w:t>
      </w:r>
    </w:p>
  </w:comment>
  <w:comment w:id="140" w:author="Joana Rodrigues Ribeiro" w:date="2026-01-11T01:33:00Z" w:initials="JRR">
    <w:p w14:paraId="0CA0F4E0" w14:textId="77777777" w:rsidR="00405890" w:rsidRDefault="00405890" w:rsidP="00405890">
      <w:r>
        <w:rPr>
          <w:rStyle w:val="CommentReference"/>
        </w:rPr>
        <w:annotationRef/>
      </w:r>
      <w:r>
        <w:rPr>
          <w:sz w:val="20"/>
          <w:szCs w:val="20"/>
        </w:rPr>
        <w:t>31/84 did report the aim of primary endpoint (explicitely), among these only 8 reported a sample size calculation based on relevance and only 2 among these 8 also discussed results based on the clinical meaningfullness...</w:t>
      </w:r>
    </w:p>
  </w:comment>
  <w:comment w:id="153" w:author="Joana Rodrigues Ribeiro" w:date="2026-01-05T13:36:00Z" w:initials="JRR">
    <w:p w14:paraId="23586BCA" w14:textId="3D7DE183" w:rsidR="00FA0942" w:rsidRDefault="00FA0942" w:rsidP="00FA0942">
      <w:r>
        <w:rPr>
          <w:rStyle w:val="CommentReference"/>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28242A81" w15:done="0"/>
  <w15:commentEx w15:paraId="1690E39F" w15:done="0"/>
  <w15:commentEx w15:paraId="0F1B3499" w15:paraIdParent="1690E39F" w15:done="0"/>
  <w15:commentEx w15:paraId="415E0AA3" w15:done="0"/>
  <w15:commentEx w15:paraId="070B3641" w15:done="0"/>
  <w15:commentEx w15:paraId="7A6BCFB3" w15:done="0"/>
  <w15:commentEx w15:paraId="49F3059A" w15:done="0"/>
  <w15:commentEx w15:paraId="27E61B3F" w15:done="0"/>
  <w15:commentEx w15:paraId="3C01B4AB" w15:paraIdParent="27E61B3F" w15:done="0"/>
  <w15:commentEx w15:paraId="12D27518" w15:paraIdParent="27E61B3F" w15:done="0"/>
  <w15:commentEx w15:paraId="60D76CD1" w15:done="0"/>
  <w15:commentEx w15:paraId="6C4B69F9" w15:done="0"/>
  <w15:commentEx w15:paraId="51B946F9" w15:paraIdParent="6C4B69F9" w15:done="0"/>
  <w15:commentEx w15:paraId="781EEF40" w15:done="0"/>
  <w15:commentEx w15:paraId="4DFBE039" w15:done="0"/>
  <w15:commentEx w15:paraId="3E69BAE9" w15:done="0"/>
  <w15:commentEx w15:paraId="085D7279" w15:paraIdParent="3E69BAE9" w15:done="0"/>
  <w15:commentEx w15:paraId="7C757981" w15:done="0"/>
  <w15:commentEx w15:paraId="4B23F41F" w15:done="0"/>
  <w15:commentEx w15:paraId="09B0ABBB" w15:paraIdParent="4B23F41F" w15:done="0"/>
  <w15:commentEx w15:paraId="41769940" w15:paraIdParent="4B23F41F" w15:done="0"/>
  <w15:commentEx w15:paraId="48C4E2AB" w15:paraIdParent="4B23F41F" w15:done="0"/>
  <w15:commentEx w15:paraId="7414D4D4" w15:done="0"/>
  <w15:commentEx w15:paraId="2D088213" w15:paraIdParent="7414D4D4" w15:done="0"/>
  <w15:commentEx w15:paraId="22528AF1" w15:done="0"/>
  <w15:commentEx w15:paraId="0CA0F4E0"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extLst>
      <w16:ext w16:uri="{CE6994B0-6A32-4C9F-8C6B-6E91EDA988CE}">
        <cr:reactions xmlns:cr="http://schemas.microsoft.com/office/comments/2020/reactions">
          <cr:reaction reactionType="1">
            <cr:reactionInfo dateUtc="2026-01-10T11:31:16Z">
              <cr:user userId="S::joana.rodriguesribeiro@uzh.ch::499380a5-f773-4f1f-a8cf-83b4ebcd6ac4" userProvider="AD" userName="Joana Rodrigues Ribeiro"/>
            </cr:reactionInfo>
          </cr:reaction>
        </cr:reactions>
      </w16:ext>
    </w16cex:extLst>
  </w16cex:commentExtensible>
  <w16cex:commentExtensible w16cex:durableId="648CD08E" w16cex:dateUtc="2026-01-07T15:47:00Z">
    <w16cex:extLst>
      <w16:ext w16:uri="{CE6994B0-6A32-4C9F-8C6B-6E91EDA988CE}">
        <cr:reactions xmlns:cr="http://schemas.microsoft.com/office/comments/2020/reactions">
          <cr:reaction reactionType="1">
            <cr:reactionInfo dateUtc="2026-01-10T11:31:29Z">
              <cr:user userId="S::joana.rodriguesribeiro@uzh.ch::499380a5-f773-4f1f-a8cf-83b4ebcd6ac4" userProvider="AD" userName="Joana Rodrigues Ribeiro"/>
            </cr:reactionInfo>
          </cr:reaction>
        </cr:reactions>
      </w16:ext>
    </w16cex:extLst>
  </w16cex:commentExtensible>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4D0C71E4" w16cex:dateUtc="2026-01-07T15:06:00Z"/>
  <w16cex:commentExtensible w16cex:durableId="08975264" w16cex:dateUtc="2026-01-07T15:09:00Z"/>
  <w16cex:commentExtensible w16cex:durableId="0B6C76D6" w16cex:dateUtc="2026-01-07T15:10:00Z"/>
  <w16cex:commentExtensible w16cex:durableId="1B33BB9F" w16cex:dateUtc="2026-01-07T15:12:00Z"/>
  <w16cex:commentExtensible w16cex:durableId="7C3CA7E9" w16cex:dateUtc="2026-01-07T15:13:00Z"/>
  <w16cex:commentExtensible w16cex:durableId="748ACAF8" w16cex:dateUtc="2026-01-08T05:03:00Z"/>
  <w16cex:commentExtensible w16cex:durableId="4386E024" w16cex:dateUtc="2026-01-10T23:54:00Z"/>
  <w16cex:commentExtensible w16cex:durableId="3FFE39FE" w16cex:dateUtc="2026-01-10T23:46:00Z"/>
  <w16cex:commentExtensible w16cex:durableId="15571EAD" w16cex:dateUtc="2026-01-08T05:08:00Z"/>
  <w16cex:commentExtensible w16cex:durableId="3FB23362" w16cex:dateUtc="2026-01-10T15:55:00Z"/>
  <w16cex:commentExtensible w16cex:durableId="252A0588" w16cex:dateUtc="2026-01-08T05:09:00Z"/>
  <w16cex:commentExtensible w16cex:durableId="18318FD9" w16cex:dateUtc="2026-01-10T22:29:00Z"/>
  <w16cex:commentExtensible w16cex:durableId="5E3B0A59" w16cex:dateUtc="2026-01-07T15:41:00Z">
    <w16cex:extLst>
      <w16:ext w16:uri="{CE6994B0-6A32-4C9F-8C6B-6E91EDA988CE}">
        <cr:reactions xmlns:cr="http://schemas.microsoft.com/office/comments/2020/reactions">
          <cr:reaction reactionType="1">
            <cr:reactionInfo dateUtc="2026-01-10T23:57:17Z">
              <cr:user userId="S::joana.rodriguesribeiro@uzh.ch::499380a5-f773-4f1f-a8cf-83b4ebcd6ac4" userProvider="AD" userName="Joana Rodrigues Ribeiro"/>
            </cr:reactionInfo>
          </cr:reaction>
        </cr:reactions>
      </w16:ext>
    </w16cex:extLst>
  </w16cex:commentExtensible>
  <w16cex:commentExtensible w16cex:durableId="4230C9C4" w16cex:dateUtc="2026-01-11T17:12:00Z"/>
  <w16cex:commentExtensible w16cex:durableId="378D78A0" w16cex:dateUtc="2026-01-07T15:42:00Z"/>
  <w16cex:commentExtensible w16cex:durableId="4CBE1761" w16cex:dateUtc="2026-01-05T10:20:00Z"/>
  <w16cex:commentExtensible w16cex:durableId="226482B3" w16cex:dateUtc="2026-01-05T11:47:00Z"/>
  <w16cex:commentExtensible w16cex:durableId="0B20B71A" w16cex:dateUtc="2026-01-07T15:27:00Z">
    <w16cex:extLst>
      <w16:ext w16:uri="{CE6994B0-6A32-4C9F-8C6B-6E91EDA988CE}">
        <cr:reactions xmlns:cr="http://schemas.microsoft.com/office/comments/2020/reactions">
          <cr:reaction reactionType="1">
            <cr:reactionInfo dateUtc="2026-01-10T19:23:03Z">
              <cr:user userId="S::joana.rodriguesribeiro@uzh.ch::499380a5-f773-4f1f-a8cf-83b4ebcd6ac4" userProvider="AD" userName="Joana Rodrigues Ribeiro"/>
            </cr:reactionInfo>
          </cr:reaction>
        </cr:reactions>
      </w16:ext>
    </w16cex:extLst>
  </w16cex:commentExtensible>
  <w16cex:commentExtensible w16cex:durableId="23E56AA0" w16cex:dateUtc="2026-01-10T19:25:00Z"/>
  <w16cex:commentExtensible w16cex:durableId="38536BB6" w16cex:dateUtc="2025-12-24T08:27:00Z"/>
  <w16cex:commentExtensible w16cex:durableId="7EBE9332" w16cex:dateUtc="2025-12-26T13:01:00Z"/>
  <w16cex:commentExtensible w16cex:durableId="0BA2DB45" w16cex:dateUtc="2026-01-07T15:27:00Z"/>
  <w16cex:commentExtensible w16cex:durableId="34A6C003" w16cex:dateUtc="2026-01-11T00:33: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28242A81" w16cid:durableId="648CD08E"/>
  <w16cid:commentId w16cid:paraId="1690E39F" w16cid:durableId="3A3D53D7"/>
  <w16cid:commentId w16cid:paraId="0F1B3499" w16cid:durableId="6F4FF434"/>
  <w16cid:commentId w16cid:paraId="415E0AA3" w16cid:durableId="4D0C71E4"/>
  <w16cid:commentId w16cid:paraId="070B3641" w16cid:durableId="08975264"/>
  <w16cid:commentId w16cid:paraId="7A6BCFB3" w16cid:durableId="0B6C76D6"/>
  <w16cid:commentId w16cid:paraId="49F3059A" w16cid:durableId="1B33BB9F"/>
  <w16cid:commentId w16cid:paraId="27E61B3F" w16cid:durableId="7C3CA7E9"/>
  <w16cid:commentId w16cid:paraId="3C01B4AB" w16cid:durableId="748ACAF8"/>
  <w16cid:commentId w16cid:paraId="12D27518" w16cid:durableId="4386E024"/>
  <w16cid:commentId w16cid:paraId="60D76CD1" w16cid:durableId="3FFE39FE"/>
  <w16cid:commentId w16cid:paraId="6C4B69F9" w16cid:durableId="15571EAD"/>
  <w16cid:commentId w16cid:paraId="51B946F9" w16cid:durableId="3FB23362"/>
  <w16cid:commentId w16cid:paraId="781EEF40" w16cid:durableId="252A0588"/>
  <w16cid:commentId w16cid:paraId="4DFBE039" w16cid:durableId="18318FD9"/>
  <w16cid:commentId w16cid:paraId="3E69BAE9" w16cid:durableId="5E3B0A59"/>
  <w16cid:commentId w16cid:paraId="085D7279" w16cid:durableId="4230C9C4"/>
  <w16cid:commentId w16cid:paraId="7C757981" w16cid:durableId="378D78A0"/>
  <w16cid:commentId w16cid:paraId="4B23F41F" w16cid:durableId="4CBE1761"/>
  <w16cid:commentId w16cid:paraId="09B0ABBB" w16cid:durableId="226482B3"/>
  <w16cid:commentId w16cid:paraId="41769940" w16cid:durableId="0B20B71A"/>
  <w16cid:commentId w16cid:paraId="48C4E2AB" w16cid:durableId="23E56AA0"/>
  <w16cid:commentId w16cid:paraId="7414D4D4" w16cid:durableId="38536BB6"/>
  <w16cid:commentId w16cid:paraId="2D088213" w16cid:durableId="7EBE9332"/>
  <w16cid:commentId w16cid:paraId="22528AF1" w16cid:durableId="0BA2DB45"/>
  <w16cid:commentId w16cid:paraId="0CA0F4E0" w16cid:durableId="34A6C003"/>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49DF" w14:textId="77777777" w:rsidR="00A916F9" w:rsidRDefault="00A916F9">
      <w:pPr>
        <w:spacing w:before="0" w:after="0"/>
      </w:pPr>
      <w:r>
        <w:separator/>
      </w:r>
    </w:p>
  </w:endnote>
  <w:endnote w:type="continuationSeparator" w:id="0">
    <w:p w14:paraId="1FB9EA89" w14:textId="77777777" w:rsidR="00A916F9" w:rsidRDefault="00A916F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4BD9942C-A180-4044-852B-809AE693DFD2}"/>
  </w:font>
  <w:font w:name="Times New Roman">
    <w:panose1 w:val="02020603050405020304"/>
    <w:charset w:val="00"/>
    <w:family w:val="roman"/>
    <w:pitch w:val="variable"/>
    <w:sig w:usb0="E0002EFF" w:usb1="C000785B" w:usb2="00000009" w:usb3="00000000" w:csb0="000001FF" w:csb1="00000000"/>
    <w:embedRegular r:id="rId2" w:fontKey="{FD21915A-4F99-3744-A38B-F51A0162F9F7}"/>
    <w:embedBold r:id="rId3" w:fontKey="{5AB057F6-CC49-E746-ABF7-5D02E0DA921D}"/>
    <w:embedItalic r:id="rId4" w:fontKey="{17D0C258-8113-F945-889E-FB3C52339866}"/>
  </w:font>
  <w:font w:name="Courier New">
    <w:panose1 w:val="02070309020205020404"/>
    <w:charset w:val="00"/>
    <w:family w:val="modern"/>
    <w:pitch w:val="fixed"/>
    <w:sig w:usb0="E0002AFF" w:usb1="C0007843" w:usb2="00000009" w:usb3="00000000" w:csb0="000001FF" w:csb1="00000000"/>
    <w:embedRegular r:id="rId5" w:fontKey="{D52CB851-97ED-EF4B-A966-84FB39B6BAEB}"/>
  </w:font>
  <w:font w:name="Wingdings">
    <w:panose1 w:val="05000000000000000000"/>
    <w:charset w:val="4D"/>
    <w:family w:val="decorative"/>
    <w:pitch w:val="variable"/>
    <w:sig w:usb0="00000003" w:usb1="00000000" w:usb2="00000000" w:usb3="00000000" w:csb0="80000001" w:csb1="00000000"/>
    <w:embedRegular r:id="rId6" w:fontKey="{8E18C13D-4DB2-0343-9221-3071DDAB98B4}"/>
  </w:font>
  <w:font w:name="Arial">
    <w:panose1 w:val="020B0604020202020204"/>
    <w:charset w:val="00"/>
    <w:family w:val="swiss"/>
    <w:pitch w:val="variable"/>
    <w:sig w:usb0="E0002AFF" w:usb1="C0007843" w:usb2="00000009" w:usb3="00000000" w:csb0="000001FF" w:csb1="00000000"/>
    <w:embedRegular r:id="rId7" w:fontKey="{CBAE823C-EB2A-2646-B37A-04D0D881A12B}"/>
    <w:embedBold r:id="rId8" w:fontKey="{858DD517-D782-594A-A1DC-934F0787E3CE}"/>
    <w:embedItalic r:id="rId9" w:fontKey="{A83D71CA-4A23-1742-8D26-3FAE5E9EBA54}"/>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61EE3B8D-702E-5747-9038-E7655F82FDAD}"/>
    <w:embedItalic r:id="rId13" w:fontKey="{7BD2D253-BE8D-2945-AA3A-CD91535CE86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981CD4F3-9C57-0647-B914-5C9EDB5FCFD7}"/>
    <w:embedBold r:id="rId16" w:fontKey="{112C20DB-100D-D745-90E0-8E13B7962489}"/>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009A00E8"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in </w:t>
    </w:r>
    <w:del w:id="70" w:author="Joana Rodrigues Ribeiro" w:date="2026-01-11T18:19:00Z" w16du:dateUtc="2026-01-11T17:19:00Z">
      <w:r w:rsidR="00BD5055" w:rsidDel="00B950F8">
        <w:rPr>
          <w:color w:val="000000"/>
        </w:rPr>
        <w:delText>December</w:delText>
      </w:r>
      <w:r w:rsidDel="00B950F8">
        <w:rPr>
          <w:color w:val="000000"/>
        </w:rPr>
        <w:delText xml:space="preserve"> </w:delText>
      </w:r>
    </w:del>
    <w:ins w:id="71" w:author="Joana Rodrigues Ribeiro" w:date="2026-01-11T18:19:00Z" w16du:dateUtc="2026-01-11T17:19:00Z">
      <w:r w:rsidR="00B950F8">
        <w:rPr>
          <w:color w:val="000000"/>
        </w:rPr>
        <w:t>January</w:t>
      </w:r>
      <w:r w:rsidR="00B950F8">
        <w:rPr>
          <w:color w:val="000000"/>
        </w:rPr>
        <w:t xml:space="preserve"> </w:t>
      </w:r>
    </w:ins>
    <w:r w:rsidR="00AD0E0C">
      <w:t>1</w:t>
    </w:r>
    <w:ins w:id="72" w:author="Joana Rodrigues Ribeiro" w:date="2026-01-11T18:19:00Z" w16du:dateUtc="2026-01-11T17:19:00Z">
      <w:r w:rsidR="00B950F8">
        <w:t>1</w:t>
      </w:r>
    </w:ins>
    <w:del w:id="73" w:author="Joana Rodrigues Ribeiro" w:date="2026-01-11T18:19:00Z" w16du:dateUtc="2026-01-11T17:19:00Z">
      <w:r w:rsidR="00796DDA" w:rsidDel="00B950F8">
        <w:delText>5</w:delText>
      </w:r>
    </w:del>
    <w:r>
      <w:rPr>
        <w:color w:val="000000"/>
      </w:rPr>
      <w:t>, 202</w:t>
    </w:r>
    <w:ins w:id="74" w:author="Joana Rodrigues Ribeiro" w:date="2026-01-11T18:19:00Z" w16du:dateUtc="2026-01-11T17:19:00Z">
      <w:r w:rsidR="00B950F8">
        <w:rPr>
          <w:color w:val="000000"/>
        </w:rPr>
        <w:t>6</w:t>
      </w:r>
    </w:ins>
    <w:del w:id="75" w:author="Joana Rodrigues Ribeiro" w:date="2026-01-11T18:19:00Z" w16du:dateUtc="2026-01-11T17:19:00Z">
      <w:r w:rsidDel="00B950F8">
        <w:rPr>
          <w:color w:val="000000"/>
        </w:rPr>
        <w:delText>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C321" w14:textId="77777777" w:rsidR="00A916F9" w:rsidRDefault="00A916F9">
      <w:pPr>
        <w:spacing w:before="0" w:after="0"/>
      </w:pPr>
      <w:r>
        <w:separator/>
      </w:r>
    </w:p>
  </w:footnote>
  <w:footnote w:type="continuationSeparator" w:id="0">
    <w:p w14:paraId="5DCE092B" w14:textId="77777777" w:rsidR="00A916F9" w:rsidRDefault="00A916F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4460F"/>
    <w:rsid w:val="00052335"/>
    <w:rsid w:val="000538B8"/>
    <w:rsid w:val="00063F3D"/>
    <w:rsid w:val="00065BB3"/>
    <w:rsid w:val="0006758A"/>
    <w:rsid w:val="00080D5E"/>
    <w:rsid w:val="000A5762"/>
    <w:rsid w:val="000B05D9"/>
    <w:rsid w:val="000B3F3A"/>
    <w:rsid w:val="000C628C"/>
    <w:rsid w:val="000C6952"/>
    <w:rsid w:val="000F1801"/>
    <w:rsid w:val="000F39DD"/>
    <w:rsid w:val="000F3D7F"/>
    <w:rsid w:val="001068D8"/>
    <w:rsid w:val="001142CE"/>
    <w:rsid w:val="00125014"/>
    <w:rsid w:val="00130527"/>
    <w:rsid w:val="0014063A"/>
    <w:rsid w:val="00143C0B"/>
    <w:rsid w:val="00147819"/>
    <w:rsid w:val="00157F21"/>
    <w:rsid w:val="00162B50"/>
    <w:rsid w:val="001640C5"/>
    <w:rsid w:val="001829E1"/>
    <w:rsid w:val="00184B10"/>
    <w:rsid w:val="001C665F"/>
    <w:rsid w:val="001D7A6B"/>
    <w:rsid w:val="001E0B71"/>
    <w:rsid w:val="001E3099"/>
    <w:rsid w:val="001E3646"/>
    <w:rsid w:val="00205F8E"/>
    <w:rsid w:val="0020613C"/>
    <w:rsid w:val="002069D8"/>
    <w:rsid w:val="00225DFD"/>
    <w:rsid w:val="00250A94"/>
    <w:rsid w:val="00252C9E"/>
    <w:rsid w:val="00271117"/>
    <w:rsid w:val="00274386"/>
    <w:rsid w:val="0027781B"/>
    <w:rsid w:val="0028577C"/>
    <w:rsid w:val="00291D48"/>
    <w:rsid w:val="002B2795"/>
    <w:rsid w:val="002C148B"/>
    <w:rsid w:val="002C5C6E"/>
    <w:rsid w:val="002D121B"/>
    <w:rsid w:val="002D29D8"/>
    <w:rsid w:val="002E26C1"/>
    <w:rsid w:val="002F2BC7"/>
    <w:rsid w:val="002F71EC"/>
    <w:rsid w:val="003079B5"/>
    <w:rsid w:val="00307C82"/>
    <w:rsid w:val="003215D2"/>
    <w:rsid w:val="003263F4"/>
    <w:rsid w:val="003268F3"/>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CAA"/>
    <w:rsid w:val="00405890"/>
    <w:rsid w:val="0041516F"/>
    <w:rsid w:val="004167D6"/>
    <w:rsid w:val="004222B4"/>
    <w:rsid w:val="0042308F"/>
    <w:rsid w:val="004430A0"/>
    <w:rsid w:val="00447856"/>
    <w:rsid w:val="004522B0"/>
    <w:rsid w:val="00464ED6"/>
    <w:rsid w:val="0046723A"/>
    <w:rsid w:val="00467455"/>
    <w:rsid w:val="004719AD"/>
    <w:rsid w:val="0047446B"/>
    <w:rsid w:val="004803F4"/>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A0B64"/>
    <w:rsid w:val="005D11F2"/>
    <w:rsid w:val="005D4763"/>
    <w:rsid w:val="005E4F1E"/>
    <w:rsid w:val="005F1619"/>
    <w:rsid w:val="0061588B"/>
    <w:rsid w:val="006221A0"/>
    <w:rsid w:val="006448DB"/>
    <w:rsid w:val="006465B4"/>
    <w:rsid w:val="00651080"/>
    <w:rsid w:val="00660FAD"/>
    <w:rsid w:val="00675068"/>
    <w:rsid w:val="0067638E"/>
    <w:rsid w:val="006820BD"/>
    <w:rsid w:val="0069556C"/>
    <w:rsid w:val="006D0526"/>
    <w:rsid w:val="006D1F9B"/>
    <w:rsid w:val="006F442C"/>
    <w:rsid w:val="00710A42"/>
    <w:rsid w:val="007473A3"/>
    <w:rsid w:val="00750DDD"/>
    <w:rsid w:val="00754139"/>
    <w:rsid w:val="007657EB"/>
    <w:rsid w:val="00771B82"/>
    <w:rsid w:val="00772056"/>
    <w:rsid w:val="0077538C"/>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500E"/>
    <w:rsid w:val="00992090"/>
    <w:rsid w:val="00993F2B"/>
    <w:rsid w:val="009A721C"/>
    <w:rsid w:val="009B1781"/>
    <w:rsid w:val="009B299E"/>
    <w:rsid w:val="009C419C"/>
    <w:rsid w:val="00A0180A"/>
    <w:rsid w:val="00A072F1"/>
    <w:rsid w:val="00A0745A"/>
    <w:rsid w:val="00A07670"/>
    <w:rsid w:val="00A35207"/>
    <w:rsid w:val="00A44527"/>
    <w:rsid w:val="00A452A4"/>
    <w:rsid w:val="00A54DBD"/>
    <w:rsid w:val="00A74518"/>
    <w:rsid w:val="00A84DE0"/>
    <w:rsid w:val="00A916F9"/>
    <w:rsid w:val="00AD0A7F"/>
    <w:rsid w:val="00AD0E0C"/>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50F8"/>
    <w:rsid w:val="00BA30F5"/>
    <w:rsid w:val="00BA4F33"/>
    <w:rsid w:val="00BB125B"/>
    <w:rsid w:val="00BB5EBF"/>
    <w:rsid w:val="00BD0029"/>
    <w:rsid w:val="00BD2DB4"/>
    <w:rsid w:val="00BD3B2A"/>
    <w:rsid w:val="00BD5055"/>
    <w:rsid w:val="00BE21EB"/>
    <w:rsid w:val="00BE22B3"/>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7C3E"/>
    <w:rsid w:val="00CE0EEE"/>
    <w:rsid w:val="00CF410A"/>
    <w:rsid w:val="00D072BC"/>
    <w:rsid w:val="00D07C28"/>
    <w:rsid w:val="00D1206F"/>
    <w:rsid w:val="00D61066"/>
    <w:rsid w:val="00D6796E"/>
    <w:rsid w:val="00D7745D"/>
    <w:rsid w:val="00D92323"/>
    <w:rsid w:val="00DA1016"/>
    <w:rsid w:val="00DA2FC7"/>
    <w:rsid w:val="00DA7BF6"/>
    <w:rsid w:val="00DB3AE5"/>
    <w:rsid w:val="00DC11F0"/>
    <w:rsid w:val="00DC38BF"/>
    <w:rsid w:val="00DD3797"/>
    <w:rsid w:val="00DD4823"/>
    <w:rsid w:val="00DE217E"/>
    <w:rsid w:val="00DE6140"/>
    <w:rsid w:val="00DF5F2A"/>
    <w:rsid w:val="00E028F2"/>
    <w:rsid w:val="00E02E8E"/>
    <w:rsid w:val="00E041B6"/>
    <w:rsid w:val="00E13BCC"/>
    <w:rsid w:val="00E1467C"/>
    <w:rsid w:val="00E2249F"/>
    <w:rsid w:val="00E30F34"/>
    <w:rsid w:val="00E35C15"/>
    <w:rsid w:val="00E36B6C"/>
    <w:rsid w:val="00E4356E"/>
    <w:rsid w:val="00E4448F"/>
    <w:rsid w:val="00E54463"/>
    <w:rsid w:val="00E54B3C"/>
    <w:rsid w:val="00E569AB"/>
    <w:rsid w:val="00E7162A"/>
    <w:rsid w:val="00E838BB"/>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mailto:miloalan.puhan@uzh.ch"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joana.rodriguesribeiro@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4743</Words>
  <Characters>29318</Characters>
  <Application>Microsoft Office Word</Application>
  <DocSecurity>0</DocSecurity>
  <Lines>574</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Joana Rodrigues Ribeiro</cp:lastModifiedBy>
  <cp:revision>2</cp:revision>
  <dcterms:created xsi:type="dcterms:W3CDTF">2026-01-11T17:19:00Z</dcterms:created>
  <dcterms:modified xsi:type="dcterms:W3CDTF">2026-01-11T17:19:00Z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id="2hHlWiTV"/&gt;&lt;style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