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1B114051"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r w:rsidR="009C7A04">
        <w:rPr>
          <w:rFonts w:cs="Calibri"/>
          <w:color w:val="000000" w:themeColor="text1"/>
        </w:rPr>
        <w:t>shortcomings</w:t>
      </w:r>
      <w:r w:rsidR="009C7A04" w:rsidRPr="0010610F">
        <w:rPr>
          <w:rFonts w:cs="Calibri"/>
          <w:color w:val="000000" w:themeColor="text1"/>
        </w:rPr>
        <w:t xml:space="preserve"> </w:t>
      </w:r>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52721E07" w:rsidR="00D96158" w:rsidRPr="00DA5579" w:rsidRDefault="5A951BE3" w:rsidP="004B1C6A">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comprising two sequential assessments. </w:t>
      </w:r>
      <w:r w:rsidR="114048A8" w:rsidRPr="00853F7A">
        <w:rPr>
          <w:rFonts w:cs="Calibri"/>
          <w:b/>
          <w:bCs/>
          <w:i/>
          <w:iCs/>
          <w:color w:val="000000" w:themeColor="text1"/>
          <w:highlight w:val="yellow"/>
        </w:rPr>
        <w:t>I</w:t>
      </w:r>
      <w:r w:rsidR="769B55B3" w:rsidRPr="00853F7A">
        <w:rPr>
          <w:rFonts w:cs="Calibri"/>
          <w:b/>
          <w:bCs/>
          <w:i/>
          <w:iCs/>
          <w:color w:val="000000" w:themeColor="text1"/>
          <w:highlight w:val="yellow"/>
        </w:rPr>
        <w:t>n</w:t>
      </w:r>
      <w:r w:rsidR="114048A8" w:rsidRPr="00853F7A">
        <w:rPr>
          <w:rFonts w:cs="Calibri"/>
          <w:b/>
          <w:bCs/>
          <w:i/>
          <w:iCs/>
          <w:color w:val="000000" w:themeColor="text1"/>
          <w:highlight w:val="yellow"/>
        </w:rPr>
        <w:t xml:space="preserve"> </w:t>
      </w:r>
      <w:r w:rsidR="00FE14F0" w:rsidRPr="00853F7A">
        <w:rPr>
          <w:rFonts w:cs="Calibri"/>
          <w:b/>
          <w:bCs/>
          <w:i/>
          <w:iCs/>
          <w:color w:val="000000" w:themeColor="text1"/>
          <w:highlight w:val="yellow"/>
        </w:rPr>
        <w:t>the</w:t>
      </w:r>
      <w:r w:rsidR="5BFAE33F" w:rsidRPr="00853F7A">
        <w:rPr>
          <w:rFonts w:cs="Calibri"/>
          <w:b/>
          <w:bCs/>
          <w:i/>
          <w:iCs/>
          <w:color w:val="000000" w:themeColor="text1"/>
          <w:highlight w:val="yellow"/>
        </w:rPr>
        <w:t xml:space="preserve"> </w:t>
      </w:r>
      <w:r w:rsidR="00F77C6B" w:rsidRPr="00853F7A">
        <w:rPr>
          <w:rFonts w:cs="Calibri"/>
          <w:b/>
          <w:bCs/>
          <w:i/>
          <w:iCs/>
          <w:color w:val="000000" w:themeColor="text1"/>
          <w:highlight w:val="yellow"/>
        </w:rPr>
        <w:t xml:space="preserve">first </w:t>
      </w:r>
      <w:r w:rsidR="114048A8" w:rsidRPr="00853F7A">
        <w:rPr>
          <w:rFonts w:cs="Calibri"/>
          <w:b/>
          <w:bCs/>
          <w:i/>
          <w:iCs/>
          <w:color w:val="000000" w:themeColor="text1"/>
          <w:highlight w:val="yellow"/>
        </w:rPr>
        <w:t xml:space="preserve">phase, we </w:t>
      </w:r>
      <w:r w:rsidR="2D637F96" w:rsidRPr="00853F7A">
        <w:rPr>
          <w:rFonts w:cs="Calibri"/>
          <w:b/>
          <w:bCs/>
          <w:i/>
          <w:iCs/>
          <w:color w:val="000000" w:themeColor="text1"/>
          <w:highlight w:val="yellow"/>
        </w:rPr>
        <w:t>developed and pilot</w:t>
      </w:r>
      <w:r w:rsidR="00E97DE2" w:rsidRPr="00853F7A">
        <w:rPr>
          <w:rFonts w:cs="Calibri"/>
          <w:b/>
          <w:bCs/>
          <w:i/>
          <w:iCs/>
          <w:color w:val="000000" w:themeColor="text1"/>
          <w:highlight w:val="yellow"/>
        </w:rPr>
        <w:t>-</w:t>
      </w:r>
      <w:r w:rsidR="2D637F96" w:rsidRPr="00853F7A">
        <w:rPr>
          <w:rFonts w:cs="Calibri"/>
          <w:b/>
          <w:bCs/>
          <w:i/>
          <w:iCs/>
          <w:color w:val="000000" w:themeColor="text1"/>
          <w:highlight w:val="yellow"/>
        </w:rPr>
        <w:t xml:space="preserve">tested </w:t>
      </w:r>
      <w:r w:rsidR="007B6215" w:rsidRPr="00853F7A">
        <w:rPr>
          <w:rFonts w:cs="Calibri"/>
          <w:b/>
          <w:bCs/>
          <w:i/>
          <w:iCs/>
          <w:color w:val="000000" w:themeColor="text1"/>
          <w:highlight w:val="yellow"/>
        </w:rPr>
        <w:t>a</w:t>
      </w:r>
      <w:r w:rsidR="2D637F96" w:rsidRPr="00853F7A">
        <w:rPr>
          <w:rFonts w:cs="Calibri"/>
          <w:b/>
          <w:bCs/>
          <w:i/>
          <w:iCs/>
          <w:color w:val="000000" w:themeColor="text1"/>
          <w:highlight w:val="yellow"/>
        </w:rPr>
        <w:t xml:space="preserve"> tool</w:t>
      </w:r>
      <w:r w:rsidR="2D637F96" w:rsidRPr="4E119242">
        <w:rPr>
          <w:rFonts w:cs="Calibri"/>
          <w:color w:val="000000" w:themeColor="text1"/>
        </w:rPr>
        <w:t xml:space="preserve"> </w:t>
      </w:r>
      <w:r w:rsidR="009C7A04">
        <w:rPr>
          <w:rFonts w:cs="Calibri"/>
          <w:color w:val="000000" w:themeColor="text1"/>
        </w:rPr>
        <w:t>using</w:t>
      </w:r>
      <w:r w:rsidR="009C7A04" w:rsidRPr="4E119242">
        <w:rPr>
          <w:rFonts w:cs="Calibri"/>
          <w:color w:val="000000" w:themeColor="text1"/>
        </w:rPr>
        <w:t xml:space="preserve"> </w:t>
      </w:r>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r w:rsidR="009C7A04">
        <w:rPr>
          <w:rFonts w:cs="Calibri"/>
          <w:color w:val="000000" w:themeColor="text1"/>
        </w:rPr>
        <w:t>that used</w:t>
      </w:r>
      <w:r w:rsidR="009C7A04" w:rsidRPr="4E119242">
        <w:rPr>
          <w:rFonts w:cs="Calibri"/>
          <w:color w:val="000000" w:themeColor="text1"/>
        </w:rPr>
        <w:t xml:space="preserve"> </w:t>
      </w:r>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r w:rsidR="009C7A04">
        <w:rPr>
          <w:rFonts w:cs="Calibri"/>
          <w:color w:val="000000" w:themeColor="text1"/>
        </w:rPr>
        <w:t xml:space="preserve">this </w:t>
      </w:r>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consecutive</w:t>
      </w:r>
      <w:r w:rsidR="005B3DF7">
        <w:rPr>
          <w:rFonts w:cs="Calibri"/>
          <w:color w:val="000000" w:themeColor="text1"/>
        </w:rPr>
        <w:t xml:space="preserve"> </w:t>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in 2024. </w:t>
      </w:r>
      <w:r w:rsidR="009C7A04">
        <w:rPr>
          <w:rFonts w:eastAsia="Arial" w:cs="Arial"/>
        </w:rPr>
        <w:t>In</w:t>
      </w:r>
      <w:r w:rsidR="009C7A04" w:rsidRPr="4E119242">
        <w:rPr>
          <w:rFonts w:eastAsia="Arial" w:cs="Arial"/>
        </w:rPr>
        <w:t xml:space="preserve"> </w:t>
      </w:r>
      <w:r w:rsidR="48DA8CAC" w:rsidRPr="4E119242">
        <w:rPr>
          <w:rFonts w:eastAsia="Arial" w:cs="Arial"/>
        </w:rPr>
        <w:t>both phases, data were extracted from published articles and corresponding pre-trial documentation.</w:t>
      </w:r>
      <w:r w:rsidR="48DA8CAC" w:rsidRPr="4E119242">
        <w:rPr>
          <w:rFonts w:cs="Calibri"/>
          <w:color w:val="000000" w:themeColor="text1"/>
        </w:rPr>
        <w:t xml:space="preserve"> </w:t>
      </w:r>
      <w:r w:rsidR="6F52FF34" w:rsidRPr="4E119242">
        <w:rPr>
          <w:rFonts w:cs="Calibri"/>
          <w:color w:val="000000" w:themeColor="text1"/>
        </w:rPr>
        <w:t>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00E6661D">
        <w:rPr>
          <w:rFonts w:cs="Calibri"/>
          <w:color w:val="000000" w:themeColor="text1"/>
        </w:rPr>
        <w:t>clinically informative</w:t>
      </w:r>
      <w:r w:rsidR="00792A5B">
        <w:rPr>
          <w:rFonts w:cs="Calibri"/>
          <w:color w:val="000000" w:themeColor="text1"/>
        </w:rPr>
        <w:t xml:space="preserve"> </w:t>
      </w:r>
      <w:r w:rsidR="009C7A04">
        <w:rPr>
          <w:rFonts w:cs="Calibri"/>
          <w:color w:val="000000" w:themeColor="text1"/>
        </w:rPr>
        <w:t xml:space="preserve">if it fulfilled </w:t>
      </w:r>
      <w:r w:rsidR="00E6661D">
        <w:rPr>
          <w:rFonts w:cs="Calibri"/>
          <w:color w:val="000000" w:themeColor="text1"/>
        </w:rPr>
        <w:t>all</w:t>
      </w:r>
      <w:r w:rsidR="00E6661D">
        <w:rPr>
          <w:rFonts w:cs="Calibri"/>
          <w:color w:val="000000" w:themeColor="text1"/>
        </w:rPr>
        <w:t xml:space="preserve"> </w:t>
      </w:r>
      <w:r w:rsidR="009C7A04">
        <w:rPr>
          <w:rFonts w:cs="Calibri"/>
          <w:color w:val="000000" w:themeColor="text1"/>
        </w:rPr>
        <w:t>following criteria</w:t>
      </w:r>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r w:rsidR="00E459DE" w:rsidRPr="4E119242">
        <w:rPr>
          <w:rFonts w:eastAsia="Arial" w:cs="Arial"/>
        </w:rPr>
        <w:t>informing</w:t>
      </w:r>
      <w:r w:rsidR="7EB4F6F9" w:rsidRPr="4E119242">
        <w:rPr>
          <w:rFonts w:eastAsia="Arial" w:cs="Arial"/>
        </w:rPr>
        <w:t xml:space="preserve"> 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1221A69A" w:rsidR="00D96158" w:rsidRPr="00211B95" w:rsidRDefault="00D96158" w:rsidP="004B1C6A">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r w:rsidR="009C7A04">
        <w:rPr>
          <w:rFonts w:cs="Calibri"/>
          <w:color w:val="000000" w:themeColor="text1"/>
        </w:rPr>
        <w:t>In the main phase, o</w:t>
      </w:r>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fulfilled </w:t>
      </w:r>
      <w:r w:rsidR="009C7A04">
        <w:rPr>
          <w:rFonts w:cs="Calibri"/>
          <w:color w:val="000000" w:themeColor="text1"/>
        </w:rPr>
        <w:t xml:space="preserve">all </w:t>
      </w:r>
      <w:r w:rsidR="4B77A4C4" w:rsidRPr="4E119242">
        <w:rPr>
          <w:rFonts w:cs="Calibri"/>
          <w:color w:val="000000" w:themeColor="text1"/>
        </w:rPr>
        <w:t>criteria.</w:t>
      </w:r>
      <w:r w:rsidR="003475AE" w:rsidRPr="4E119242">
        <w:rPr>
          <w:rFonts w:cs="Calibri"/>
          <w:color w:val="000000" w:themeColor="text1"/>
        </w:rPr>
        <w:t xml:space="preserve"> </w:t>
      </w:r>
      <w:r w:rsidR="00792A5B">
        <w:rPr>
          <w:rFonts w:cs="Calibri"/>
          <w:color w:val="000000" w:themeColor="text1"/>
        </w:rPr>
        <w:t>M</w:t>
      </w:r>
      <w:r w:rsidR="003475AE" w:rsidRPr="4E119242">
        <w:rPr>
          <w:rFonts w:cs="Calibri"/>
          <w:color w:val="000000" w:themeColor="text1"/>
        </w:rPr>
        <w:t xml:space="preserve">ost </w:t>
      </w:r>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r w:rsidR="009C7A04">
        <w:rPr>
          <w:rFonts w:eastAsia="Arial" w:cs="Arial"/>
        </w:rPr>
        <w:t>Discrepancies</w:t>
      </w:r>
      <w:r w:rsidR="009C7A04" w:rsidRPr="4E119242">
        <w:rPr>
          <w:rFonts w:eastAsia="Arial" w:cs="Arial"/>
        </w:rPr>
        <w:t xml:space="preserve"> </w:t>
      </w:r>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r w:rsidR="009C7A04">
        <w:rPr>
          <w:rFonts w:eastAsia="Arial" w:cs="Arial"/>
        </w:rPr>
        <w:t>concerned</w:t>
      </w:r>
      <w:r w:rsidR="009C7A04" w:rsidRPr="4E119242">
        <w:rPr>
          <w:rFonts w:eastAsia="Arial" w:cs="Arial"/>
        </w:rPr>
        <w:t xml:space="preserve"> </w:t>
      </w:r>
      <w:r w:rsidR="1F954F77" w:rsidRPr="4E119242">
        <w:rPr>
          <w:rFonts w:eastAsia="Arial" w:cs="Arial"/>
        </w:rPr>
        <w:t>primary endpoints.</w:t>
      </w:r>
    </w:p>
    <w:p w14:paraId="59AFACE6" w14:textId="3387C2C1" w:rsidR="009C7A04" w:rsidRDefault="5A951BE3" w:rsidP="4E119242">
      <w:pPr>
        <w:spacing w:before="0" w:after="0" w:line="480" w:lineRule="auto"/>
        <w:rPr>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potential </w:t>
      </w:r>
      <w:r w:rsidR="009C7A04">
        <w:rPr>
          <w:rFonts w:cs="Calibri"/>
          <w:b/>
          <w:bCs/>
          <w:i/>
          <w:iCs/>
          <w:color w:val="000000" w:themeColor="text1"/>
          <w:highlight w:val="yellow"/>
        </w:rPr>
        <w:t xml:space="preserve">of RCTs </w:t>
      </w:r>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r w:rsidR="005B3DF7">
        <w:rPr>
          <w:rFonts w:cs="Calibri"/>
          <w:b/>
          <w:bCs/>
          <w:i/>
          <w:iCs/>
          <w:color w:val="000000" w:themeColor="text1"/>
          <w:highlight w:val="yellow"/>
        </w:rPr>
        <w:t xml:space="preserve"> </w:t>
      </w:r>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concerns </w:t>
      </w:r>
      <w:r w:rsidR="00E6661D">
        <w:rPr>
          <w:rFonts w:cs="Calibri"/>
          <w:b/>
          <w:bCs/>
          <w:i/>
          <w:iCs/>
          <w:color w:val="000000" w:themeColor="text1"/>
          <w:highlight w:val="yellow"/>
        </w:rPr>
        <w:t>concerning</w:t>
      </w:r>
      <w:r w:rsidR="00E6661D">
        <w:rPr>
          <w:rFonts w:cs="Calibri"/>
          <w:b/>
          <w:bCs/>
          <w:i/>
          <w:iCs/>
          <w:color w:val="000000" w:themeColor="text1"/>
          <w:highlight w:val="yellow"/>
        </w:rPr>
        <w:t xml:space="preserve"> </w:t>
      </w:r>
      <w:r w:rsidR="009C7A04">
        <w:rPr>
          <w:rFonts w:cs="Calibri"/>
          <w:b/>
          <w:bCs/>
          <w:i/>
          <w:iCs/>
          <w:color w:val="000000" w:themeColor="text1"/>
          <w:highlight w:val="yellow"/>
        </w:rPr>
        <w:t>ability of</w:t>
      </w:r>
      <w:r w:rsidR="009C7A04" w:rsidRPr="4E119242">
        <w:rPr>
          <w:rFonts w:cs="Calibri"/>
          <w:b/>
          <w:bCs/>
          <w:i/>
          <w:iCs/>
          <w:color w:val="000000" w:themeColor="text1"/>
          <w:highlight w:val="yellow"/>
        </w:rPr>
        <w:t xml:space="preserve"> </w:t>
      </w:r>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r w:rsidR="009C7A04">
        <w:rPr>
          <w:rFonts w:cs="Calibri"/>
          <w:b/>
          <w:bCs/>
          <w:i/>
          <w:iCs/>
          <w:color w:val="000000" w:themeColor="text1"/>
          <w:highlight w:val="yellow"/>
        </w:rPr>
        <w:t xml:space="preserve">s to </w:t>
      </w:r>
      <w:r w:rsidR="00324C75" w:rsidRPr="4E119242">
        <w:rPr>
          <w:rFonts w:cs="Calibri"/>
          <w:b/>
          <w:bCs/>
          <w:i/>
          <w:iCs/>
          <w:color w:val="000000" w:themeColor="text1"/>
          <w:highlight w:val="yellow"/>
        </w:rPr>
        <w:t>inform clinical decision-making</w:t>
      </w:r>
      <w:r w:rsidR="00424702" w:rsidRPr="4E119242">
        <w:rPr>
          <w:rFonts w:cs="Calibri"/>
          <w:b/>
          <w:bCs/>
          <w:i/>
          <w:iCs/>
          <w:color w:val="000000" w:themeColor="text1"/>
          <w:highlight w:val="yellow"/>
        </w:rPr>
        <w:t>.</w:t>
      </w:r>
    </w:p>
    <w:p w14:paraId="0E3FEFB8" w14:textId="77777777" w:rsidR="009C7A04" w:rsidRDefault="009C7A04">
      <w:pPr>
        <w:spacing w:before="0" w:after="160" w:line="278" w:lineRule="auto"/>
        <w:rPr>
          <w:rFonts w:cs="Calibri"/>
          <w:b/>
          <w:bCs/>
          <w:i/>
          <w:iCs/>
          <w:color w:val="000000" w:themeColor="text1"/>
          <w:highlight w:val="yellow"/>
        </w:rPr>
      </w:pPr>
      <w:r>
        <w:rPr>
          <w:rFonts w:cs="Calibri"/>
          <w:b/>
          <w:bCs/>
          <w:i/>
          <w:iCs/>
          <w:color w:val="000000" w:themeColor="text1"/>
          <w:highlight w:val="yellow"/>
        </w:rPr>
        <w:br w:type="page"/>
      </w:r>
    </w:p>
    <w:p w14:paraId="21AB7F0E" w14:textId="56D8A8C1" w:rsidR="00203336" w:rsidRPr="004B1C6A" w:rsidRDefault="00203336" w:rsidP="00BB5783">
      <w:pPr>
        <w:pStyle w:val="Titre11"/>
        <w:rPr>
          <w:lang w:val="en-US"/>
        </w:rPr>
      </w:pPr>
      <w:r w:rsidRPr="004B1C6A">
        <w:rPr>
          <w:lang w:val="en-US"/>
        </w:rPr>
        <w:lastRenderedPageBreak/>
        <w:t>INTRODUCTION</w:t>
      </w:r>
      <w:bookmarkEnd w:id="7"/>
    </w:p>
    <w:p w14:paraId="6C612A0D" w14:textId="77777777" w:rsidR="00531D12" w:rsidRDefault="00626B74" w:rsidP="4E119242">
      <w:pPr>
        <w:spacing w:line="480" w:lineRule="auto"/>
        <w:rPr>
          <w:rFonts w:eastAsia="Times New Roman" w:cs="Calibri"/>
          <w:color w:val="000000" w:themeColor="text1"/>
          <w:lang w:eastAsia="de-D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7052A300">
        <w:rPr>
          <w:rFonts w:cs="Calibri"/>
          <w:color w:val="000000" w:themeColor="text1"/>
        </w:rPr>
        <w:t>Previous research showed that, as in other clinical areas, a substantial proportion of surgical RCTs are at increased r</w:t>
      </w:r>
      <w:r w:rsidR="654A76D3" w:rsidRPr="4E119242">
        <w:rPr>
          <w:rFonts w:eastAsia="Times New Roman" w:cs="Calibri"/>
          <w:color w:val="000000" w:themeColor="text1"/>
          <w:lang w:eastAsia="de-DE"/>
        </w:rPr>
        <w:t xml:space="preserve">isk of bias and limited quality of </w:t>
      </w:r>
      <w:commentRangeStart w:id="8"/>
      <w:commentRangeStart w:id="9"/>
      <w:r w:rsidR="654A76D3" w:rsidRPr="4E119242">
        <w:rPr>
          <w:rFonts w:eastAsia="Times New Roman" w:cs="Calibri"/>
          <w:color w:val="000000" w:themeColor="text1"/>
          <w:lang w:eastAsia="de-DE"/>
        </w:rPr>
        <w:t>reportin</w:t>
      </w:r>
      <w:r w:rsidR="00EA30F9">
        <w:rPr>
          <w:rFonts w:eastAsia="Times New Roman" w:cs="Calibri"/>
          <w:color w:val="000000" w:themeColor="text1"/>
          <w:lang w:eastAsia="de-DE"/>
        </w:rPr>
        <w:t>g</w:t>
      </w:r>
      <w:r w:rsidR="00EA30F9">
        <w:rPr>
          <w:rFonts w:eastAsia="Times New Roman" w:cs="Calibri"/>
          <w:color w:val="000000" w:themeColor="text1"/>
          <w:lang w:eastAsia="de-DE"/>
        </w:rPr>
        <w:fldChar w:fldCharType="begin"/>
      </w:r>
      <w:r w:rsidR="00233F4D">
        <w:rPr>
          <w:rFonts w:eastAsia="Times New Roman" w:cs="Calibri"/>
          <w:color w:val="000000" w:themeColor="text1"/>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Pr>
          <w:rFonts w:eastAsia="Times New Roman" w:cs="Calibri"/>
          <w:color w:val="000000" w:themeColor="text1"/>
          <w:lang w:eastAsia="de-DE"/>
        </w:rPr>
        <w:fldChar w:fldCharType="separate"/>
      </w:r>
      <w:r w:rsidR="00233F4D" w:rsidRPr="00233F4D">
        <w:rPr>
          <w:rFonts w:cs="Arial"/>
          <w:color w:val="000000"/>
          <w:kern w:val="0"/>
          <w:vertAlign w:val="superscript"/>
        </w:rPr>
        <w:t>1–5</w:t>
      </w:r>
      <w:r w:rsidR="00EA30F9">
        <w:rPr>
          <w:rFonts w:eastAsia="Times New Roman" w:cs="Calibri"/>
          <w:color w:val="000000" w:themeColor="text1"/>
          <w:lang w:eastAsia="de-DE"/>
        </w:rPr>
        <w:fldChar w:fldCharType="end"/>
      </w:r>
      <w:r w:rsidR="00531D12">
        <w:rPr>
          <w:rFonts w:eastAsia="Times New Roman" w:cs="Calibri"/>
          <w:color w:val="000000" w:themeColor="text1"/>
          <w:lang w:eastAsia="de-DE"/>
        </w:rPr>
        <w:t>.</w:t>
      </w:r>
      <w:commentRangeEnd w:id="8"/>
      <w:r w:rsidR="0056089C">
        <w:rPr>
          <w:rStyle w:val="CommentReference"/>
          <w:rFonts w:eastAsia="Times New Roman" w:cs="Calibri"/>
          <w:color w:val="000000" w:themeColor="text1"/>
          <w:sz w:val="22"/>
          <w:szCs w:val="24"/>
          <w:lang w:eastAsia="de-DE"/>
        </w:rPr>
        <w:commentReference w:id="8"/>
      </w:r>
      <w:commentRangeEnd w:id="9"/>
      <w:r w:rsidR="00853F7A">
        <w:rPr>
          <w:rStyle w:val="CommentReference"/>
          <w:rFonts w:eastAsia="Times New Roman" w:cs="Calibri"/>
          <w:color w:val="000000" w:themeColor="text1"/>
          <w:sz w:val="22"/>
          <w:szCs w:val="24"/>
          <w:lang w:eastAsia="de-DE"/>
        </w:rPr>
        <w:commentReference w:id="9"/>
      </w:r>
    </w:p>
    <w:p w14:paraId="0EDB53AB" w14:textId="22D54FBF" w:rsidR="00626B74" w:rsidRPr="00F32460" w:rsidRDefault="00FE6B7C" w:rsidP="4E119242">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C43EB2" w:rsidRDefault="5888DFB7" w:rsidP="0010610F">
      <w:pPr>
        <w:spacing w:line="480" w:lineRule="auto"/>
        <w:rPr>
          <w:rFonts w:eastAsiaTheme="majorEastAsia" w:cs="Calibri"/>
          <w:color w:val="000000" w:themeColor="text1"/>
          <w:kern w:val="0"/>
          <w14:ligatures w14:val="none"/>
        </w:rPr>
      </w:pPr>
      <w:r w:rsidRPr="7052A300">
        <w:rPr>
          <w:rFonts w:eastAsia="Times New Roman" w:cs="Calibri"/>
          <w:color w:val="000000" w:themeColor="text1"/>
          <w:kern w:val="0"/>
          <w:lang w:eastAsia="de-DE"/>
          <w14:ligatures w14:val="none"/>
        </w:rPr>
        <w:t>Risk of bias and quality of reporting of surgical trials have been assessed previousl</w:t>
      </w:r>
      <w:r w:rsidR="00531D12">
        <w:rPr>
          <w:rFonts w:eastAsia="Times New Roman" w:cs="Calibri"/>
          <w:color w:val="000000" w:themeColor="text1"/>
          <w:kern w:val="0"/>
          <w:lang w:eastAsia="de-DE"/>
          <w14:ligatures w14:val="none"/>
        </w:rPr>
        <w:t>y</w:t>
      </w:r>
      <w:r w:rsidR="00531D12">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2–5</w:t>
      </w:r>
      <w:r w:rsidR="00531D12">
        <w:rPr>
          <w:rFonts w:eastAsia="Times New Roman" w:cs="Calibri"/>
          <w:color w:val="000000" w:themeColor="text1"/>
          <w:kern w:val="0"/>
          <w:lang w:eastAsia="de-DE"/>
          <w14:ligatures w14:val="none"/>
        </w:rPr>
        <w:fldChar w:fldCharType="end"/>
      </w:r>
      <w:r w:rsidR="00531D12">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and to apply it to a representative sample of contemporary surgical RCTs</w:t>
      </w:r>
      <w:r w:rsidR="63B5A265" w:rsidRPr="7052A300">
        <w:rPr>
          <w:rFonts w:eastAsia="Times New Roman" w:cs="Calibri"/>
          <w:color w:val="000000" w:themeColor="text1"/>
          <w:kern w:val="0"/>
          <w:lang w:eastAsia="de-DE"/>
          <w14:ligatures w14:val="none"/>
        </w:rPr>
        <w:t>.</w:t>
      </w:r>
    </w:p>
    <w:p w14:paraId="2DC07D69" w14:textId="26937A5B" w:rsidR="00203336" w:rsidRPr="00BB4931" w:rsidRDefault="00203336" w:rsidP="00BB5783">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78EE81A4" w:rsidR="001A67F1" w:rsidRPr="00F32460" w:rsidRDefault="3C44974F" w:rsidP="4E119242">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7052A300">
        <w:rPr>
          <w:rFonts w:eastAsia="Times New Roman" w:cs="Calibri"/>
          <w:color w:val="000000" w:themeColor="text1"/>
          <w:kern w:val="0"/>
          <w:lang w:eastAsia="de-DE"/>
          <w14:ligatures w14:val="none"/>
        </w:rPr>
        <w:t xml:space="preserve">developed the tool and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6D45AD3A" w:rsidR="00CE4CC0" w:rsidRPr="00C43EB2" w:rsidRDefault="70E5F1C7"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w:t>
      </w:r>
      <w:r w:rsidR="00853F7A">
        <w:rPr>
          <w:rFonts w:eastAsia="Times New Roman" w:cs="Calibri"/>
          <w:color w:val="000000" w:themeColor="text1"/>
          <w:kern w:val="0"/>
          <w:lang w:eastAsia="de-DE"/>
          <w14:ligatures w14:val="none"/>
        </w:rPr>
        <w:t>first</w:t>
      </w:r>
      <w:r w:rsidR="00853F7A" w:rsidRPr="7052A300">
        <w:rPr>
          <w:rFonts w:eastAsia="Times New Roman" w:cs="Calibri"/>
          <w:color w:val="000000" w:themeColor="text1"/>
          <w:kern w:val="0"/>
          <w:lang w:eastAsia="de-DE"/>
          <w14:ligatures w14:val="none"/>
        </w:rPr>
        <w:t xml:space="preserve"> </w:t>
      </w:r>
      <w:r w:rsidR="00853F7A">
        <w:rPr>
          <w:rFonts w:eastAsia="Times New Roman" w:cs="Calibri"/>
          <w:color w:val="000000" w:themeColor="text1"/>
          <w:kern w:val="0"/>
          <w:lang w:eastAsia="de-DE"/>
          <w14:ligatures w14:val="none"/>
        </w:rPr>
        <w:t>phase</w:t>
      </w:r>
      <w:r w:rsidR="00853F7A"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intended to </w:t>
      </w:r>
      <w:r w:rsidR="6C7FF9C6" w:rsidRPr="7052A300">
        <w:rPr>
          <w:rFonts w:eastAsia="Times New Roman" w:cs="Calibri"/>
          <w:color w:val="000000" w:themeColor="text1"/>
          <w:kern w:val="0"/>
          <w:lang w:eastAsia="de-DE"/>
          <w14:ligatures w14:val="none"/>
        </w:rPr>
        <w:t>pilot</w:t>
      </w:r>
      <w:r w:rsidR="0010610F">
        <w:rPr>
          <w:rFonts w:eastAsia="Times New Roman" w:cs="Calibri"/>
          <w:color w:val="000000" w:themeColor="text1"/>
          <w:kern w:val="0"/>
          <w:lang w:eastAsia="de-DE"/>
          <w14:ligatures w14:val="none"/>
        </w:rPr>
        <w:t>-</w:t>
      </w:r>
      <w:r w:rsidR="6C7FF9C6" w:rsidRPr="7052A300">
        <w:rPr>
          <w:rFonts w:eastAsia="Times New Roman" w:cs="Calibri"/>
          <w:color w:val="000000" w:themeColor="text1"/>
          <w:kern w:val="0"/>
          <w:lang w:eastAsia="de-DE"/>
          <w14:ligatures w14:val="none"/>
        </w:rPr>
        <w:t xml:space="preserve">test the novel tool and, as a basis for sample size calculation, </w:t>
      </w:r>
      <w:r w:rsidRPr="7052A300">
        <w:rPr>
          <w:rFonts w:eastAsia="Times New Roman" w:cs="Calibri"/>
          <w:color w:val="000000" w:themeColor="text1"/>
          <w:kern w:val="0"/>
          <w:lang w:eastAsia="de-DE"/>
          <w14:ligatures w14:val="none"/>
        </w:rPr>
        <w:t xml:space="preserve">explore </w:t>
      </w:r>
      <w:r w:rsidR="549CC17B" w:rsidRPr="7052A300">
        <w:rPr>
          <w:rFonts w:eastAsia="Times New Roman" w:cs="Calibri"/>
          <w:color w:val="000000" w:themeColor="text1"/>
          <w:kern w:val="0"/>
          <w:lang w:eastAsia="de-DE"/>
          <w14:ligatures w14:val="none"/>
        </w:rPr>
        <w:t xml:space="preserve">how frequently </w:t>
      </w:r>
      <w:r w:rsidRPr="7052A300">
        <w:rPr>
          <w:rFonts w:eastAsia="Times New Roman" w:cs="Calibri"/>
          <w:color w:val="000000" w:themeColor="text1"/>
          <w:kern w:val="0"/>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set of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lastRenderedPageBreak/>
        <w:t>Study selection</w:t>
      </w:r>
    </w:p>
    <w:p w14:paraId="1B11977E" w14:textId="4527C65E"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4761EB" w:rsidR="2AE4E2AB" w:rsidRPr="00A741E4" w:rsidRDefault="2AE4E2AB" w:rsidP="4E119242">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4E119242">
        <w:rPr>
          <w:rFonts w:eastAsia="Times New Roman" w:cs="Calibri"/>
          <w:b/>
          <w:bCs/>
          <w:i/>
          <w:iCs/>
          <w:color w:val="000000" w:themeColor="text1"/>
          <w:highlight w:val="yellow"/>
          <w:lang w:eastAsia="de-DE"/>
        </w:rPr>
        <w:t xml:space="preserve">trials </w:t>
      </w:r>
      <w:r w:rsidR="00D51F46" w:rsidRPr="4E119242">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As detailed in our</w:t>
      </w:r>
      <w:r w:rsidRPr="4E119242">
        <w:rPr>
          <w:rFonts w:eastAsia="Times New Roman" w:cs="Calibri"/>
          <w:b/>
          <w:bCs/>
          <w:i/>
          <w:iCs/>
          <w:color w:val="000000" w:themeColor="text1"/>
          <w:highlight w:val="yellow"/>
          <w:lang w:eastAsia="de-DE"/>
        </w:rPr>
        <w:t xml:space="preserve"> study protocol</w:t>
      </w:r>
      <w:r w:rsidR="00D51F46" w:rsidRPr="4E119242">
        <w:rPr>
          <w:rFonts w:eastAsia="Times New Roman" w:cs="Calibri"/>
          <w:b/>
          <w:bCs/>
          <w:i/>
          <w:iCs/>
          <w:color w:val="000000" w:themeColor="text1"/>
          <w:highlight w:val="yellow"/>
          <w:lang w:eastAsia="de-DE"/>
        </w:rPr>
        <w:t xml:space="preserve">, </w:t>
      </w:r>
      <w:r w:rsidRPr="4E119242">
        <w:rPr>
          <w:rFonts w:eastAsia="Times New Roman" w:cs="Calibri"/>
          <w:b/>
          <w:bCs/>
          <w:i/>
          <w:iCs/>
          <w:color w:val="000000" w:themeColor="text1"/>
          <w:highlight w:val="yellow"/>
          <w:lang w:eastAsia="de-DE"/>
        </w:rPr>
        <w:t>prospectively register</w:t>
      </w:r>
      <w:r w:rsidR="00D51F46" w:rsidRPr="4E119242">
        <w:rPr>
          <w:rFonts w:eastAsia="Times New Roman" w:cs="Calibri"/>
          <w:b/>
          <w:bCs/>
          <w:i/>
          <w:iCs/>
          <w:color w:val="000000" w:themeColor="text1"/>
          <w:highlight w:val="yellow"/>
          <w:lang w:eastAsia="de-DE"/>
        </w:rPr>
        <w:t>ed</w:t>
      </w:r>
      <w:r w:rsidRPr="4E119242">
        <w:rPr>
          <w:rFonts w:eastAsia="Times New Roman" w:cs="Calibri"/>
          <w:b/>
          <w:bCs/>
          <w:i/>
          <w:iCs/>
          <w:color w:val="000000" w:themeColor="text1"/>
          <w:highlight w:val="yellow"/>
          <w:lang w:eastAsia="de-DE"/>
        </w:rPr>
        <w:t xml:space="preserve"> on the Open Science Framework (OSF)</w:t>
      </w:r>
      <w:r w:rsidR="00C85516" w:rsidRPr="4E119242">
        <w:rPr>
          <w:rFonts w:eastAsia="Times New Roman" w:cs="Calibri"/>
          <w:b/>
          <w:bCs/>
          <w:i/>
          <w:iCs/>
          <w:color w:val="000000" w:themeColor="text1"/>
          <w:highlight w:val="yellow"/>
          <w:lang w:eastAsia="de-DE"/>
        </w:rPr>
        <w:t xml:space="preserve"> and </w:t>
      </w:r>
      <w:r w:rsidR="00D51F46" w:rsidRPr="4E119242">
        <w:rPr>
          <w:rFonts w:eastAsia="Times New Roman" w:cs="Calibri"/>
          <w:b/>
          <w:bCs/>
          <w:i/>
          <w:iCs/>
          <w:color w:val="000000" w:themeColor="text1"/>
          <w:highlight w:val="yellow"/>
          <w:lang w:eastAsia="de-DE"/>
        </w:rPr>
        <w:t xml:space="preserve">made </w:t>
      </w:r>
      <w:r w:rsidR="00F132E2" w:rsidRPr="4E119242">
        <w:rPr>
          <w:rFonts w:eastAsia="Times New Roman" w:cs="Calibri"/>
          <w:b/>
          <w:bCs/>
          <w:i/>
          <w:iCs/>
          <w:color w:val="000000" w:themeColor="text1"/>
          <w:highlight w:val="yellow"/>
          <w:lang w:eastAsia="de-DE"/>
        </w:rPr>
        <w:t>publicly accessible</w:t>
      </w:r>
      <w:r w:rsidR="00C85516"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9</w:t>
      </w:r>
      <w:r w:rsidR="00C85516" w:rsidRPr="4E119242">
        <w:rPr>
          <w:rFonts w:eastAsia="Times New Roman" w:cs="Calibri"/>
          <w:b/>
          <w:bCs/>
          <w:i/>
          <w:iCs/>
          <w:color w:val="000000" w:themeColor="text1"/>
          <w:highlight w:val="yellow"/>
          <w:lang w:eastAsia="de-DE"/>
        </w:rPr>
        <w:fldChar w:fldCharType="end"/>
      </w:r>
      <w:r w:rsidR="00D51F46" w:rsidRPr="4E119242">
        <w:rPr>
          <w:rFonts w:eastAsia="Times New Roman" w:cs="Calibri"/>
          <w:b/>
          <w:bCs/>
          <w:i/>
          <w:iCs/>
          <w:color w:val="000000" w:themeColor="text1"/>
          <w:highlight w:val="yellow"/>
          <w:lang w:eastAsia="de-DE"/>
        </w:rPr>
        <w:t xml:space="preserve">, we did not perform a systematic selection of all </w:t>
      </w:r>
      <w:r w:rsidR="00812140" w:rsidRPr="4E119242">
        <w:rPr>
          <w:rFonts w:eastAsia="Times New Roman" w:cs="Calibri"/>
          <w:b/>
          <w:bCs/>
          <w:i/>
          <w:iCs/>
          <w:color w:val="000000" w:themeColor="text1"/>
          <w:highlight w:val="yellow"/>
          <w:lang w:eastAsia="de-DE"/>
        </w:rPr>
        <w:t xml:space="preserve">surgical </w:t>
      </w:r>
      <w:r w:rsidR="00D51F46" w:rsidRPr="4E119242">
        <w:rPr>
          <w:rFonts w:eastAsia="Times New Roman" w:cs="Calibri"/>
          <w:b/>
          <w:bCs/>
          <w:i/>
          <w:iCs/>
          <w:color w:val="000000" w:themeColor="text1"/>
          <w:highlight w:val="yellow"/>
          <w:lang w:eastAsia="de-DE"/>
        </w:rPr>
        <w:t>RCTs</w:t>
      </w:r>
      <w:r w:rsidR="00812140" w:rsidRPr="4E119242">
        <w:rPr>
          <w:rFonts w:eastAsia="Times New Roman" w:cs="Calibri"/>
          <w:b/>
          <w:bCs/>
          <w:i/>
          <w:iCs/>
          <w:color w:val="000000" w:themeColor="text1"/>
          <w:highlight w:val="yellow"/>
          <w:lang w:eastAsia="de-DE"/>
        </w:rPr>
        <w:t xml:space="preserve"> </w:t>
      </w:r>
      <w:r w:rsidR="00812140" w:rsidRPr="0010610F">
        <w:rPr>
          <w:rFonts w:eastAsia="Times New Roman" w:cs="Calibri"/>
          <w:b/>
          <w:bCs/>
          <w:i/>
          <w:iCs/>
          <w:color w:val="000000" w:themeColor="text1"/>
          <w:highlight w:val="yellow"/>
          <w:lang w:eastAsia="de-DE"/>
        </w:rPr>
        <w:t>identified</w:t>
      </w:r>
      <w:r w:rsidR="0036564B" w:rsidRPr="0010610F">
        <w:rPr>
          <w:rFonts w:eastAsia="Times New Roman" w:cs="Calibri"/>
          <w:b/>
          <w:bCs/>
          <w:i/>
          <w:iCs/>
          <w:color w:val="000000" w:themeColor="text1"/>
          <w:highlight w:val="yellow"/>
          <w:lang w:eastAsia="de-DE"/>
        </w:rPr>
        <w:t xml:space="preserve">. </w:t>
      </w:r>
      <w:r w:rsidR="25047D32" w:rsidRPr="0010610F">
        <w:rPr>
          <w:rFonts w:eastAsia="Times New Roman" w:cs="Calibri"/>
          <w:b/>
          <w:bCs/>
          <w:i/>
          <w:iCs/>
          <w:color w:val="000000" w:themeColor="text1"/>
          <w:highlight w:val="yellow"/>
          <w:lang w:eastAsia="de-DE"/>
        </w:rPr>
        <w:t>Instead</w:t>
      </w:r>
      <w:r w:rsidR="0036564B" w:rsidRPr="0010610F">
        <w:rPr>
          <w:rFonts w:eastAsia="Times New Roman" w:cs="Calibri"/>
          <w:b/>
          <w:bCs/>
          <w:i/>
          <w:iCs/>
          <w:color w:val="000000" w:themeColor="text1"/>
          <w:highlight w:val="yellow"/>
          <w:lang w:eastAsia="de-DE"/>
        </w:rPr>
        <w:t xml:space="preserve">, we performed a survey of </w:t>
      </w:r>
      <w:r w:rsidR="00812140" w:rsidRPr="0010610F">
        <w:rPr>
          <w:rFonts w:eastAsia="Times New Roman" w:cs="Calibri"/>
          <w:b/>
          <w:bCs/>
          <w:i/>
          <w:iCs/>
          <w:color w:val="000000" w:themeColor="text1"/>
          <w:highlight w:val="yellow"/>
          <w:lang w:eastAsia="de-DE"/>
        </w:rPr>
        <w:t>them</w:t>
      </w:r>
      <w:r w:rsidR="005E6D3E" w:rsidRPr="0010610F">
        <w:rPr>
          <w:rFonts w:eastAsia="Times New Roman" w:cs="Calibri"/>
          <w:b/>
          <w:bCs/>
          <w:i/>
          <w:iCs/>
          <w:color w:val="000000" w:themeColor="text1"/>
          <w:highlight w:val="yellow"/>
          <w:lang w:eastAsia="de-DE"/>
        </w:rPr>
        <w:t xml:space="preserve"> with a target sample size based</w:t>
      </w:r>
      <w:r w:rsidR="0036564B" w:rsidRPr="0010610F">
        <w:rPr>
          <w:rFonts w:eastAsia="Times New Roman" w:cs="Calibri"/>
          <w:b/>
          <w:bCs/>
          <w:i/>
          <w:iCs/>
          <w:color w:val="000000" w:themeColor="text1"/>
          <w:highlight w:val="yellow"/>
          <w:lang w:eastAsia="de-DE"/>
        </w:rPr>
        <w:t xml:space="preserve"> on the results of the pilot phase (see </w:t>
      </w:r>
      <w:r w:rsidR="0054525C" w:rsidRPr="0010610F">
        <w:rPr>
          <w:rFonts w:eastAsia="Times New Roman" w:cs="Calibri"/>
          <w:b/>
          <w:bCs/>
          <w:i/>
          <w:iCs/>
          <w:color w:val="000000" w:themeColor="text1"/>
          <w:highlight w:val="yellow"/>
          <w:lang w:eastAsia="de-DE"/>
        </w:rPr>
        <w:t xml:space="preserve">Sample size calculation for the main study </w:t>
      </w:r>
      <w:r w:rsidR="0036564B" w:rsidRPr="0010610F">
        <w:rPr>
          <w:rFonts w:eastAsia="Times New Roman" w:cs="Calibri"/>
          <w:b/>
          <w:bCs/>
          <w:i/>
          <w:iCs/>
          <w:color w:val="000000" w:themeColor="text1"/>
          <w:highlight w:val="yellow"/>
          <w:lang w:eastAsia="de-DE"/>
        </w:rPr>
        <w:t>section)</w:t>
      </w:r>
      <w:r w:rsidR="005E6D3E" w:rsidRPr="0010610F">
        <w:rPr>
          <w:rFonts w:eastAsia="Times New Roman" w:cs="Calibri"/>
          <w:b/>
          <w:bCs/>
          <w:i/>
          <w:iCs/>
          <w:color w:val="000000" w:themeColor="text1"/>
          <w:highlight w:val="yellow"/>
          <w:lang w:eastAsia="de-DE"/>
        </w:rPr>
        <w:t>.</w:t>
      </w:r>
      <w:r w:rsidR="00D51F46" w:rsidRPr="0010610F">
        <w:rPr>
          <w:rFonts w:eastAsia="Times New Roman" w:cs="Calibri"/>
          <w:b/>
          <w:bCs/>
          <w:i/>
          <w:iCs/>
          <w:color w:val="000000" w:themeColor="text1"/>
          <w:highlight w:val="yellow"/>
          <w:lang w:eastAsia="de-DE"/>
        </w:rPr>
        <w:t xml:space="preserve"> </w:t>
      </w:r>
      <w:r w:rsidR="0001760E" w:rsidRPr="0010610F">
        <w:rPr>
          <w:rFonts w:eastAsia="Times New Roman" w:cs="Calibri"/>
          <w:b/>
          <w:bCs/>
          <w:i/>
          <w:iCs/>
          <w:color w:val="000000" w:themeColor="text1"/>
          <w:highlight w:val="yellow"/>
          <w:lang w:eastAsia="de-DE"/>
        </w:rPr>
        <w:t>T</w:t>
      </w:r>
      <w:r w:rsidR="0001760E" w:rsidRPr="4E119242">
        <w:rPr>
          <w:rFonts w:eastAsia="Times New Roman" w:cs="Calibri"/>
          <w:b/>
          <w:bCs/>
          <w:i/>
          <w:iCs/>
          <w:color w:val="000000" w:themeColor="text1"/>
          <w:highlight w:val="yellow"/>
          <w:lang w:eastAsia="de-DE"/>
        </w:rPr>
        <w:t>wo reviewers</w:t>
      </w:r>
      <w:r w:rsidRPr="4E119242">
        <w:rPr>
          <w:rFonts w:eastAsia="Times New Roman" w:cs="Calibri"/>
          <w:b/>
          <w:bCs/>
          <w:i/>
          <w:iCs/>
          <w:color w:val="000000" w:themeColor="text1"/>
          <w:highlight w:val="yellow"/>
          <w:lang w:eastAsia="de-DE"/>
        </w:rPr>
        <w:t xml:space="preserve"> </w:t>
      </w:r>
      <w:r w:rsidR="00A741E4" w:rsidRPr="4E119242">
        <w:rPr>
          <w:rFonts w:eastAsia="Times New Roman" w:cs="Calibri"/>
          <w:b/>
          <w:bCs/>
          <w:i/>
          <w:iCs/>
          <w:color w:val="000000" w:themeColor="text1"/>
          <w:highlight w:val="yellow"/>
          <w:lang w:eastAsia="de-DE"/>
        </w:rPr>
        <w:t xml:space="preserve">(JRR and JP) </w:t>
      </w:r>
      <w:r w:rsidR="008A6C15" w:rsidRPr="4E119242">
        <w:rPr>
          <w:rFonts w:eastAsia="Times New Roman" w:cs="Calibri"/>
          <w:b/>
          <w:bCs/>
          <w:i/>
          <w:iCs/>
          <w:color w:val="000000" w:themeColor="text1"/>
          <w:highlight w:val="yellow"/>
          <w:lang w:eastAsia="de-DE"/>
        </w:rPr>
        <w:t xml:space="preserve">independently </w:t>
      </w:r>
      <w:r w:rsidRPr="4E119242">
        <w:rPr>
          <w:rFonts w:eastAsia="Times New Roman" w:cs="Calibri"/>
          <w:b/>
          <w:bCs/>
          <w:i/>
          <w:iCs/>
          <w:color w:val="000000" w:themeColor="text1"/>
          <w:highlight w:val="yellow"/>
          <w:lang w:eastAsia="de-DE"/>
        </w:rPr>
        <w:t>screened</w:t>
      </w:r>
      <w:r w:rsidR="0001760E" w:rsidRPr="4E119242">
        <w:rPr>
          <w:rFonts w:eastAsia="Times New Roman" w:cs="Calibri"/>
          <w:b/>
          <w:bCs/>
          <w:i/>
          <w:iCs/>
          <w:color w:val="000000" w:themeColor="text1"/>
          <w:highlight w:val="yellow"/>
          <w:lang w:eastAsia="de-DE"/>
        </w:rPr>
        <w:t xml:space="preserve"> records </w:t>
      </w:r>
      <w:r w:rsidR="005E6D3E" w:rsidRPr="4E119242">
        <w:rPr>
          <w:rFonts w:eastAsia="Times New Roman" w:cs="Calibri"/>
          <w:b/>
          <w:bCs/>
          <w:i/>
          <w:iCs/>
          <w:color w:val="000000" w:themeColor="text1"/>
          <w:highlight w:val="yellow"/>
          <w:lang w:eastAsia="de-DE"/>
        </w:rPr>
        <w:t>using Rayyan®</w:t>
      </w:r>
      <w:r w:rsidR="005E6D3E"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10</w:t>
      </w:r>
      <w:r w:rsidR="005E6D3E" w:rsidRPr="4E119242">
        <w:rPr>
          <w:rFonts w:eastAsia="Times New Roman" w:cs="Calibri"/>
          <w:b/>
          <w:bCs/>
          <w:i/>
          <w:iCs/>
          <w:color w:val="000000" w:themeColor="text1"/>
          <w:highlight w:val="yellow"/>
          <w:lang w:eastAsia="de-DE"/>
        </w:rPr>
        <w:fldChar w:fldCharType="end"/>
      </w:r>
      <w:r w:rsidR="005E6D3E" w:rsidRPr="4E119242">
        <w:rPr>
          <w:rFonts w:eastAsia="Times New Roman" w:cs="Calibri"/>
          <w:b/>
          <w:bCs/>
          <w:i/>
          <w:iCs/>
          <w:color w:val="000000" w:themeColor="text1"/>
          <w:highlight w:val="yellow"/>
          <w:lang w:eastAsia="de-DE"/>
        </w:rPr>
        <w:t xml:space="preserve"> in </w:t>
      </w:r>
      <w:r w:rsidR="00812140" w:rsidRPr="4E119242">
        <w:rPr>
          <w:rFonts w:eastAsia="Times New Roman" w:cs="Calibri"/>
          <w:b/>
          <w:bCs/>
          <w:i/>
          <w:iCs/>
          <w:color w:val="000000" w:themeColor="text1"/>
          <w:highlight w:val="yellow"/>
          <w:lang w:eastAsia="de-DE"/>
        </w:rPr>
        <w:t xml:space="preserve">the default </w:t>
      </w:r>
      <w:r w:rsidR="005E6D3E" w:rsidRPr="4E119242">
        <w:rPr>
          <w:rFonts w:eastAsia="Times New Roman" w:cs="Calibri"/>
          <w:b/>
          <w:bCs/>
          <w:i/>
          <w:iCs/>
          <w:color w:val="000000" w:themeColor="text1"/>
          <w:highlight w:val="yellow"/>
          <w:lang w:eastAsia="de-DE"/>
        </w:rPr>
        <w:t>randomly generated order</w:t>
      </w:r>
      <w:r w:rsidR="00812140" w:rsidRPr="4E119242">
        <w:rPr>
          <w:rFonts w:eastAsia="Times New Roman" w:cs="Calibri"/>
          <w:b/>
          <w:bCs/>
          <w:i/>
          <w:iCs/>
          <w:color w:val="000000" w:themeColor="text1"/>
          <w:highlight w:val="yellow"/>
          <w:lang w:eastAsia="de-DE"/>
        </w:rPr>
        <w:t xml:space="preserve"> </w:t>
      </w:r>
      <w:r w:rsidR="005E6D3E" w:rsidRPr="4E119242">
        <w:rPr>
          <w:rFonts w:eastAsia="Times New Roman" w:cs="Calibri"/>
          <w:b/>
          <w:bCs/>
          <w:i/>
          <w:iCs/>
          <w:color w:val="000000" w:themeColor="text1"/>
          <w:highlight w:val="yellow"/>
          <w:lang w:eastAsia="de-DE"/>
        </w:rPr>
        <w:t>(no sorting or prioritization applied),</w:t>
      </w:r>
      <w:r w:rsidR="00812140" w:rsidRPr="4E119242">
        <w:rPr>
          <w:rFonts w:eastAsia="Times New Roman" w:cs="Calibri"/>
          <w:b/>
          <w:bCs/>
          <w:i/>
          <w:iCs/>
          <w:color w:val="000000" w:themeColor="text1"/>
          <w:highlight w:val="yellow"/>
          <w:lang w:eastAsia="de-DE"/>
        </w:rPr>
        <w:t xml:space="preserve"> which was</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identical</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for</w:t>
      </w:r>
      <w:r w:rsidR="005E6D3E" w:rsidRPr="4E119242">
        <w:rPr>
          <w:rFonts w:eastAsia="Times New Roman" w:cs="Calibri"/>
          <w:b/>
          <w:bCs/>
          <w:i/>
          <w:iCs/>
          <w:color w:val="000000" w:themeColor="text1"/>
          <w:highlight w:val="yellow"/>
          <w:lang w:eastAsia="de-DE"/>
        </w:rPr>
        <w:t xml:space="preserve"> both reviewers.</w:t>
      </w:r>
      <w:r w:rsidR="00A741E4" w:rsidRPr="4E119242">
        <w:rPr>
          <w:rFonts w:eastAsia="Times New Roman" w:cs="Calibri"/>
          <w:b/>
          <w:bCs/>
          <w:i/>
          <w:iCs/>
          <w:color w:val="000000" w:themeColor="text1"/>
          <w:highlight w:val="yellow"/>
          <w:lang w:eastAsia="de-DE"/>
        </w:rPr>
        <w:t xml:space="preserve"> Abstract screening was continued until the number of </w:t>
      </w:r>
      <w:r w:rsidR="008A6C15" w:rsidRPr="4E119242">
        <w:rPr>
          <w:rFonts w:eastAsia="Times New Roman" w:cs="Calibri"/>
          <w:b/>
          <w:bCs/>
          <w:i/>
          <w:iCs/>
          <w:color w:val="000000" w:themeColor="text1"/>
          <w:highlight w:val="yellow"/>
          <w:lang w:eastAsia="de-DE"/>
        </w:rPr>
        <w:t xml:space="preserve">potentially eligible records </w:t>
      </w:r>
      <w:r w:rsidR="00A741E4" w:rsidRPr="4E119242">
        <w:rPr>
          <w:rFonts w:eastAsia="Times New Roman" w:cs="Calibri"/>
          <w:b/>
          <w:bCs/>
          <w:i/>
          <w:iCs/>
          <w:color w:val="000000" w:themeColor="text1"/>
          <w:highlight w:val="yellow"/>
          <w:lang w:eastAsia="de-DE"/>
        </w:rPr>
        <w:t>approached the predefined target</w:t>
      </w:r>
      <w:r w:rsidR="008A6C15" w:rsidRPr="4E119242">
        <w:rPr>
          <w:rFonts w:eastAsia="Times New Roman" w:cs="Calibri"/>
          <w:b/>
          <w:bCs/>
          <w:i/>
          <w:iCs/>
          <w:color w:val="000000" w:themeColor="text1"/>
          <w:highlight w:val="yellow"/>
          <w:lang w:eastAsia="de-DE"/>
        </w:rPr>
        <w:t xml:space="preserve"> sample size</w:t>
      </w:r>
      <w:r w:rsidR="00A741E4" w:rsidRPr="4E119242">
        <w:rPr>
          <w:rFonts w:eastAsia="Times New Roman" w:cs="Calibri"/>
          <w:b/>
          <w:bCs/>
          <w:i/>
          <w:iCs/>
          <w:color w:val="000000" w:themeColor="text1"/>
          <w:highlight w:val="yellow"/>
          <w:lang w:eastAsia="de-DE"/>
        </w:rPr>
        <w:t>.</w:t>
      </w:r>
      <w:r w:rsidR="008A6C15" w:rsidRPr="4E119242">
        <w:rPr>
          <w:rFonts w:eastAsia="Times New Roman" w:cs="Calibri"/>
          <w:b/>
          <w:bCs/>
          <w:i/>
          <w:iCs/>
          <w:color w:val="000000" w:themeColor="text1"/>
          <w:lang w:eastAsia="de-DE"/>
        </w:rPr>
        <w:t xml:space="preserve"> </w:t>
      </w:r>
      <w:r w:rsidR="00A741E4" w:rsidRPr="4E119242">
        <w:rPr>
          <w:rFonts w:eastAsia="Times New Roman" w:cs="Calibri"/>
          <w:b/>
          <w:bCs/>
          <w:i/>
          <w:iCs/>
          <w:color w:val="000000" w:themeColor="text1"/>
          <w:highlight w:val="yellow"/>
          <w:lang w:eastAsia="de-DE"/>
        </w:rPr>
        <w:t xml:space="preserve">Full-text selection was then performed, resulting in the exclusion of </w:t>
      </w:r>
      <w:r w:rsidR="008A6C15" w:rsidRPr="4E119242">
        <w:rPr>
          <w:rFonts w:eastAsia="Times New Roman" w:cs="Calibri"/>
          <w:b/>
          <w:bCs/>
          <w:i/>
          <w:iCs/>
          <w:color w:val="000000" w:themeColor="text1"/>
          <w:highlight w:val="yellow"/>
          <w:lang w:eastAsia="de-DE"/>
        </w:rPr>
        <w:t>ineligible studies and a total sample inferior to the target size</w:t>
      </w:r>
      <w:r w:rsidR="00A741E4"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As this step</w:t>
      </w:r>
      <w:r w:rsidR="008A6C15" w:rsidRPr="4E119242">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4E119242">
        <w:rPr>
          <w:rFonts w:eastAsia="Times New Roman" w:cs="Calibri"/>
          <w:b/>
          <w:bCs/>
          <w:i/>
          <w:iCs/>
          <w:color w:val="000000" w:themeColor="text1"/>
          <w:highlight w:val="yellow"/>
          <w:lang w:eastAsia="de-DE"/>
        </w:rPr>
        <w:t>i</w:t>
      </w:r>
      <w:r w:rsidR="008A6C15" w:rsidRPr="4E119242">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4E119242">
        <w:rPr>
          <w:rFonts w:eastAsia="Times New Roman" w:cs="Calibri"/>
          <w:b/>
          <w:bCs/>
          <w:i/>
          <w:iCs/>
          <w:color w:val="000000" w:themeColor="text1"/>
          <w:highlight w:val="yellow"/>
          <w:lang w:eastAsia="de-DE"/>
        </w:rPr>
        <w:t>repeated</w:t>
      </w:r>
      <w:r w:rsidR="008A6C15" w:rsidRPr="4E119242">
        <w:rPr>
          <w:rFonts w:eastAsia="Times New Roman" w:cs="Calibri"/>
          <w:b/>
          <w:bCs/>
          <w:i/>
          <w:iCs/>
          <w:color w:val="000000" w:themeColor="text1"/>
          <w:highlight w:val="yellow"/>
          <w:lang w:eastAsia="de-DE"/>
        </w:rPr>
        <w:t xml:space="preserve"> until the </w:t>
      </w:r>
      <w:r w:rsidR="00D43C9F" w:rsidRPr="4E119242">
        <w:rPr>
          <w:rFonts w:eastAsia="Times New Roman" w:cs="Calibri"/>
          <w:b/>
          <w:bCs/>
          <w:i/>
          <w:iCs/>
          <w:color w:val="000000" w:themeColor="text1"/>
          <w:highlight w:val="yellow"/>
          <w:lang w:eastAsia="de-DE"/>
        </w:rPr>
        <w:t>target</w:t>
      </w:r>
      <w:r w:rsidR="008A6C15"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sample size</w:t>
      </w:r>
      <w:r w:rsidR="008A6C15" w:rsidRPr="4E119242">
        <w:rPr>
          <w:rFonts w:eastAsia="Times New Roman" w:cs="Calibri"/>
          <w:b/>
          <w:bCs/>
          <w:i/>
          <w:iCs/>
          <w:color w:val="000000" w:themeColor="text1"/>
          <w:highlight w:val="yellow"/>
          <w:lang w:eastAsia="de-DE"/>
        </w:rPr>
        <w:t xml:space="preserve"> of eligible </w:t>
      </w:r>
      <w:r w:rsidR="00D43C9F" w:rsidRPr="4E119242">
        <w:rPr>
          <w:rFonts w:eastAsia="Times New Roman" w:cs="Calibri"/>
          <w:b/>
          <w:bCs/>
          <w:i/>
          <w:iCs/>
          <w:color w:val="000000" w:themeColor="text1"/>
          <w:highlight w:val="yellow"/>
          <w:lang w:eastAsia="de-DE"/>
        </w:rPr>
        <w:t>RCTs</w:t>
      </w:r>
      <w:r w:rsidR="008A6C15" w:rsidRPr="4E119242">
        <w:rPr>
          <w:rFonts w:eastAsia="Times New Roman" w:cs="Calibri"/>
          <w:b/>
          <w:bCs/>
          <w:i/>
          <w:iCs/>
          <w:color w:val="000000" w:themeColor="text1"/>
          <w:highlight w:val="yellow"/>
          <w:lang w:eastAsia="de-DE"/>
        </w:rPr>
        <w:t xml:space="preserve"> was reached</w:t>
      </w:r>
      <w:r w:rsidR="00A741E4" w:rsidRPr="4E119242">
        <w:rPr>
          <w:rFonts w:eastAsia="Times New Roman" w:cs="Calibri"/>
          <w:b/>
          <w:bCs/>
          <w:i/>
          <w:iCs/>
          <w:color w:val="000000" w:themeColor="text1"/>
          <w:highlight w:val="yellow"/>
          <w:lang w:eastAsia="de-DE"/>
        </w:rPr>
        <w:t>.</w:t>
      </w:r>
      <w:r w:rsidR="00A741E4" w:rsidRPr="4E119242">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 xml:space="preserve">by two reviewers (JRR and FA) </w:t>
      </w:r>
      <w:r w:rsidRPr="7052A300">
        <w:rPr>
          <w:rFonts w:eastAsia="Times New Roman" w:cs="Calibri"/>
          <w:color w:val="000000" w:themeColor="text1"/>
          <w:lang w:eastAsia="de-DE"/>
        </w:rPr>
        <w:lastRenderedPageBreak/>
        <w:t>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t>D</w:t>
      </w:r>
      <w:r w:rsidR="15F68BEC" w:rsidRPr="7052A300">
        <w:rPr>
          <w:lang w:eastAsia="de-DE"/>
        </w:rPr>
        <w:t xml:space="preserve">ata </w:t>
      </w:r>
      <w:r w:rsidR="0054525C">
        <w:rPr>
          <w:lang w:eastAsia="de-DE"/>
        </w:rPr>
        <w:t>e</w:t>
      </w:r>
      <w:r w:rsidR="15F68BEC" w:rsidRPr="7052A300">
        <w:rPr>
          <w:lang w:eastAsia="de-DE"/>
        </w:rPr>
        <w:t>xtraction</w:t>
      </w:r>
    </w:p>
    <w:p w14:paraId="3C18E557" w14:textId="47676D72"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r w:rsidR="00714668">
        <w:rPr>
          <w:rFonts w:eastAsia="Times New Roman" w:cs="Calibri"/>
          <w:b/>
          <w:bCs/>
          <w:i/>
          <w:iCs/>
          <w:color w:val="000000" w:themeColor="text1"/>
          <w:kern w:val="0"/>
          <w:highlight w:val="yellow"/>
          <w:lang w:eastAsia="de-DE"/>
          <w14:ligatures w14:val="none"/>
        </w:rPr>
        <w:t>r</w:t>
      </w:r>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526AE2B6" w:rsidR="00B67D67" w:rsidRPr="005D7846" w:rsidRDefault="00714668"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 xml:space="preserve">To assess clinical relevance, we used the concept of MID. </w:t>
      </w:r>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w:t>
      </w:r>
      <w:r w:rsidR="00B67D67">
        <w:rPr>
          <w:rFonts w:eastAsia="Times New Roman"/>
          <w:b/>
          <w:bCs/>
          <w:i/>
          <w:iCs/>
          <w:color w:val="000000" w:themeColor="text1"/>
          <w:highlight w:val="yellow"/>
          <w:lang w:eastAsia="de-DE"/>
        </w:rPr>
        <w:lastRenderedPageBreak/>
        <w:t>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r>
        <w:rPr>
          <w:rFonts w:eastAsia="Times New Roman"/>
          <w:b/>
          <w:bCs/>
          <w:i/>
          <w:iCs/>
          <w:color w:val="000000" w:themeColor="text1"/>
          <w:highlight w:val="yellow"/>
          <w:lang w:eastAsia="de-DE"/>
        </w:rPr>
        <w:t xml:space="preserve">in five-year overall survival </w:t>
      </w:r>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1482D58"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10"/>
      <w:commentRangeStart w:id="11"/>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10"/>
      <w:r w:rsidR="00D45128">
        <w:rPr>
          <w:rStyle w:val="CommentReference"/>
          <w:rFonts w:eastAsia="Times New Roman" w:cs="Calibri"/>
          <w:color w:val="000000" w:themeColor="text1"/>
          <w:kern w:val="0"/>
          <w:sz w:val="22"/>
          <w:szCs w:val="24"/>
          <w:lang w:eastAsia="de-DE"/>
          <w14:ligatures w14:val="none"/>
        </w:rPr>
        <w:commentReference w:id="10"/>
      </w:r>
      <w:commentRangeEnd w:id="11"/>
      <w:r w:rsidR="001D7421">
        <w:rPr>
          <w:rStyle w:val="CommentReference"/>
          <w:rFonts w:eastAsia="Times New Roman" w:cs="Calibri"/>
          <w:color w:val="000000" w:themeColor="text1"/>
          <w:kern w:val="0"/>
          <w:sz w:val="22"/>
          <w:szCs w:val="24"/>
          <w:lang w:eastAsia="de-DE"/>
          <w14:ligatures w14:val="none"/>
        </w:rPr>
        <w:commentReference w:id="11"/>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del w:id="12" w:author="fariba abbassi" w:date="2026-04-14T23:17:00Z" w16du:dateUtc="2026-04-14T21:17:00Z">
        <w:r w:rsidR="7954E1D3" w:rsidRPr="00D942A6" w:rsidDel="00714668">
          <w:rPr>
            <w:rFonts w:eastAsia="Times New Roman" w:cs="Calibri"/>
            <w:b/>
            <w:bCs/>
            <w:i/>
            <w:iCs/>
            <w:color w:val="000000" w:themeColor="text1"/>
            <w:kern w:val="0"/>
            <w:highlight w:val="yellow"/>
            <w:lang w:eastAsia="de-DE"/>
            <w14:ligatures w14:val="none"/>
          </w:rPr>
          <w:delText>.</w:delText>
        </w:r>
        <w:r w:rsidR="007B0172" w:rsidDel="00714668">
          <w:rPr>
            <w:rFonts w:eastAsia="Times New Roman" w:cs="Calibri"/>
            <w:b/>
            <w:bCs/>
            <w:i/>
            <w:iCs/>
            <w:color w:val="000000" w:themeColor="text1"/>
            <w:kern w:val="0"/>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For each domain, trials were classified as “yes</w:delText>
        </w:r>
        <w:r w:rsidR="005C7AD6" w:rsidDel="00714668">
          <w:rPr>
            <w:rFonts w:eastAsia="Times New Roman" w:cs="Calibri"/>
            <w:b/>
            <w:bCs/>
            <w:i/>
            <w:iCs/>
            <w:color w:val="000000" w:themeColor="text1"/>
            <w:kern w:val="0"/>
            <w:highlight w:val="yellow"/>
            <w:lang w:eastAsia="de-DE"/>
            <w14:ligatures w14:val="none"/>
          </w:rPr>
          <w:delText>”,</w:delText>
        </w:r>
        <w:r w:rsidR="005C7AD6" w:rsidRPr="005C7AD6" w:rsidDel="00714668">
          <w:rPr>
            <w:rFonts w:eastAsia="Times New Roman" w:cs="Calibri"/>
            <w:b/>
            <w:bCs/>
            <w:i/>
            <w:iCs/>
            <w:color w:val="000000" w:themeColor="text1"/>
            <w:kern w:val="0"/>
            <w:highlight w:val="yellow"/>
            <w:lang w:eastAsia="de-DE"/>
            <w14:ligatures w14:val="none"/>
          </w:rPr>
          <w:delText xml:space="preserve"> “no”</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“discordance</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between pre-trial documentation and final publication</w:delText>
        </w:r>
        <w:r w:rsidR="005C7AD6" w:rsidDel="00714668">
          <w:rPr>
            <w:rFonts w:eastAsia="Times New Roman" w:cs="Calibri"/>
            <w:b/>
            <w:bCs/>
            <w:i/>
            <w:iCs/>
            <w:color w:val="000000" w:themeColor="text1"/>
            <w:kern w:val="0"/>
            <w:highlight w:val="yellow"/>
            <w:lang w:eastAsia="de-DE"/>
            <w14:ligatures w14:val="none"/>
          </w:rPr>
          <w:delText>” or “not available”.</w:delText>
        </w:r>
      </w:del>
      <w:ins w:id="13" w:author="fariba abbassi" w:date="2026-04-14T23:17:00Z" w16du:dateUtc="2026-04-14T21:17:00Z">
        <w:r w:rsidR="00714668">
          <w:rPr>
            <w:rFonts w:eastAsia="Times New Roman" w:cs="Calibri"/>
            <w:b/>
            <w:bCs/>
            <w:i/>
            <w:iCs/>
            <w:color w:val="000000" w:themeColor="text1"/>
            <w:kern w:val="0"/>
            <w:highlight w:val="yellow"/>
            <w:lang w:eastAsia="de-DE"/>
            <w14:ligatures w14:val="none"/>
          </w:rPr>
          <w:t>.</w:t>
        </w:r>
      </w:ins>
    </w:p>
    <w:p w14:paraId="10EF2A1C" w14:textId="254EAF58"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w:t>
      </w:r>
      <w:commentRangeStart w:id="14"/>
      <w:commentRangeStart w:id="15"/>
      <w:commentRangeStart w:id="16"/>
      <w:r w:rsidRPr="005C7AD6">
        <w:rPr>
          <w:rFonts w:eastAsia="Times New Roman" w:cs="Calibri"/>
          <w:b/>
          <w:bCs/>
          <w:i/>
          <w:iCs/>
          <w:color w:val="000000" w:themeColor="text1"/>
          <w:kern w:val="0"/>
          <w:highlight w:val="yellow"/>
          <w:lang w:eastAsia="de-DE"/>
          <w14:ligatures w14:val="none"/>
        </w:rPr>
        <w:t xml:space="preserve">adjustment </w:t>
      </w:r>
      <w:commentRangeEnd w:id="14"/>
      <w:r w:rsidR="00714668" w:rsidRPr="005C7AD6">
        <w:rPr>
          <w:rStyle w:val="CommentReference"/>
          <w:rFonts w:eastAsia="Times New Roman" w:cs="Calibri"/>
          <w:b/>
          <w:bCs/>
          <w:i/>
          <w:iCs/>
          <w:color w:val="000000" w:themeColor="text1"/>
          <w:kern w:val="0"/>
          <w:sz w:val="22"/>
          <w:szCs w:val="24"/>
          <w:highlight w:val="yellow"/>
          <w:lang w:eastAsia="de-DE"/>
          <w14:ligatures w14:val="none"/>
        </w:rPr>
        <w:commentReference w:id="14"/>
      </w:r>
      <w:commentRangeEnd w:id="15"/>
      <w:r w:rsidR="001D7421" w:rsidRPr="005C7AD6">
        <w:rPr>
          <w:rStyle w:val="CommentReference"/>
          <w:rFonts w:eastAsia="Times New Roman" w:cs="Calibri"/>
          <w:b/>
          <w:bCs/>
          <w:i/>
          <w:iCs/>
          <w:color w:val="000000" w:themeColor="text1"/>
          <w:kern w:val="0"/>
          <w:sz w:val="22"/>
          <w:szCs w:val="24"/>
          <w:highlight w:val="yellow"/>
          <w:lang w:eastAsia="de-DE"/>
          <w14:ligatures w14:val="none"/>
        </w:rPr>
        <w:commentReference w:id="15"/>
      </w:r>
      <w:commentRangeEnd w:id="16"/>
      <w:r w:rsidR="009E32EE" w:rsidRPr="005C7AD6">
        <w:rPr>
          <w:rStyle w:val="CommentReference"/>
          <w:rFonts w:eastAsia="Times New Roman" w:cs="Calibri"/>
          <w:b/>
          <w:bCs/>
          <w:i/>
          <w:iCs/>
          <w:color w:val="000000" w:themeColor="text1"/>
          <w:kern w:val="0"/>
          <w:sz w:val="22"/>
          <w:szCs w:val="24"/>
          <w:highlight w:val="yellow"/>
          <w:lang w:eastAsia="de-DE"/>
          <w14:ligatures w14:val="none"/>
        </w:rPr>
        <w:commentReference w:id="16"/>
      </w:r>
      <w:r w:rsidRPr="005C7AD6">
        <w:rPr>
          <w:rFonts w:eastAsia="Times New Roman" w:cs="Calibri"/>
          <w:b/>
          <w:bCs/>
          <w:i/>
          <w:iCs/>
          <w:color w:val="000000" w:themeColor="text1"/>
          <w:kern w:val="0"/>
          <w:highlight w:val="yellow"/>
          <w:lang w:eastAsia="de-DE"/>
          <w14:ligatures w14:val="none"/>
        </w:rPr>
        <w:t>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w:t>
      </w:r>
      <w:r w:rsidRPr="005C7AD6">
        <w:rPr>
          <w:rFonts w:eastAsia="Times New Roman" w:cs="Calibri"/>
          <w:b/>
          <w:bCs/>
          <w:i/>
          <w:iCs/>
          <w:color w:val="000000" w:themeColor="text1"/>
          <w:kern w:val="0"/>
          <w:highlight w:val="yellow"/>
          <w:lang w:eastAsia="de-DE"/>
          <w14:ligatures w14:val="none"/>
        </w:rPr>
        <w:lastRenderedPageBreak/>
        <w:t xml:space="preserve">on a minimal important difference (MID) or equivalent justification, rather than solely 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r w:rsidR="00073C8E" w:rsidRPr="007775E0">
        <w:rPr>
          <w:rFonts w:eastAsia="Times New Roman" w:cs="Calibri"/>
          <w:b/>
          <w:bCs/>
          <w:i/>
          <w:iCs/>
          <w:color w:val="000000" w:themeColor="text1"/>
          <w:kern w:val="0"/>
          <w:highlight w:val="yellow"/>
          <w:lang w:eastAsia="de-DE"/>
          <w14:ligatures w14:val="none"/>
        </w:rPr>
        <w:t>supplemental digital content</w:t>
      </w:r>
      <w:r w:rsidR="000175A5">
        <w:rPr>
          <w:rFonts w:eastAsia="Times New Roman" w:cs="Calibri"/>
          <w:b/>
          <w:bCs/>
          <w:i/>
          <w:iCs/>
          <w:color w:val="000000" w:themeColor="text1"/>
          <w:kern w:val="0"/>
          <w:highlight w:val="yellow"/>
          <w:lang w:eastAsia="de-DE"/>
          <w14:ligatures w14:val="none"/>
        </w:rPr>
        <w:t xml:space="preserve">, </w:t>
      </w:r>
      <w:r w:rsidR="001D7421">
        <w:rPr>
          <w:rFonts w:eastAsia="Times New Roman" w:cs="Calibri"/>
          <w:b/>
          <w:bCs/>
          <w:i/>
          <w:iCs/>
          <w:color w:val="000000" w:themeColor="text1"/>
          <w:kern w:val="0"/>
          <w:highlight w:val="yellow"/>
          <w:lang w:eastAsia="de-DE"/>
          <w14:ligatures w14:val="none"/>
        </w:rPr>
        <w:t>Table</w:t>
      </w:r>
      <w:r w:rsidR="00073C8E" w:rsidRPr="007775E0">
        <w:rPr>
          <w:rFonts w:eastAsia="Times New Roman" w:cs="Calibri"/>
          <w:b/>
          <w:bCs/>
          <w:i/>
          <w:iCs/>
          <w:color w:val="000000" w:themeColor="text1"/>
          <w:kern w:val="0"/>
          <w:highlight w:val="yellow"/>
          <w:lang w:eastAsia="de-DE"/>
          <w14:ligatures w14:val="none"/>
        </w:rPr>
        <w:t xml:space="preserve">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4C028F6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049EFA2E"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0DBC31C1" w:rsidR="000175A5"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xml:space="preserve">. </w:t>
      </w:r>
    </w:p>
    <w:p w14:paraId="4D8F192B" w14:textId="0BC4479F" w:rsidR="315A2FFA" w:rsidRPr="000A6AC8" w:rsidRDefault="009A342D" w:rsidP="00BB4931">
      <w:pPr>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299F4F3F" w:rsidR="00546538" w:rsidRDefault="00996943" w:rsidP="00BB4931">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D28BA15"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1B81A913" w:rsidR="007775E0" w:rsidRPr="00A46706" w:rsidRDefault="007775E0" w:rsidP="4E119242">
      <w:pPr>
        <w:spacing w:before="0" w:after="160" w:line="480" w:lineRule="auto"/>
        <w:rPr>
          <w:rFonts w:cs="Calibri"/>
          <w:b/>
          <w:bCs/>
          <w:i/>
          <w:iCs/>
          <w:color w:val="000000" w:themeColor="text1"/>
        </w:rPr>
      </w:pPr>
      <w:commentRangeStart w:id="17"/>
      <w:commentRangeStart w:id="18"/>
      <w:r w:rsidRPr="4E119242">
        <w:rPr>
          <w:rFonts w:cs="Calibri"/>
          <w:b/>
          <w:bCs/>
          <w:i/>
          <w:iCs/>
          <w:color w:val="000000" w:themeColor="text1"/>
          <w:highlight w:val="yellow"/>
        </w:rPr>
        <w:t xml:space="preserve">Several meta-research studies have evaluated </w:t>
      </w:r>
      <w:r w:rsidRPr="001D7421">
        <w:rPr>
          <w:rFonts w:cs="Calibri"/>
          <w:b/>
          <w:bCs/>
          <w:i/>
          <w:iCs/>
          <w:color w:val="000000" w:themeColor="text1"/>
          <w:highlight w:val="yellow"/>
        </w:rPr>
        <w:t xml:space="preserve">surgical RCTs, primarily focusing on reporting quality and internal validity. </w:t>
      </w:r>
      <w:r w:rsidR="00E76BCF" w:rsidRPr="001D7421">
        <w:rPr>
          <w:rFonts w:cs="Calibri"/>
          <w:b/>
          <w:bCs/>
          <w:i/>
          <w:iCs/>
          <w:color w:val="000000" w:themeColor="text1"/>
          <w:highlight w:val="yellow"/>
        </w:rPr>
        <w:t>For example, systematic assessments using Cochrane</w:t>
      </w:r>
      <w:r w:rsidR="001D7421" w:rsidRPr="001D7421">
        <w:rPr>
          <w:rFonts w:cs="Calibri"/>
          <w:b/>
          <w:bCs/>
          <w:i/>
          <w:iCs/>
          <w:color w:val="000000" w:themeColor="text1"/>
          <w:highlight w:val="yellow"/>
        </w:rPr>
        <w:t>’s revised tool for Risk of Bias 2 in RCTs tool (</w:t>
      </w:r>
      <w:r w:rsidR="00E76BCF" w:rsidRPr="001D7421">
        <w:rPr>
          <w:rFonts w:cs="Calibri"/>
          <w:b/>
          <w:bCs/>
          <w:i/>
          <w:iCs/>
          <w:color w:val="000000" w:themeColor="text1"/>
          <w:highlight w:val="yellow"/>
        </w:rPr>
        <w:t>RoB 2</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fldChar w:fldCharType="begin"/>
      </w:r>
      <w:r w:rsidR="00531D12" w:rsidRPr="001D7421">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001D7421">
        <w:rPr>
          <w:rFonts w:cs="Calibri"/>
          <w:b/>
          <w:bCs/>
          <w:i/>
          <w:iCs/>
          <w:color w:val="000000" w:themeColor="text1"/>
          <w:highlight w:val="yellow"/>
        </w:rPr>
        <w:fldChar w:fldCharType="separate"/>
      </w:r>
      <w:r w:rsidR="00531D12" w:rsidRPr="001D7421">
        <w:rPr>
          <w:rFonts w:cs="Arial"/>
          <w:color w:val="000000"/>
          <w:kern w:val="0"/>
          <w:highlight w:val="yellow"/>
          <w:vertAlign w:val="superscript"/>
        </w:rPr>
        <w:t>19</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and</w:t>
      </w:r>
      <w:r w:rsidR="001D7421" w:rsidRPr="001D7421">
        <w:rPr>
          <w:rFonts w:cs="Calibri"/>
          <w:b/>
          <w:bCs/>
          <w:i/>
          <w:iCs/>
          <w:color w:val="000000" w:themeColor="text1"/>
          <w:highlight w:val="yellow"/>
        </w:rPr>
        <w:t xml:space="preserve"> </w:t>
      </w:r>
      <w:r w:rsidR="001D7421" w:rsidRPr="001D7421">
        <w:rPr>
          <w:rFonts w:cs="Calibri"/>
          <w:b/>
          <w:bCs/>
          <w:i/>
          <w:iCs/>
          <w:color w:val="000000" w:themeColor="text1"/>
          <w:highlight w:val="yellow"/>
        </w:rPr>
        <w:t>Grading of Recommendations, Assessment, Development, and Evaluation</w:t>
      </w:r>
      <w:r w:rsidR="00E76BCF" w:rsidRPr="001D7421">
        <w:rPr>
          <w:rFonts w:cs="Calibri"/>
          <w:b/>
          <w:bCs/>
          <w:i/>
          <w:iCs/>
          <w:color w:val="000000" w:themeColor="text1"/>
          <w:highlight w:val="yellow"/>
        </w:rPr>
        <w:t xml:space="preserve"> </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t>GRADE</w:t>
      </w:r>
      <w:r w:rsidR="001D7421" w:rsidRPr="001D7421">
        <w:rPr>
          <w:rFonts w:cs="Calibri"/>
          <w:b/>
          <w:bCs/>
          <w:i/>
          <w:iCs/>
          <w:color w:val="000000" w:themeColor="text1"/>
          <w:highlight w:val="yellow"/>
        </w:rPr>
        <w:t>)</w:t>
      </w:r>
      <w:r w:rsidR="001D7421"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{"citationID":"ToSP2gCp","properties":{"unsorted":false,"formattedCitation":"\\super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001D7421"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20</w:t>
      </w:r>
      <w:r w:rsidR="001D7421"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have examined trends in risk of bias and certainty of evidence across trials, with some suggesting improvements over time</w:t>
      </w:r>
      <w:r w:rsidR="008F4923"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21,22</w:t>
      </w:r>
      <w:r w:rsidR="008F4923"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as reported by Ahmed Ali et al.</w:t>
      </w:r>
      <w:r w:rsidR="00E76BCF"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{"citationID":"czKjBkKA","properties":{"unsorted":false,"formattedCitation":"\\super 21\\nosupersub{}","plainCitation":"21","noteIndex":0},"citationItems":[{"id":229181,"uris":["http://zotero.org/groups/6353616/items/UFJGA4BL"],"itemData":{"id":229181,"type":"article-journal","abstract":"Objective: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21</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S</w:t>
      </w:r>
      <w:r w:rsidR="00E76BCF" w:rsidRPr="001D7421">
        <w:rPr>
          <w:rFonts w:cs="Calibri"/>
          <w:b/>
          <w:bCs/>
          <w:i/>
          <w:iCs/>
          <w:color w:val="000000" w:themeColor="text1"/>
          <w:highlight w:val="yellow"/>
        </w:rPr>
        <w:t>imilar</w:t>
      </w:r>
      <w:r w:rsidR="002A12E3" w:rsidRPr="001D7421">
        <w:rPr>
          <w:rFonts w:cs="Calibri"/>
          <w:b/>
          <w:bCs/>
          <w:i/>
          <w:iCs/>
          <w:color w:val="000000" w:themeColor="text1"/>
          <w:highlight w:val="yellow"/>
        </w:rPr>
        <w:t xml:space="preserve"> conclusions were shown in</w:t>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 xml:space="preserve">studies </w:t>
      </w:r>
      <w:r w:rsidR="00E76BCF" w:rsidRPr="001D7421">
        <w:rPr>
          <w:rFonts w:cs="Calibri"/>
          <w:b/>
          <w:bCs/>
          <w:i/>
          <w:iCs/>
          <w:color w:val="000000" w:themeColor="text1"/>
          <w:highlight w:val="yellow"/>
        </w:rPr>
        <w:t>assessing</w:t>
      </w:r>
      <w:r w:rsidRPr="001D7421">
        <w:rPr>
          <w:rFonts w:cs="Calibri"/>
          <w:b/>
          <w:bCs/>
          <w:i/>
          <w:iCs/>
          <w:color w:val="000000" w:themeColor="text1"/>
          <w:highlight w:val="yellow"/>
        </w:rPr>
        <w:t xml:space="preserve"> reporting quality </w:t>
      </w:r>
      <w:r w:rsidR="00E76BCF" w:rsidRPr="001D7421">
        <w:rPr>
          <w:rFonts w:cs="Calibri"/>
          <w:b/>
          <w:bCs/>
          <w:i/>
          <w:iCs/>
          <w:color w:val="000000" w:themeColor="text1"/>
          <w:highlight w:val="yellow"/>
        </w:rPr>
        <w:t xml:space="preserve">by the adherence to </w:t>
      </w:r>
      <w:r w:rsidR="001D7421" w:rsidRPr="001D7421">
        <w:rPr>
          <w:rFonts w:cs="Calibri"/>
          <w:b/>
          <w:bCs/>
          <w:i/>
          <w:iCs/>
          <w:color w:val="000000" w:themeColor="text1"/>
          <w:highlight w:val="yellow"/>
        </w:rPr>
        <w:t xml:space="preserve">Consolidated Standards </w:t>
      </w:r>
      <w:r w:rsidR="001D7421">
        <w:rPr>
          <w:rFonts w:cs="Calibri"/>
          <w:b/>
          <w:bCs/>
          <w:i/>
          <w:iCs/>
          <w:color w:val="000000" w:themeColor="text1"/>
          <w:highlight w:val="yellow"/>
        </w:rPr>
        <w:t>O</w:t>
      </w:r>
      <w:r w:rsidR="001D7421" w:rsidRPr="001D7421">
        <w:rPr>
          <w:rFonts w:cs="Calibri"/>
          <w:b/>
          <w:bCs/>
          <w:i/>
          <w:iCs/>
          <w:color w:val="000000" w:themeColor="text1"/>
          <w:highlight w:val="yellow"/>
        </w:rPr>
        <w:t>f Reporting Trials</w:t>
      </w:r>
      <w:r w:rsidR="001D7421" w:rsidRPr="001D7421">
        <w:rPr>
          <w:rFonts w:cs="Calibri"/>
          <w:b/>
          <w:bCs/>
          <w:i/>
          <w:iCs/>
          <w:color w:val="000000" w:themeColor="text1"/>
          <w:highlight w:val="yellow"/>
        </w:rPr>
        <w:t xml:space="preserve"> (</w:t>
      </w:r>
      <w:r w:rsidRPr="001D7421">
        <w:rPr>
          <w:rFonts w:cs="Calibri"/>
          <w:b/>
          <w:bCs/>
          <w:i/>
          <w:iCs/>
          <w:color w:val="000000" w:themeColor="text1"/>
          <w:highlight w:val="yellow"/>
        </w:rPr>
        <w:t>CONSOR</w:t>
      </w:r>
      <w:r w:rsidR="00E76BCF" w:rsidRPr="001D7421">
        <w:rPr>
          <w:rFonts w:cs="Calibri"/>
          <w:b/>
          <w:bCs/>
          <w:i/>
          <w:iCs/>
          <w:color w:val="000000" w:themeColor="text1"/>
          <w:highlight w:val="yellow"/>
        </w:rPr>
        <w:t>T</w:t>
      </w:r>
      <w:r w:rsidR="001D7421" w:rsidRPr="001D7421">
        <w:rPr>
          <w:rFonts w:cs="Calibri"/>
          <w:b/>
          <w:bCs/>
          <w:i/>
          <w:iCs/>
          <w:color w:val="000000" w:themeColor="text1"/>
          <w:highlight w:val="yellow"/>
        </w:rPr>
        <w:t>)</w:t>
      </w:r>
      <w:r w:rsidRPr="001D7421">
        <w:rPr>
          <w:rFonts w:cs="Calibri"/>
          <w:b/>
          <w:bCs/>
          <w:i/>
          <w:iCs/>
          <w:color w:val="000000" w:themeColor="text1"/>
          <w:highlight w:val="yellow"/>
        </w:rPr>
        <w:t xml:space="preserve"> </w:t>
      </w:r>
      <w:r w:rsidR="00E76BCF" w:rsidRPr="001D7421">
        <w:rPr>
          <w:rFonts w:cs="Calibri"/>
          <w:b/>
          <w:bCs/>
          <w:i/>
          <w:iCs/>
          <w:color w:val="000000" w:themeColor="text1"/>
          <w:highlight w:val="yellow"/>
        </w:rPr>
        <w:t>items</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23–26</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 xml:space="preserve">Beyond RCTs, </w:t>
      </w:r>
      <w:r w:rsidRPr="001D7421">
        <w:rPr>
          <w:rFonts w:cs="Calibri"/>
          <w:b/>
          <w:bCs/>
          <w:i/>
          <w:iCs/>
          <w:color w:val="000000" w:themeColor="text1"/>
          <w:highlight w:val="yellow"/>
        </w:rPr>
        <w:t>Grosman et al.</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27</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underscored that</w:t>
      </w:r>
      <w:r w:rsidRPr="001D7421">
        <w:rPr>
          <w:rFonts w:cs="Calibri"/>
          <w:b/>
          <w:bCs/>
          <w:i/>
          <w:iCs/>
          <w:color w:val="000000" w:themeColor="text1"/>
          <w:highlight w:val="yellow"/>
        </w:rPr>
        <w:t xml:space="preserve"> most observational </w:t>
      </w:r>
      <w:r w:rsidRPr="4E119242">
        <w:rPr>
          <w:rFonts w:cs="Calibri"/>
          <w:b/>
          <w:bCs/>
          <w:i/>
          <w:iCs/>
          <w:color w:val="000000" w:themeColor="text1"/>
          <w:highlight w:val="yellow"/>
        </w:rPr>
        <w:t xml:space="preserve">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such previous research does not directly assess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r w:rsidR="00F52F81">
        <w:rPr>
          <w:rFonts w:cs="Calibri"/>
          <w:b/>
          <w:bCs/>
          <w:i/>
          <w:iCs/>
          <w:color w:val="000000" w:themeColor="text1"/>
          <w:highlight w:val="yellow"/>
        </w:rPr>
        <w:t xml:space="preserve">the </w:t>
      </w:r>
      <w:r w:rsidR="593CC48A" w:rsidRPr="4E119242">
        <w:rPr>
          <w:rFonts w:cs="Calibri"/>
          <w:b/>
          <w:bCs/>
          <w:i/>
          <w:iCs/>
          <w:color w:val="000000" w:themeColor="text1"/>
          <w:highlight w:val="yellow"/>
        </w:rPr>
        <w:t xml:space="preserve">case that such studies do not inform clinical </w:t>
      </w:r>
      <w:r w:rsidR="593CC48A" w:rsidRPr="4E119242">
        <w:rPr>
          <w:rFonts w:cs="Calibri"/>
          <w:b/>
          <w:bCs/>
          <w:i/>
          <w:iCs/>
          <w:color w:val="000000" w:themeColor="text1"/>
          <w:highlight w:val="yellow"/>
        </w:rPr>
        <w:lastRenderedPageBreak/>
        <w:t>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commentRangeEnd w:id="17"/>
      <w:r w:rsidRPr="00A46706">
        <w:rPr>
          <w:rStyle w:val="CommentReference"/>
          <w:rFonts w:cs="Calibri"/>
          <w:b/>
          <w:bCs/>
          <w:i/>
          <w:iCs/>
          <w:color w:val="000000" w:themeColor="text1"/>
          <w:sz w:val="22"/>
          <w:szCs w:val="24"/>
        </w:rPr>
        <w:commentReference w:id="17"/>
      </w:r>
      <w:commentRangeEnd w:id="18"/>
      <w:r w:rsidRPr="00A46706">
        <w:rPr>
          <w:rStyle w:val="CommentReference"/>
          <w:rFonts w:cs="Calibri"/>
          <w:b/>
          <w:bCs/>
          <w:i/>
          <w:iCs/>
          <w:color w:val="000000" w:themeColor="text1"/>
          <w:sz w:val="22"/>
          <w:szCs w:val="24"/>
        </w:rPr>
        <w:commentReference w:id="18"/>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9E32EE" w:rsidRDefault="00454636" w:rsidP="00454636">
      <w:pPr>
        <w:pStyle w:val="Titre21"/>
        <w:rPr>
          <w:color w:val="auto"/>
          <w:highlight w:val="yellow"/>
          <w:rPrChange w:id="19" w:author="Joana Rodrigues Ribeiro" w:date="2026-04-15T07:09:00Z" w16du:dateUtc="2026-04-15T05:09:00Z">
            <w:rPr>
              <w:highlight w:val="yellow"/>
            </w:rPr>
          </w:rPrChange>
        </w:rPr>
      </w:pPr>
      <w:r w:rsidRPr="00454636">
        <w:rPr>
          <w:highlight w:val="yellow"/>
        </w:rPr>
        <w:t>Strengths</w:t>
      </w:r>
    </w:p>
    <w:p w14:paraId="49806F59" w14:textId="7AB09BD4" w:rsidR="00454636" w:rsidRPr="009E32EE" w:rsidRDefault="00C522A1">
      <w:pPr>
        <w:spacing w:line="480" w:lineRule="auto"/>
        <w:rPr>
          <w:rFonts w:eastAsia="Times New Roman" w:cs="Arial"/>
          <w:b/>
          <w:bCs/>
          <w:i/>
          <w:iCs/>
          <w:highlight w:val="yellow"/>
          <w:rPrChange w:id="20" w:author="Joana Rodrigues Ribeiro" w:date="2026-04-15T07:09:00Z" w16du:dateUtc="2026-04-15T05:09:00Z">
            <w:rPr>
              <w:rFonts w:eastAsia="Times New Roman" w:cs="Arial"/>
              <w:b/>
              <w:bCs/>
              <w:i/>
              <w:iCs/>
              <w:color w:val="0F4761" w:themeColor="accent1" w:themeShade="BF"/>
              <w:highlight w:val="yellow"/>
            </w:rPr>
          </w:rPrChange>
        </w:rPr>
      </w:pPr>
      <w:r w:rsidRPr="009E32EE">
        <w:rPr>
          <w:rFonts w:eastAsia="Times New Roman" w:cs="Arial"/>
          <w:b/>
          <w:bCs/>
          <w:i/>
          <w:iCs/>
          <w:highlight w:val="yellow"/>
          <w:bdr w:val="none" w:sz="0" w:space="0" w:color="auto" w:frame="1"/>
          <w:rPrChange w:id="2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First, we developed a novel</w:t>
      </w:r>
      <w:r w:rsidR="00282FE4" w:rsidRPr="009E32EE">
        <w:rPr>
          <w:rFonts w:eastAsia="Times New Roman" w:cs="Arial"/>
          <w:b/>
          <w:bCs/>
          <w:i/>
          <w:iCs/>
          <w:highlight w:val="yellow"/>
          <w:bdr w:val="none" w:sz="0" w:space="0" w:color="auto" w:frame="1"/>
          <w:rPrChange w:id="2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52F81" w:rsidRPr="009E32EE">
        <w:rPr>
          <w:rFonts w:eastAsia="Times New Roman" w:cs="Arial"/>
          <w:b/>
          <w:bCs/>
          <w:i/>
          <w:iCs/>
          <w:highlight w:val="yellow"/>
          <w:bdr w:val="none" w:sz="0" w:space="0" w:color="auto" w:frame="1"/>
          <w:rPrChange w:id="2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tool </w:t>
      </w:r>
      <w:r w:rsidRPr="009E32EE">
        <w:rPr>
          <w:rFonts w:eastAsia="Times New Roman" w:cs="Arial"/>
          <w:b/>
          <w:bCs/>
          <w:i/>
          <w:iCs/>
          <w:highlight w:val="yellow"/>
          <w:bdr w:val="none" w:sz="0" w:space="0" w:color="auto" w:frame="1"/>
          <w:rPrChange w:id="2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to assess the </w:t>
      </w:r>
      <w:r w:rsidR="00282FE4" w:rsidRPr="009E32EE">
        <w:rPr>
          <w:rFonts w:eastAsia="Times New Roman" w:cs="Arial"/>
          <w:b/>
          <w:bCs/>
          <w:i/>
          <w:iCs/>
          <w:highlight w:val="yellow"/>
          <w:bdr w:val="none" w:sz="0" w:space="0" w:color="auto" w:frame="1"/>
          <w:rPrChange w:id="2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extent to which</w:t>
      </w:r>
      <w:r w:rsidRPr="009E32EE">
        <w:rPr>
          <w:rFonts w:eastAsia="Times New Roman" w:cs="Arial"/>
          <w:b/>
          <w:bCs/>
          <w:i/>
          <w:iCs/>
          <w:highlight w:val="yellow"/>
          <w:bdr w:val="none" w:sz="0" w:space="0" w:color="auto" w:frame="1"/>
          <w:rPrChange w:id="2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RCTs </w:t>
      </w:r>
      <w:r w:rsidR="00282FE4" w:rsidRPr="009E32EE">
        <w:rPr>
          <w:rFonts w:eastAsia="Times New Roman" w:cs="Arial"/>
          <w:b/>
          <w:bCs/>
          <w:i/>
          <w:iCs/>
          <w:highlight w:val="yellow"/>
          <w:bdr w:val="none" w:sz="0" w:space="0" w:color="auto" w:frame="1"/>
          <w:rPrChange w:id="2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can address</w:t>
      </w:r>
      <w:r w:rsidRPr="009E32EE">
        <w:rPr>
          <w:rFonts w:eastAsia="Times New Roman" w:cs="Arial"/>
          <w:b/>
          <w:bCs/>
          <w:i/>
          <w:iCs/>
          <w:highlight w:val="yellow"/>
          <w:bdr w:val="none" w:sz="0" w:space="0" w:color="auto" w:frame="1"/>
          <w:rPrChange w:id="2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clinical practice, </w:t>
      </w:r>
      <w:r w:rsidR="00282FE4" w:rsidRPr="009E32EE">
        <w:rPr>
          <w:rFonts w:eastAsia="Times New Roman" w:cs="Arial"/>
          <w:b/>
          <w:bCs/>
          <w:i/>
          <w:iCs/>
          <w:highlight w:val="yellow"/>
          <w:bdr w:val="none" w:sz="0" w:space="0" w:color="auto" w:frame="1"/>
          <w:rPrChange w:id="2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 dimension which</w:t>
      </w:r>
      <w:r w:rsidRPr="009E32EE">
        <w:rPr>
          <w:rFonts w:eastAsia="Times New Roman" w:cs="Arial"/>
          <w:b/>
          <w:bCs/>
          <w:i/>
          <w:iCs/>
          <w:highlight w:val="yellow"/>
          <w:bdr w:val="none" w:sz="0" w:space="0" w:color="auto" w:frame="1"/>
          <w:rPrChange w:id="3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not currently </w:t>
      </w:r>
      <w:r w:rsidR="00282FE4" w:rsidRPr="009E32EE">
        <w:rPr>
          <w:rFonts w:eastAsia="Times New Roman" w:cs="Arial"/>
          <w:b/>
          <w:bCs/>
          <w:i/>
          <w:iCs/>
          <w:highlight w:val="yellow"/>
          <w:bdr w:val="none" w:sz="0" w:space="0" w:color="auto" w:frame="1"/>
          <w:rPrChange w:id="3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captures by existing </w:t>
      </w:r>
      <w:r w:rsidR="38D5D8F8" w:rsidRPr="009E32EE">
        <w:rPr>
          <w:rFonts w:eastAsia="Times New Roman" w:cs="Arial"/>
          <w:b/>
          <w:bCs/>
          <w:i/>
          <w:iCs/>
          <w:highlight w:val="yellow"/>
          <w:bdr w:val="none" w:sz="0" w:space="0" w:color="auto" w:frame="1"/>
          <w:rPrChange w:id="3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tools to assess risk of bias and quality of reporting</w:t>
      </w:r>
      <w:commentRangeStart w:id="33"/>
      <w:r w:rsidRPr="009E32EE">
        <w:rPr>
          <w:rFonts w:eastAsia="Times New Roman" w:cs="Arial"/>
          <w:b/>
          <w:bCs/>
          <w:i/>
          <w:iCs/>
          <w:highlight w:val="yellow"/>
          <w:bdr w:val="none" w:sz="0" w:space="0" w:color="auto" w:frame="1"/>
          <w:rPrChange w:id="3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commentRangeEnd w:id="33"/>
      <w:r w:rsidRPr="009E32EE">
        <w:rPr>
          <w:rStyle w:val="CommentReference"/>
          <w:rFonts w:eastAsia="Times New Roman" w:cs="Arial"/>
          <w:b/>
          <w:bCs/>
          <w:i/>
          <w:iCs/>
          <w:sz w:val="22"/>
          <w:szCs w:val="24"/>
          <w:highlight w:val="yellow"/>
          <w:bdr w:val="none" w:sz="0" w:space="0" w:color="auto" w:frame="1"/>
          <w:rPrChange w:id="35" w:author="Joana Rodrigues Ribeiro" w:date="2026-04-15T07:09:00Z" w16du:dateUtc="2026-04-15T05:09:00Z">
            <w:rPr>
              <w:rStyle w:val="CommentReference"/>
              <w:rFonts w:eastAsia="Times New Roman" w:cs="Arial"/>
              <w:b/>
              <w:bCs/>
              <w:i/>
              <w:iCs/>
              <w:color w:val="0F4761" w:themeColor="accent1" w:themeShade="BF"/>
              <w:sz w:val="22"/>
              <w:szCs w:val="24"/>
              <w:highlight w:val="yellow"/>
              <w:bdr w:val="none" w:sz="0" w:space="0" w:color="auto" w:frame="1"/>
            </w:rPr>
          </w:rPrChange>
        </w:rPr>
        <w:commentReference w:id="33"/>
      </w:r>
      <w:r w:rsidRPr="009E32EE">
        <w:rPr>
          <w:rFonts w:eastAsia="Times New Roman" w:cs="Arial"/>
          <w:b/>
          <w:bCs/>
          <w:i/>
          <w:iCs/>
          <w:highlight w:val="yellow"/>
          <w:bdr w:val="none" w:sz="0" w:space="0" w:color="auto" w:frame="1"/>
          <w:rPrChange w:id="3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E67D2C" w:rsidRPr="009E32EE">
        <w:rPr>
          <w:rFonts w:eastAsia="Times New Roman" w:cs="Arial"/>
          <w:b/>
          <w:bCs/>
          <w:i/>
          <w:iCs/>
          <w:highlight w:val="yellow"/>
          <w:bdr w:val="none" w:sz="0" w:space="0" w:color="auto" w:frame="1"/>
          <w:rPrChange w:id="3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O</w:t>
      </w:r>
      <w:r w:rsidR="00282FE4" w:rsidRPr="009E32EE">
        <w:rPr>
          <w:rFonts w:eastAsia="Times New Roman" w:cs="Arial"/>
          <w:b/>
          <w:bCs/>
          <w:i/>
          <w:iCs/>
          <w:highlight w:val="yellow"/>
          <w:bdr w:val="none" w:sz="0" w:space="0" w:color="auto" w:frame="1"/>
          <w:rPrChange w:id="3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ur four-domain assessment focuses on the potential clinical applicability.</w:t>
      </w:r>
      <w:r w:rsidR="00E40192" w:rsidRPr="009E32EE">
        <w:rPr>
          <w:rFonts w:eastAsia="Times New Roman" w:cs="Arial"/>
          <w:b/>
          <w:bCs/>
          <w:i/>
          <w:iCs/>
          <w:highlight w:val="yellow"/>
          <w:bdr w:val="none" w:sz="0" w:space="0" w:color="auto" w:frame="1"/>
          <w:rPrChange w:id="3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35A382F9" w:rsidRPr="009E32EE">
        <w:rPr>
          <w:rFonts w:eastAsia="Times New Roman" w:cs="Arial"/>
          <w:b/>
          <w:bCs/>
          <w:i/>
          <w:iCs/>
          <w:highlight w:val="yellow"/>
          <w:rPrChange w:id="40" w:author="Joana Rodrigues Ribeiro" w:date="2026-04-15T07:09:00Z" w16du:dateUtc="2026-04-15T05:09:00Z">
            <w:rPr>
              <w:rFonts w:eastAsia="Times New Roman" w:cs="Arial"/>
              <w:b/>
              <w:bCs/>
              <w:i/>
              <w:iCs/>
              <w:color w:val="0F4761" w:themeColor="accent1" w:themeShade="BF"/>
              <w:highlight w:val="yellow"/>
            </w:rPr>
          </w:rPrChange>
        </w:rPr>
        <w:t xml:space="preserve">Our tool </w:t>
      </w:r>
      <w:r w:rsidR="00F77C6B" w:rsidRPr="009E32EE">
        <w:rPr>
          <w:rFonts w:eastAsia="Times New Roman" w:cs="Arial"/>
          <w:b/>
          <w:bCs/>
          <w:i/>
          <w:iCs/>
          <w:highlight w:val="yellow"/>
          <w:rPrChange w:id="41" w:author="Joana Rodrigues Ribeiro" w:date="2026-04-15T07:09:00Z" w16du:dateUtc="2026-04-15T05:09:00Z">
            <w:rPr>
              <w:rFonts w:eastAsia="Times New Roman" w:cs="Arial"/>
              <w:b/>
              <w:bCs/>
              <w:i/>
              <w:iCs/>
              <w:color w:val="0F4761" w:themeColor="accent1" w:themeShade="BF"/>
              <w:highlight w:val="yellow"/>
            </w:rPr>
          </w:rPrChange>
        </w:rPr>
        <w:t>addresses</w:t>
      </w:r>
      <w:r w:rsidR="00E40192" w:rsidRPr="009E32EE">
        <w:rPr>
          <w:rFonts w:eastAsia="Times New Roman" w:cs="Arial"/>
          <w:b/>
          <w:bCs/>
          <w:i/>
          <w:iCs/>
          <w:highlight w:val="yellow"/>
          <w:bdr w:val="none" w:sz="0" w:space="0" w:color="auto" w:frame="1"/>
          <w:rPrChange w:id="4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a gap in </w:t>
      </w:r>
      <w:r w:rsidR="003868D3" w:rsidRPr="009E32EE">
        <w:rPr>
          <w:rFonts w:eastAsia="Times New Roman" w:cs="Arial"/>
          <w:b/>
          <w:bCs/>
          <w:i/>
          <w:iCs/>
          <w:highlight w:val="yellow"/>
          <w:bdr w:val="none" w:sz="0" w:space="0" w:color="auto" w:frame="1"/>
          <w:rPrChange w:id="4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medical meta-research, where </w:t>
      </w:r>
      <w:r w:rsidR="00282FE4" w:rsidRPr="009E32EE">
        <w:rPr>
          <w:rFonts w:eastAsia="Times New Roman" w:cs="Arial"/>
          <w:b/>
          <w:bCs/>
          <w:i/>
          <w:iCs/>
          <w:highlight w:val="yellow"/>
          <w:bdr w:val="none" w:sz="0" w:space="0" w:color="auto" w:frame="1"/>
          <w:rPrChange w:id="4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standardized assessments are</w:t>
      </w:r>
      <w:r w:rsidR="003868D3" w:rsidRPr="009E32EE">
        <w:rPr>
          <w:rFonts w:eastAsia="Times New Roman" w:cs="Arial"/>
          <w:b/>
          <w:bCs/>
          <w:i/>
          <w:iCs/>
          <w:highlight w:val="yellow"/>
          <w:bdr w:val="none" w:sz="0" w:space="0" w:color="auto" w:frame="1"/>
          <w:rPrChange w:id="4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currently </w:t>
      </w:r>
      <w:r w:rsidR="00282FE4" w:rsidRPr="009E32EE">
        <w:rPr>
          <w:rFonts w:eastAsia="Times New Roman" w:cs="Arial"/>
          <w:b/>
          <w:bCs/>
          <w:i/>
          <w:iCs/>
          <w:highlight w:val="yellow"/>
          <w:bdr w:val="none" w:sz="0" w:space="0" w:color="auto" w:frame="1"/>
          <w:rPrChange w:id="4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limited to internal validity</w:t>
      </w:r>
      <w:r w:rsidR="0910F5F1" w:rsidRPr="009E32EE">
        <w:rPr>
          <w:rFonts w:eastAsia="Times New Roman" w:cs="Arial"/>
          <w:b/>
          <w:bCs/>
          <w:i/>
          <w:iCs/>
          <w:highlight w:val="yellow"/>
          <w:bdr w:val="none" w:sz="0" w:space="0" w:color="auto" w:frame="1"/>
          <w:rPrChange w:id="4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F77C6B" w:rsidRPr="009E32EE">
        <w:rPr>
          <w:rFonts w:eastAsia="Times New Roman" w:cs="Arial"/>
          <w:b/>
          <w:bCs/>
          <w:i/>
          <w:iCs/>
          <w:highlight w:val="yellow"/>
          <w:bdr w:val="none" w:sz="0" w:space="0" w:color="auto" w:frame="1"/>
          <w:rPrChange w:id="4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3868D3" w:rsidRPr="009E32EE">
        <w:rPr>
          <w:rFonts w:eastAsia="Times New Roman" w:cs="Arial"/>
          <w:b/>
          <w:bCs/>
          <w:i/>
          <w:iCs/>
          <w:highlight w:val="yellow"/>
          <w:bdr w:val="none" w:sz="0" w:space="0" w:color="auto" w:frame="1"/>
          <w:rPrChange w:id="4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certainty of evidence</w:t>
      </w:r>
      <w:r w:rsidR="2BCC76DA" w:rsidRPr="009E32EE">
        <w:rPr>
          <w:rFonts w:eastAsia="Times New Roman" w:cs="Arial"/>
          <w:b/>
          <w:bCs/>
          <w:i/>
          <w:iCs/>
          <w:highlight w:val="yellow"/>
          <w:bdr w:val="none" w:sz="0" w:space="0" w:color="auto" w:frame="1"/>
          <w:rPrChange w:id="5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and quality of reporting</w:t>
      </w:r>
      <w:r w:rsidR="00282FE4" w:rsidRPr="009E32EE">
        <w:rPr>
          <w:rFonts w:eastAsia="Times New Roman" w:cs="Arial"/>
          <w:b/>
          <w:bCs/>
          <w:i/>
          <w:iCs/>
          <w:highlight w:val="yellow"/>
          <w:bdr w:val="none" w:sz="0" w:space="0" w:color="auto" w:frame="1"/>
          <w:rPrChange w:id="5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3868D3" w:rsidRPr="009E32EE">
        <w:rPr>
          <w:rFonts w:eastAsia="Times New Roman" w:cs="Arial"/>
          <w:b/>
          <w:bCs/>
          <w:i/>
          <w:iCs/>
          <w:highlight w:val="yellow"/>
          <w:bdr w:val="none" w:sz="0" w:space="0" w:color="auto" w:frame="1"/>
          <w:rPrChange w:id="5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32A15166" w:rsidRPr="009E32EE">
        <w:rPr>
          <w:rFonts w:eastAsia="Times New Roman" w:cs="Arial"/>
          <w:b/>
          <w:bCs/>
          <w:i/>
          <w:iCs/>
          <w:highlight w:val="yellow"/>
          <w:rPrChange w:id="53" w:author="Joana Rodrigues Ribeiro" w:date="2026-04-15T07:09:00Z" w16du:dateUtc="2026-04-15T05:09:00Z">
            <w:rPr>
              <w:rFonts w:eastAsia="Times New Roman" w:cs="Arial"/>
              <w:b/>
              <w:bCs/>
              <w:i/>
              <w:iCs/>
              <w:color w:val="0F4761" w:themeColor="accent1" w:themeShade="BF"/>
              <w:highlight w:val="yellow"/>
            </w:rPr>
          </w:rPrChange>
        </w:rPr>
        <w:t>Second</w:t>
      </w:r>
      <w:r w:rsidR="00E40192" w:rsidRPr="009E32EE">
        <w:rPr>
          <w:rFonts w:eastAsia="Times New Roman" w:cs="Arial"/>
          <w:b/>
          <w:bCs/>
          <w:i/>
          <w:iCs/>
          <w:highlight w:val="yellow"/>
          <w:bdr w:val="none" w:sz="0" w:space="0" w:color="auto" w:frame="1"/>
          <w:rPrChange w:id="5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we </w:t>
      </w:r>
      <w:r w:rsidR="00F605E6" w:rsidRPr="009E32EE">
        <w:rPr>
          <w:rFonts w:eastAsia="Times New Roman" w:cs="Arial"/>
          <w:b/>
          <w:bCs/>
          <w:i/>
          <w:iCs/>
          <w:highlight w:val="yellow"/>
          <w:bdr w:val="none" w:sz="0" w:space="0" w:color="auto" w:frame="1"/>
          <w:rPrChange w:id="5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demonstrated the feasibility of our approach through a two-stage study. The pilot phase led to the development of </w:t>
      </w:r>
      <w:r w:rsidR="44A512DF" w:rsidRPr="009E32EE">
        <w:rPr>
          <w:rFonts w:eastAsia="Times New Roman" w:cs="Arial"/>
          <w:b/>
          <w:bCs/>
          <w:i/>
          <w:iCs/>
          <w:highlight w:val="yellow"/>
          <w:rPrChange w:id="56" w:author="Joana Rodrigues Ribeiro" w:date="2026-04-15T07:09:00Z" w16du:dateUtc="2026-04-15T05:09:00Z">
            <w:rPr>
              <w:rFonts w:eastAsia="Times New Roman" w:cs="Arial"/>
              <w:b/>
              <w:bCs/>
              <w:i/>
              <w:iCs/>
              <w:color w:val="0F4761" w:themeColor="accent1" w:themeShade="BF"/>
              <w:highlight w:val="yellow"/>
            </w:rPr>
          </w:rPrChange>
        </w:rPr>
        <w:t>well</w:t>
      </w:r>
      <w:r w:rsidR="00E97DE2" w:rsidRPr="009E32EE">
        <w:rPr>
          <w:rFonts w:eastAsia="Times New Roman" w:cs="Arial"/>
          <w:b/>
          <w:bCs/>
          <w:i/>
          <w:iCs/>
          <w:highlight w:val="yellow"/>
          <w:rPrChange w:id="57" w:author="Joana Rodrigues Ribeiro" w:date="2026-04-15T07:09:00Z" w16du:dateUtc="2026-04-15T05:09:00Z">
            <w:rPr>
              <w:rFonts w:eastAsia="Times New Roman" w:cs="Arial"/>
              <w:b/>
              <w:bCs/>
              <w:i/>
              <w:iCs/>
              <w:color w:val="0F4761" w:themeColor="accent1" w:themeShade="BF"/>
              <w:highlight w:val="yellow"/>
            </w:rPr>
          </w:rPrChange>
        </w:rPr>
        <w:t>-</w:t>
      </w:r>
      <w:r w:rsidR="44A512DF" w:rsidRPr="009E32EE">
        <w:rPr>
          <w:rFonts w:eastAsia="Times New Roman" w:cs="Arial"/>
          <w:b/>
          <w:bCs/>
          <w:i/>
          <w:iCs/>
          <w:highlight w:val="yellow"/>
          <w:rPrChange w:id="58" w:author="Joana Rodrigues Ribeiro" w:date="2026-04-15T07:09:00Z" w16du:dateUtc="2026-04-15T05:09:00Z">
            <w:rPr>
              <w:rFonts w:eastAsia="Times New Roman" w:cs="Arial"/>
              <w:b/>
              <w:bCs/>
              <w:i/>
              <w:iCs/>
              <w:color w:val="0F4761" w:themeColor="accent1" w:themeShade="BF"/>
              <w:highlight w:val="yellow"/>
            </w:rPr>
          </w:rPrChange>
        </w:rPr>
        <w:t xml:space="preserve">defined </w:t>
      </w:r>
      <w:r w:rsidR="00E97DE2" w:rsidRPr="009E32EE">
        <w:rPr>
          <w:rFonts w:eastAsia="Times New Roman" w:cs="Arial"/>
          <w:b/>
          <w:bCs/>
          <w:i/>
          <w:iCs/>
          <w:highlight w:val="yellow"/>
          <w:rPrChange w:id="59" w:author="Joana Rodrigues Ribeiro" w:date="2026-04-15T07:09:00Z" w16du:dateUtc="2026-04-15T05:09:00Z">
            <w:rPr>
              <w:rFonts w:eastAsia="Times New Roman" w:cs="Arial"/>
              <w:b/>
              <w:bCs/>
              <w:i/>
              <w:iCs/>
              <w:color w:val="0F4761" w:themeColor="accent1" w:themeShade="BF"/>
              <w:highlight w:val="yellow"/>
            </w:rPr>
          </w:rPrChange>
        </w:rPr>
        <w:t>criteria</w:t>
      </w:r>
      <w:r w:rsidR="00E97DE2" w:rsidRPr="009E32EE">
        <w:rPr>
          <w:rFonts w:eastAsia="Times New Roman" w:cs="Arial"/>
          <w:b/>
          <w:bCs/>
          <w:i/>
          <w:iCs/>
          <w:highlight w:val="yellow"/>
          <w:bdr w:val="none" w:sz="0" w:space="0" w:color="auto" w:frame="1"/>
          <w:rPrChange w:id="6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that</w:t>
      </w:r>
      <w:r w:rsidR="5F10594C" w:rsidRPr="009E32EE">
        <w:rPr>
          <w:rFonts w:eastAsia="Times New Roman" w:cs="Arial"/>
          <w:b/>
          <w:bCs/>
          <w:i/>
          <w:iCs/>
          <w:highlight w:val="yellow"/>
          <w:rPrChange w:id="61" w:author="Joana Rodrigues Ribeiro" w:date="2026-04-15T07:09:00Z" w16du:dateUtc="2026-04-15T05:09:00Z">
            <w:rPr>
              <w:rFonts w:eastAsia="Times New Roman" w:cs="Arial"/>
              <w:b/>
              <w:bCs/>
              <w:i/>
              <w:iCs/>
              <w:color w:val="0F4761" w:themeColor="accent1" w:themeShade="BF"/>
              <w:highlight w:val="yellow"/>
            </w:rPr>
          </w:rPrChange>
        </w:rPr>
        <w:t xml:space="preserve"> we then applied in </w:t>
      </w:r>
      <w:r w:rsidR="00F605E6" w:rsidRPr="009E32EE">
        <w:rPr>
          <w:rFonts w:eastAsia="Times New Roman" w:cs="Arial"/>
          <w:b/>
          <w:bCs/>
          <w:i/>
          <w:iCs/>
          <w:highlight w:val="yellow"/>
          <w:bdr w:val="none" w:sz="0" w:space="0" w:color="auto" w:frame="1"/>
          <w:rPrChange w:id="6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the main phase to a sample of unselected </w:t>
      </w:r>
      <w:r w:rsidR="00E40192" w:rsidRPr="009E32EE">
        <w:rPr>
          <w:rFonts w:eastAsia="Times New Roman" w:cs="Arial"/>
          <w:b/>
          <w:bCs/>
          <w:i/>
          <w:iCs/>
          <w:highlight w:val="yellow"/>
          <w:bdr w:val="none" w:sz="0" w:space="0" w:color="auto" w:frame="1"/>
          <w:rPrChange w:id="6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RCTs</w:t>
      </w:r>
      <w:r w:rsidR="005E536A" w:rsidRPr="009E32EE">
        <w:rPr>
          <w:rFonts w:eastAsia="Times New Roman" w:cs="Arial"/>
          <w:b/>
          <w:bCs/>
          <w:i/>
          <w:iCs/>
          <w:highlight w:val="yellow"/>
          <w:bdr w:val="none" w:sz="0" w:space="0" w:color="auto" w:frame="1"/>
          <w:rPrChange w:id="6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E40192" w:rsidRPr="009E32EE">
        <w:rPr>
          <w:rFonts w:eastAsia="Times New Roman" w:cs="Arial"/>
          <w:b/>
          <w:bCs/>
          <w:i/>
          <w:iCs/>
          <w:highlight w:val="yellow"/>
          <w:bdr w:val="none" w:sz="0" w:space="0" w:color="auto" w:frame="1"/>
          <w:rPrChange w:id="6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2AD96CC6" w:rsidRPr="009E32EE">
        <w:rPr>
          <w:rFonts w:eastAsia="Times New Roman" w:cs="Arial"/>
          <w:b/>
          <w:bCs/>
          <w:i/>
          <w:iCs/>
          <w:highlight w:val="yellow"/>
          <w:rPrChange w:id="66" w:author="Joana Rodrigues Ribeiro" w:date="2026-04-15T07:09:00Z" w16du:dateUtc="2026-04-15T05:09:00Z">
            <w:rPr>
              <w:rFonts w:eastAsia="Times New Roman" w:cs="Arial"/>
              <w:b/>
              <w:bCs/>
              <w:i/>
              <w:iCs/>
              <w:color w:val="0F4761" w:themeColor="accent1" w:themeShade="BF"/>
              <w:highlight w:val="yellow"/>
            </w:rPr>
          </w:rPrChange>
        </w:rPr>
        <w:t>Third</w:t>
      </w:r>
      <w:r w:rsidR="003868D3" w:rsidRPr="009E32EE">
        <w:rPr>
          <w:rFonts w:eastAsia="Times New Roman" w:cs="Arial"/>
          <w:b/>
          <w:bCs/>
          <w:i/>
          <w:iCs/>
          <w:highlight w:val="yellow"/>
          <w:bdr w:val="none" w:sz="0" w:space="0" w:color="auto" w:frame="1"/>
          <w:rPrChange w:id="6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6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the structured </w:t>
      </w:r>
      <w:r w:rsidR="2CEE9B4D" w:rsidRPr="009E32EE">
        <w:rPr>
          <w:rFonts w:eastAsia="Times New Roman" w:cs="Arial"/>
          <w:b/>
          <w:bCs/>
          <w:i/>
          <w:iCs/>
          <w:highlight w:val="yellow"/>
          <w:rPrChange w:id="69" w:author="Joana Rodrigues Ribeiro" w:date="2026-04-15T07:09:00Z" w16du:dateUtc="2026-04-15T05:09:00Z">
            <w:rPr>
              <w:rFonts w:eastAsia="Times New Roman" w:cs="Arial"/>
              <w:b/>
              <w:bCs/>
              <w:i/>
              <w:iCs/>
              <w:color w:val="0F4761" w:themeColor="accent1" w:themeShade="BF"/>
              <w:highlight w:val="yellow"/>
            </w:rPr>
          </w:rPrChange>
        </w:rPr>
        <w:t xml:space="preserve">approach with two independent reviewers </w:t>
      </w:r>
      <w:r w:rsidR="00F605E6" w:rsidRPr="009E32EE">
        <w:rPr>
          <w:rFonts w:eastAsia="Times New Roman" w:cs="Arial"/>
          <w:b/>
          <w:bCs/>
          <w:i/>
          <w:iCs/>
          <w:highlight w:val="yellow"/>
          <w:bdr w:val="none" w:sz="0" w:space="0" w:color="auto" w:frame="1"/>
          <w:rPrChange w:id="7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and predefined criteria were designed to minimize</w:t>
      </w:r>
      <w:r w:rsidR="003868D3" w:rsidRPr="009E32EE">
        <w:rPr>
          <w:rFonts w:eastAsia="Times New Roman" w:cs="Arial"/>
          <w:b/>
          <w:bCs/>
          <w:i/>
          <w:iCs/>
          <w:highlight w:val="yellow"/>
          <w:bdr w:val="none" w:sz="0" w:space="0" w:color="auto" w:frame="1"/>
          <w:rPrChange w:id="7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7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subjectivity, enhancing usability, reproducibility and transparency.</w:t>
      </w:r>
      <w:r w:rsidR="003868D3" w:rsidRPr="009E32EE">
        <w:rPr>
          <w:rFonts w:eastAsia="Times New Roman" w:cs="Arial"/>
          <w:b/>
          <w:bCs/>
          <w:i/>
          <w:iCs/>
          <w:highlight w:val="yellow"/>
          <w:bdr w:val="none" w:sz="0" w:space="0" w:color="auto" w:frame="1"/>
          <w:rPrChange w:id="7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7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Finally, although developed in the surgical field, the framework is not specialty-specific and m</w:t>
      </w:r>
      <w:r w:rsidR="00545C6C" w:rsidRPr="009E32EE">
        <w:rPr>
          <w:rFonts w:eastAsia="Times New Roman" w:cs="Arial"/>
          <w:b/>
          <w:bCs/>
          <w:i/>
          <w:iCs/>
          <w:highlight w:val="yellow"/>
          <w:bdr w:val="none" w:sz="0" w:space="0" w:color="auto" w:frame="1"/>
          <w:rPrChange w:id="7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ay</w:t>
      </w:r>
      <w:r w:rsidR="00F605E6" w:rsidRPr="009E32EE">
        <w:rPr>
          <w:rFonts w:eastAsia="Times New Roman" w:cs="Arial"/>
          <w:b/>
          <w:bCs/>
          <w:i/>
          <w:iCs/>
          <w:highlight w:val="yellow"/>
          <w:bdr w:val="none" w:sz="0" w:space="0" w:color="auto" w:frame="1"/>
          <w:rPrChange w:id="7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be applicable across other </w:t>
      </w:r>
      <w:r w:rsidR="003868D3" w:rsidRPr="009E32EE">
        <w:rPr>
          <w:rFonts w:eastAsia="Times New Roman" w:cs="Arial"/>
          <w:b/>
          <w:bCs/>
          <w:i/>
          <w:iCs/>
          <w:highlight w:val="yellow"/>
          <w:bdr w:val="none" w:sz="0" w:space="0" w:color="auto" w:frame="1"/>
          <w:rPrChange w:id="7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medical </w:t>
      </w:r>
      <w:r w:rsidR="00F605E6" w:rsidRPr="009E32EE">
        <w:rPr>
          <w:rFonts w:eastAsia="Times New Roman" w:cs="Arial"/>
          <w:b/>
          <w:bCs/>
          <w:i/>
          <w:iCs/>
          <w:highlight w:val="yellow"/>
          <w:bdr w:val="none" w:sz="0" w:space="0" w:color="auto" w:frame="1"/>
          <w:rPrChange w:id="7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disciplines</w:t>
      </w:r>
      <w:r w:rsidR="003868D3" w:rsidRPr="009E32EE">
        <w:rPr>
          <w:rFonts w:eastAsia="Times New Roman" w:cs="Arial"/>
          <w:b/>
          <w:bCs/>
          <w:i/>
          <w:iCs/>
          <w:highlight w:val="yellow"/>
          <w:bdr w:val="none" w:sz="0" w:space="0" w:color="auto" w:frame="1"/>
          <w:rPrChange w:id="7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F605E6" w:rsidRPr="009E32EE">
        <w:rPr>
          <w:rFonts w:eastAsia="Times New Roman" w:cs="Arial"/>
          <w:b/>
          <w:bCs/>
          <w:i/>
          <w:iCs/>
          <w:highlight w:val="yellow"/>
          <w:bdr w:val="none" w:sz="0" w:space="0" w:color="auto" w:frame="1"/>
          <w:rPrChange w:id="8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External validation and larger and more diverse cohorts will be required to further establish its </w:t>
      </w:r>
      <w:r w:rsidR="26DA9D1A" w:rsidRPr="009E32EE">
        <w:rPr>
          <w:rFonts w:eastAsia="Times New Roman" w:cs="Arial"/>
          <w:b/>
          <w:bCs/>
          <w:i/>
          <w:iCs/>
          <w:highlight w:val="yellow"/>
          <w:rPrChange w:id="81" w:author="Joana Rodrigues Ribeiro" w:date="2026-04-15T07:09:00Z" w16du:dateUtc="2026-04-15T05:09:00Z">
            <w:rPr>
              <w:rFonts w:eastAsia="Times New Roman" w:cs="Arial"/>
              <w:b/>
              <w:bCs/>
              <w:i/>
              <w:iCs/>
              <w:color w:val="0F4761" w:themeColor="accent1" w:themeShade="BF"/>
              <w:highlight w:val="yellow"/>
            </w:rPr>
          </w:rPrChange>
        </w:rPr>
        <w:t>usability and informativeness</w:t>
      </w:r>
      <w:r w:rsidR="00F605E6" w:rsidRPr="009E32EE">
        <w:rPr>
          <w:rFonts w:eastAsia="Times New Roman" w:cs="Arial"/>
          <w:b/>
          <w:bCs/>
          <w:i/>
          <w:iCs/>
          <w:highlight w:val="yellow"/>
          <w:bdr w:val="none" w:sz="0" w:space="0" w:color="auto" w:frame="1"/>
          <w:rPrChange w:id="8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p>
    <w:p w14:paraId="4D16A27E" w14:textId="0FB493D4" w:rsidR="00BA2932" w:rsidRPr="009E32EE" w:rsidRDefault="00BA2932" w:rsidP="00BB4931">
      <w:pPr>
        <w:spacing w:before="0" w:after="160" w:line="480" w:lineRule="auto"/>
        <w:rPr>
          <w:rFonts w:cs="Calibri"/>
          <w:rPrChange w:id="83" w:author="Joana Rodrigues Ribeiro" w:date="2026-04-15T07:09:00Z" w16du:dateUtc="2026-04-15T05:09:00Z">
            <w:rPr>
              <w:rFonts w:cs="Calibri"/>
              <w:color w:val="000000" w:themeColor="text1"/>
            </w:rPr>
          </w:rPrChange>
        </w:rPr>
      </w:pPr>
      <w:r w:rsidRPr="009E32EE">
        <w:rPr>
          <w:rFonts w:cs="Calibri"/>
          <w:rPrChange w:id="84" w:author="Joana Rodrigues Ribeiro" w:date="2026-04-15T07:09:00Z" w16du:dateUtc="2026-04-15T05:09:00Z">
            <w:rPr>
              <w:rFonts w:cs="Calibri"/>
              <w:color w:val="000000" w:themeColor="text1"/>
            </w:rPr>
          </w:rPrChange>
        </w:rPr>
        <w:br/>
      </w:r>
      <w:r w:rsidR="00990873" w:rsidRPr="009E32EE">
        <w:rPr>
          <w:rStyle w:val="Titre21Char"/>
          <w:color w:val="auto"/>
          <w:highlight w:val="yellow"/>
          <w:rPrChange w:id="85" w:author="Joana Rodrigues Ribeiro" w:date="2026-04-15T07:09:00Z" w16du:dateUtc="2026-04-15T05:09:00Z">
            <w:rPr>
              <w:rStyle w:val="Titre21Char"/>
              <w:highlight w:val="yellow"/>
            </w:rPr>
          </w:rPrChange>
        </w:rPr>
        <w:t>Limitations</w:t>
      </w:r>
    </w:p>
    <w:p w14:paraId="76948A9D" w14:textId="77777777" w:rsidR="009E32EE" w:rsidRDefault="00CE1464" w:rsidP="0075466E">
      <w:pPr>
        <w:spacing w:before="0" w:after="160" w:line="480" w:lineRule="auto"/>
        <w:rPr>
          <w:b/>
          <w:bCs/>
          <w:i/>
          <w:iCs/>
        </w:rPr>
      </w:pPr>
      <w:r w:rsidRPr="009E32EE">
        <w:rPr>
          <w:b/>
          <w:bCs/>
          <w:i/>
          <w:iCs/>
          <w:highlight w:val="yellow"/>
        </w:rPr>
        <w:t xml:space="preserve">First, this meta-research study </w:t>
      </w:r>
      <w:r w:rsidR="00525781" w:rsidRPr="009E32EE">
        <w:rPr>
          <w:b/>
          <w:bCs/>
          <w:i/>
          <w:iCs/>
          <w:highlight w:val="yellow"/>
        </w:rPr>
        <w:t>has</w:t>
      </w:r>
      <w:r w:rsidRPr="009E32EE">
        <w:rPr>
          <w:b/>
          <w:bCs/>
          <w:i/>
          <w:iCs/>
          <w:highlight w:val="yellow"/>
        </w:rPr>
        <w:t xml:space="preserve"> limitations </w:t>
      </w:r>
      <w:r w:rsidR="00525781" w:rsidRPr="009E32EE">
        <w:rPr>
          <w:b/>
          <w:bCs/>
          <w:i/>
          <w:iCs/>
          <w:highlight w:val="yellow"/>
        </w:rPr>
        <w:t>inherent to</w:t>
      </w:r>
      <w:r w:rsidRPr="009E32EE">
        <w:rPr>
          <w:b/>
          <w:bCs/>
          <w:i/>
          <w:iCs/>
          <w:highlight w:val="yellow"/>
        </w:rPr>
        <w:t xml:space="preserve"> a non-systematic review, </w:t>
      </w:r>
      <w:r w:rsidR="00525781" w:rsidRPr="009E32EE">
        <w:rPr>
          <w:b/>
          <w:bCs/>
          <w:i/>
          <w:iCs/>
          <w:highlight w:val="yellow"/>
        </w:rPr>
        <w:t xml:space="preserve">as the main phase relied on a </w:t>
      </w:r>
      <w:r w:rsidR="22AEE8C0" w:rsidRPr="009E32EE">
        <w:rPr>
          <w:b/>
          <w:bCs/>
          <w:i/>
          <w:iCs/>
          <w:highlight w:val="yellow"/>
        </w:rPr>
        <w:t>represe</w:t>
      </w:r>
      <w:r w:rsidR="22AEE8C0" w:rsidRPr="4E119242">
        <w:rPr>
          <w:b/>
          <w:bCs/>
          <w:i/>
          <w:iCs/>
          <w:highlight w:val="yellow"/>
        </w:rPr>
        <w:t xml:space="preserv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w:t>
      </w:r>
      <w:r w:rsidR="00525781" w:rsidRPr="4E119242">
        <w:rPr>
          <w:b/>
          <w:bCs/>
          <w:i/>
          <w:iCs/>
          <w:highlight w:val="yellow"/>
        </w:rPr>
        <w:lastRenderedPageBreak/>
        <w:t xml:space="preserve">restrictive inclusion of RCTs using the CCI®; however, that phase primarily served to 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1D7421">
        <w:rPr>
          <w:b/>
          <w:bCs/>
          <w:i/>
          <w:iCs/>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1D7421" w:rsidRPr="001D7421">
        <w:rPr>
          <w:rFonts w:cs="Arial"/>
          <w:kern w:val="0"/>
          <w:vertAlign w:val="superscript"/>
        </w:rPr>
        <w:t>27</w:t>
      </w:r>
      <w:r w:rsidR="00335463" w:rsidRPr="4E119242">
        <w:rPr>
          <w:b/>
          <w:bCs/>
          <w:i/>
          <w:iCs/>
          <w:highlight w:val="yellow"/>
        </w:rPr>
        <w:fldChar w:fldCharType="end"/>
      </w:r>
    </w:p>
    <w:p w14:paraId="477B2741" w14:textId="33FC7155" w:rsidR="0075466E" w:rsidRDefault="0075466E" w:rsidP="0075466E">
      <w:pPr>
        <w:spacing w:before="0" w:after="160" w:line="480" w:lineRule="auto"/>
      </w:pPr>
      <w:r>
        <w:br/>
      </w:r>
      <w:r w:rsidR="002F2A7B" w:rsidRPr="002F2A7B">
        <w:rPr>
          <w:rStyle w:val="Titre21Char"/>
        </w:rPr>
        <w:t>Conclusion</w:t>
      </w:r>
    </w:p>
    <w:p w14:paraId="00073448" w14:textId="58922AAF"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w:t>
      </w:r>
      <w:r w:rsidR="009E32EE">
        <w:rPr>
          <w:rFonts w:cs="Calibri"/>
          <w:b/>
          <w:bCs/>
          <w:i/>
          <w:iCs/>
          <w:color w:val="000000" w:themeColor="text1"/>
          <w:highlight w:val="yellow"/>
        </w:rPr>
        <w:t>.</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887C0A6" w14:textId="77777777" w:rsidR="001D7421" w:rsidRPr="001D7421" w:rsidRDefault="00712F20" w:rsidP="001D7421">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1D7421" w:rsidRPr="001D7421">
        <w:rPr>
          <w:rFonts w:hAnsiTheme="minorHAnsi" w:cs="Arial"/>
          <w:color w:val="000000"/>
        </w:rPr>
        <w:t xml:space="preserve">1. </w:t>
      </w:r>
      <w:r w:rsidR="001D7421" w:rsidRPr="001D7421">
        <w:rPr>
          <w:rFonts w:hAnsiTheme="minorHAnsi" w:cs="Arial"/>
          <w:color w:val="000000"/>
        </w:rPr>
        <w:tab/>
        <w:t xml:space="preserve">Diallo S, Cour F, Josephson A, et al. Evaluating single-incision slings in female stress urinary incontinence: the usefulness of the CONSORT statement criteria. </w:t>
      </w:r>
      <w:r w:rsidR="001D7421" w:rsidRPr="001D7421">
        <w:rPr>
          <w:rFonts w:hAnsiTheme="minorHAnsi" w:cs="Arial"/>
          <w:i/>
          <w:iCs/>
          <w:color w:val="000000"/>
        </w:rPr>
        <w:t>Urology</w:t>
      </w:r>
      <w:r w:rsidR="001D7421" w:rsidRPr="001D7421">
        <w:rPr>
          <w:rFonts w:hAnsiTheme="minorHAnsi" w:cs="Arial"/>
          <w:color w:val="000000"/>
        </w:rPr>
        <w:t>. 2012;80:535–541.</w:t>
      </w:r>
    </w:p>
    <w:p w14:paraId="0AF6916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 </w:t>
      </w:r>
      <w:r w:rsidRPr="001D7421">
        <w:rPr>
          <w:rFonts w:hAnsiTheme="minorHAnsi" w:cs="Arial"/>
          <w:color w:val="000000"/>
        </w:rPr>
        <w:tab/>
        <w:t xml:space="preserve">Balasubramanian SP, Wiener M, Alshameeri Z, et al. Standards of reporting of randomized controlled trials in general surgery: can we do better? </w:t>
      </w:r>
      <w:r w:rsidRPr="001D7421">
        <w:rPr>
          <w:rFonts w:hAnsiTheme="minorHAnsi" w:cs="Arial"/>
          <w:i/>
          <w:iCs/>
          <w:color w:val="000000"/>
        </w:rPr>
        <w:t>Ann Surg</w:t>
      </w:r>
      <w:r w:rsidRPr="001D7421">
        <w:rPr>
          <w:rFonts w:hAnsiTheme="minorHAnsi" w:cs="Arial"/>
          <w:color w:val="000000"/>
        </w:rPr>
        <w:t>. 2006;244:663–667.</w:t>
      </w:r>
    </w:p>
    <w:p w14:paraId="3033C719"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3. </w:t>
      </w:r>
      <w:r w:rsidRPr="001D7421">
        <w:rPr>
          <w:rFonts w:hAnsiTheme="minorHAnsi" w:cs="Arial"/>
          <w:color w:val="000000"/>
        </w:rPr>
        <w:tab/>
        <w:t xml:space="preserve">Lee S-Y, Teoh PJ, Camm CF, et al. Compliance of randomized controlled trials in trauma surgery with the CONSORT statement. </w:t>
      </w:r>
      <w:r w:rsidRPr="001D7421">
        <w:rPr>
          <w:rFonts w:hAnsiTheme="minorHAnsi" w:cs="Arial"/>
          <w:i/>
          <w:iCs/>
          <w:color w:val="000000"/>
        </w:rPr>
        <w:t>J Trauma Acute Care Surg</w:t>
      </w:r>
      <w:r w:rsidRPr="001D7421">
        <w:rPr>
          <w:rFonts w:hAnsiTheme="minorHAnsi" w:cs="Arial"/>
          <w:color w:val="000000"/>
        </w:rPr>
        <w:t>. 2013;75:562–572.</w:t>
      </w:r>
    </w:p>
    <w:p w14:paraId="4D69DEE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4. </w:t>
      </w:r>
      <w:r w:rsidRPr="001D7421">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1D7421">
        <w:rPr>
          <w:rFonts w:hAnsiTheme="minorHAnsi" w:cs="Arial"/>
          <w:i/>
          <w:iCs/>
          <w:color w:val="000000"/>
        </w:rPr>
        <w:t>Plast Reconstr Surg</w:t>
      </w:r>
      <w:r w:rsidRPr="001D7421">
        <w:rPr>
          <w:rFonts w:hAnsiTheme="minorHAnsi" w:cs="Arial"/>
          <w:color w:val="000000"/>
        </w:rPr>
        <w:t>. 2016;137:696–706.</w:t>
      </w:r>
    </w:p>
    <w:p w14:paraId="71990F11"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5. </w:t>
      </w:r>
      <w:r w:rsidRPr="001D7421">
        <w:rPr>
          <w:rFonts w:hAnsiTheme="minorHAnsi" w:cs="Arial"/>
          <w:color w:val="000000"/>
        </w:rPr>
        <w:tab/>
        <w:t xml:space="preserve">Zhai X, Cui J, Wang Y, et al. Quality of Reporting Randomized Controlled Trials in Five Leading Neurology Journals in 2008 and 2013 Using the Modified “Risk of Bias” Tool. </w:t>
      </w:r>
      <w:r w:rsidRPr="001D7421">
        <w:rPr>
          <w:rFonts w:hAnsiTheme="minorHAnsi" w:cs="Arial"/>
          <w:i/>
          <w:iCs/>
          <w:color w:val="000000"/>
        </w:rPr>
        <w:t>World Neurosurg</w:t>
      </w:r>
      <w:r w:rsidRPr="001D7421">
        <w:rPr>
          <w:rFonts w:hAnsiTheme="minorHAnsi" w:cs="Arial"/>
          <w:color w:val="000000"/>
        </w:rPr>
        <w:t>. 2017;99:687-694.e7.</w:t>
      </w:r>
    </w:p>
    <w:p w14:paraId="17E4068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6. </w:t>
      </w:r>
      <w:r w:rsidRPr="001D7421">
        <w:rPr>
          <w:rFonts w:hAnsiTheme="minorHAnsi" w:cs="Arial"/>
          <w:color w:val="000000"/>
        </w:rPr>
        <w:tab/>
        <w:t xml:space="preserve">Jaeschke R, Singer J, Guyatt GH. Measurement of health status. Ascertaining the minimal clinically important difference. </w:t>
      </w:r>
      <w:r w:rsidRPr="001D7421">
        <w:rPr>
          <w:rFonts w:hAnsiTheme="minorHAnsi" w:cs="Arial"/>
          <w:i/>
          <w:iCs/>
          <w:color w:val="000000"/>
        </w:rPr>
        <w:t>Control Clin Trials</w:t>
      </w:r>
      <w:r w:rsidRPr="001D7421">
        <w:rPr>
          <w:rFonts w:hAnsiTheme="minorHAnsi" w:cs="Arial"/>
          <w:color w:val="000000"/>
        </w:rPr>
        <w:t>. 1989;10:407–415.</w:t>
      </w:r>
    </w:p>
    <w:p w14:paraId="21DA11A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7. </w:t>
      </w:r>
      <w:r w:rsidRPr="001D7421">
        <w:rPr>
          <w:rFonts w:hAnsiTheme="minorHAnsi" w:cs="Arial"/>
          <w:color w:val="000000"/>
        </w:rPr>
        <w:tab/>
        <w:t xml:space="preserve">Slankamenac K, Graf R, Barkun J, et al. The Comprehensive Complication Index: A Novel Continuous Scale to Measure Surgical Morbidity. </w:t>
      </w:r>
      <w:r w:rsidRPr="001D7421">
        <w:rPr>
          <w:rFonts w:hAnsiTheme="minorHAnsi" w:cs="Arial"/>
          <w:i/>
          <w:iCs/>
          <w:color w:val="000000"/>
        </w:rPr>
        <w:t>Annals of Surgery</w:t>
      </w:r>
      <w:r w:rsidRPr="001D7421">
        <w:rPr>
          <w:rFonts w:hAnsiTheme="minorHAnsi" w:cs="Arial"/>
          <w:color w:val="000000"/>
        </w:rPr>
        <w:t>. 2013;258:1.</w:t>
      </w:r>
    </w:p>
    <w:p w14:paraId="45E2F8A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8. </w:t>
      </w:r>
      <w:r w:rsidRPr="001D7421">
        <w:rPr>
          <w:rFonts w:hAnsiTheme="minorHAnsi" w:cs="Arial"/>
          <w:color w:val="000000"/>
        </w:rPr>
        <w:tab/>
        <w:t xml:space="preserve">Kohl C, McIntosh EJ, Unger S, et al. Online tools supporting the conduct and reporting of systematic reviews and systematic maps: a case study on CADIMA. </w:t>
      </w:r>
      <w:r w:rsidRPr="001D7421">
        <w:rPr>
          <w:rFonts w:hAnsiTheme="minorHAnsi" w:cs="Arial"/>
          <w:i/>
          <w:iCs/>
          <w:color w:val="000000"/>
        </w:rPr>
        <w:t>Environmental Evidence</w:t>
      </w:r>
      <w:r w:rsidRPr="001D7421">
        <w:rPr>
          <w:rFonts w:hAnsiTheme="minorHAnsi" w:cs="Arial"/>
          <w:color w:val="000000"/>
        </w:rPr>
        <w:t>. 2018;7:8.</w:t>
      </w:r>
    </w:p>
    <w:p w14:paraId="2F69C3C2"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9. </w:t>
      </w:r>
      <w:r w:rsidRPr="001D7421">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0787BFF3"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10. </w:t>
      </w:r>
      <w:r w:rsidRPr="001D7421">
        <w:rPr>
          <w:rFonts w:hAnsiTheme="minorHAnsi" w:cs="Arial"/>
          <w:color w:val="000000"/>
        </w:rPr>
        <w:tab/>
        <w:t>Ouzzani M, Hammady H, Fedorowicz Z, et al. Rayyan: A web and mobile app for systematic reviews. 2016;5:210.</w:t>
      </w:r>
    </w:p>
    <w:p w14:paraId="7DDB71EA"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11. </w:t>
      </w:r>
      <w:r w:rsidRPr="001D7421">
        <w:rPr>
          <w:rFonts w:hAnsiTheme="minorHAnsi" w:cs="Arial"/>
          <w:color w:val="000000"/>
        </w:rPr>
        <w:tab/>
        <w:t xml:space="preserve">Guyatt GH, Osoba D, Wu AW, et al. Methods to Explain the Clinical Significance of Health Status Measures. </w:t>
      </w:r>
      <w:r w:rsidRPr="001D7421">
        <w:rPr>
          <w:rFonts w:hAnsiTheme="minorHAnsi" w:cs="Arial"/>
          <w:i/>
          <w:iCs/>
          <w:color w:val="000000"/>
        </w:rPr>
        <w:t>Mayo Clinic Proceedings</w:t>
      </w:r>
      <w:r w:rsidRPr="001D7421">
        <w:rPr>
          <w:rFonts w:hAnsiTheme="minorHAnsi" w:cs="Arial"/>
          <w:color w:val="000000"/>
        </w:rPr>
        <w:t>. 2002;77:371–383.</w:t>
      </w:r>
    </w:p>
    <w:p w14:paraId="66AE1764"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12. </w:t>
      </w:r>
      <w:r w:rsidRPr="001D7421">
        <w:rPr>
          <w:rFonts w:hAnsiTheme="minorHAnsi" w:cs="Arial"/>
          <w:color w:val="000000"/>
        </w:rPr>
        <w:tab/>
        <w:t xml:space="preserve">Lydick E, Epstein RS. Interpretation of quality of life changes. </w:t>
      </w:r>
      <w:r w:rsidRPr="001D7421">
        <w:rPr>
          <w:rFonts w:hAnsiTheme="minorHAnsi" w:cs="Arial"/>
          <w:i/>
          <w:iCs/>
          <w:color w:val="000000"/>
        </w:rPr>
        <w:t>Qual Life Res</w:t>
      </w:r>
      <w:r w:rsidRPr="001D7421">
        <w:rPr>
          <w:rFonts w:hAnsiTheme="minorHAnsi" w:cs="Arial"/>
          <w:color w:val="000000"/>
        </w:rPr>
        <w:t>. 1993;2:221–226.</w:t>
      </w:r>
    </w:p>
    <w:p w14:paraId="3FC43B0F"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13. </w:t>
      </w:r>
      <w:r w:rsidRPr="001D7421">
        <w:rPr>
          <w:rFonts w:hAnsiTheme="minorHAnsi" w:cs="Arial"/>
          <w:color w:val="000000"/>
        </w:rPr>
        <w:tab/>
        <w:t xml:space="preserve">Black N, Murphy M, Lamping D, et al. Consensus Development Methods: A Review of Best Practice in Creating Clinical Guidelines. </w:t>
      </w:r>
      <w:r w:rsidRPr="001D7421">
        <w:rPr>
          <w:rFonts w:hAnsiTheme="minorHAnsi" w:cs="Arial"/>
          <w:i/>
          <w:iCs/>
          <w:color w:val="000000"/>
        </w:rPr>
        <w:t>J Health Serv Res Policy</w:t>
      </w:r>
      <w:r w:rsidRPr="001D7421">
        <w:rPr>
          <w:rFonts w:hAnsiTheme="minorHAnsi" w:cs="Arial"/>
          <w:color w:val="000000"/>
        </w:rPr>
        <w:t>. 1999;4:236–248.</w:t>
      </w:r>
    </w:p>
    <w:p w14:paraId="661A7F3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14. </w:t>
      </w:r>
      <w:r w:rsidRPr="001D7421">
        <w:rPr>
          <w:rFonts w:hAnsiTheme="minorHAnsi" w:cs="Arial"/>
          <w:color w:val="000000"/>
        </w:rPr>
        <w:tab/>
        <w:t xml:space="preserve">Levene T, Livingston G, Banerjee S, et al. Minimum clinically important difference of the Social Functioning in Dementia Scale (SF-DEM): cross-sectional study and Delphi survey. </w:t>
      </w:r>
      <w:r w:rsidRPr="001D7421">
        <w:rPr>
          <w:rFonts w:hAnsiTheme="minorHAnsi" w:cs="Arial"/>
          <w:i/>
          <w:iCs/>
          <w:color w:val="000000"/>
        </w:rPr>
        <w:t>BMJ Open</w:t>
      </w:r>
      <w:r w:rsidRPr="001D7421">
        <w:rPr>
          <w:rFonts w:hAnsiTheme="minorHAnsi" w:cs="Arial"/>
          <w:color w:val="000000"/>
        </w:rPr>
        <w:t>. 2022;12:e058252.</w:t>
      </w:r>
    </w:p>
    <w:p w14:paraId="218F8035" w14:textId="77777777" w:rsidR="001D7421" w:rsidRPr="001D7421" w:rsidRDefault="001D7421" w:rsidP="001D7421">
      <w:pPr>
        <w:pStyle w:val="Bibliography"/>
        <w:rPr>
          <w:rFonts w:hAnsiTheme="minorHAnsi" w:cs="Arial"/>
          <w:color w:val="000000"/>
        </w:rPr>
      </w:pPr>
      <w:r w:rsidRPr="001D7421">
        <w:rPr>
          <w:rFonts w:hAnsiTheme="minorHAnsi" w:cs="Arial"/>
          <w:color w:val="000000"/>
        </w:rPr>
        <w:lastRenderedPageBreak/>
        <w:t xml:space="preserve">15. </w:t>
      </w:r>
      <w:r w:rsidRPr="001D7421">
        <w:rPr>
          <w:rFonts w:hAnsiTheme="minorHAnsi" w:cs="Arial"/>
          <w:color w:val="000000"/>
        </w:rPr>
        <w:tab/>
        <w:t xml:space="preserve">McKenna HP. The Delphi technique: a worthwhile research approach for nursing? </w:t>
      </w:r>
      <w:r w:rsidRPr="001D7421">
        <w:rPr>
          <w:rFonts w:hAnsiTheme="minorHAnsi" w:cs="Arial"/>
          <w:i/>
          <w:iCs/>
          <w:color w:val="000000"/>
        </w:rPr>
        <w:t>J Adv Nurs</w:t>
      </w:r>
      <w:r w:rsidRPr="001D7421">
        <w:rPr>
          <w:rFonts w:hAnsiTheme="minorHAnsi" w:cs="Arial"/>
          <w:color w:val="000000"/>
        </w:rPr>
        <w:t>. 1994;19:1221–1225.</w:t>
      </w:r>
    </w:p>
    <w:p w14:paraId="19362435"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16. </w:t>
      </w:r>
      <w:r w:rsidRPr="001D7421">
        <w:rPr>
          <w:rFonts w:hAnsiTheme="minorHAnsi" w:cs="Arial"/>
          <w:color w:val="000000"/>
        </w:rPr>
        <w:tab/>
        <w:t>Jaeschke A, Haller B, Egger M. presize: Sample size and precision for clinical trials (R package) Available from: https://ctu-bern.r-universe.dev/presize. 2025.</w:t>
      </w:r>
    </w:p>
    <w:p w14:paraId="4D17CC83"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17. </w:t>
      </w:r>
      <w:r w:rsidRPr="001D7421">
        <w:rPr>
          <w:rFonts w:hAnsiTheme="minorHAnsi" w:cs="Arial"/>
          <w:color w:val="000000"/>
        </w:rPr>
        <w:tab/>
        <w:t>RStudio Team. RStudio. 2026 Available from: https://www.rstudio.com/. 2026.</w:t>
      </w:r>
    </w:p>
    <w:p w14:paraId="250D8D7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18. </w:t>
      </w:r>
      <w:r w:rsidRPr="001D7421">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1D7421">
        <w:rPr>
          <w:rFonts w:hAnsiTheme="minorHAnsi" w:cs="Arial"/>
          <w:i/>
          <w:iCs/>
          <w:color w:val="000000"/>
        </w:rPr>
        <w:t>Ann Surg</w:t>
      </w:r>
      <w:r w:rsidRPr="001D7421">
        <w:rPr>
          <w:rFonts w:hAnsiTheme="minorHAnsi" w:cs="Arial"/>
          <w:color w:val="000000"/>
        </w:rPr>
        <w:t>. 2025;282:670–677.</w:t>
      </w:r>
    </w:p>
    <w:p w14:paraId="13F8D9D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19. </w:t>
      </w:r>
      <w:r w:rsidRPr="001D7421">
        <w:rPr>
          <w:rFonts w:hAnsiTheme="minorHAnsi" w:cs="Arial"/>
          <w:color w:val="000000"/>
        </w:rPr>
        <w:tab/>
        <w:t xml:space="preserve">Jac S, J S, Mj P, et al. RoB 2: a revised tool for assessing risk of bias in randomised trials. </w:t>
      </w:r>
      <w:r w:rsidRPr="001D7421">
        <w:rPr>
          <w:rFonts w:hAnsiTheme="minorHAnsi" w:cs="Arial"/>
          <w:i/>
          <w:iCs/>
          <w:color w:val="000000"/>
        </w:rPr>
        <w:t>BMJ (Clinical research ed)</w:t>
      </w:r>
      <w:r w:rsidRPr="001D7421">
        <w:rPr>
          <w:rFonts w:hAnsiTheme="minorHAnsi" w:cs="Arial"/>
          <w:color w:val="000000"/>
        </w:rPr>
        <w:t>.;366 . Epub ahead of print August 28, 2019. DOI: 10.1136/bmj.l4898.</w:t>
      </w:r>
    </w:p>
    <w:p w14:paraId="4CC9A4C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20. </w:t>
      </w:r>
      <w:r w:rsidRPr="001D7421">
        <w:rPr>
          <w:rFonts w:hAnsiTheme="minorHAnsi" w:cs="Arial"/>
          <w:color w:val="000000"/>
        </w:rPr>
        <w:tab/>
        <w:t>GRADE Book Available from: https://book.gradepro.org/. Accessed April 6, 2026.</w:t>
      </w:r>
    </w:p>
    <w:p w14:paraId="6EC375C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21. </w:t>
      </w:r>
      <w:r w:rsidRPr="001D7421">
        <w:rPr>
          <w:rFonts w:hAnsiTheme="minorHAnsi" w:cs="Arial"/>
          <w:color w:val="000000"/>
        </w:rPr>
        <w:tab/>
        <w:t xml:space="preserve">Ahmed Ali U, van der Sluis PC, Issa Y, et al. Trends in Worldwide Volume and Methodological Quality of Surgical Randomized Controlled Trials. </w:t>
      </w:r>
      <w:r w:rsidRPr="001D7421">
        <w:rPr>
          <w:rFonts w:hAnsiTheme="minorHAnsi" w:cs="Arial"/>
          <w:i/>
          <w:iCs/>
          <w:color w:val="000000"/>
        </w:rPr>
        <w:t>Annals of Surgery</w:t>
      </w:r>
      <w:r w:rsidRPr="001D7421">
        <w:rPr>
          <w:rFonts w:hAnsiTheme="minorHAnsi" w:cs="Arial"/>
          <w:color w:val="000000"/>
        </w:rPr>
        <w:t>. 2013;258:199.</w:t>
      </w:r>
    </w:p>
    <w:p w14:paraId="5B8A4D6D"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22. </w:t>
      </w:r>
      <w:r w:rsidRPr="001D7421">
        <w:rPr>
          <w:rFonts w:hAnsiTheme="minorHAnsi" w:cs="Arial"/>
          <w:color w:val="000000"/>
        </w:rPr>
        <w:tab/>
        <w:t xml:space="preserve">Pronk AJM, Roelofs A, Flum DR, et al. Two decades of surgical randomized controlled trials: worldwide trends in volume and methodological quality. </w:t>
      </w:r>
      <w:r w:rsidRPr="001D7421">
        <w:rPr>
          <w:rFonts w:hAnsiTheme="minorHAnsi" w:cs="Arial"/>
          <w:i/>
          <w:iCs/>
          <w:color w:val="000000"/>
        </w:rPr>
        <w:t>Br J Surg</w:t>
      </w:r>
      <w:r w:rsidRPr="001D7421">
        <w:rPr>
          <w:rFonts w:hAnsiTheme="minorHAnsi" w:cs="Arial"/>
          <w:color w:val="000000"/>
        </w:rPr>
        <w:t>. 2023;110:1300–1308.</w:t>
      </w:r>
    </w:p>
    <w:p w14:paraId="63C92B4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23. </w:t>
      </w:r>
      <w:r w:rsidRPr="001D7421">
        <w:rPr>
          <w:rFonts w:hAnsiTheme="minorHAnsi" w:cs="Arial"/>
          <w:color w:val="000000"/>
        </w:rPr>
        <w:tab/>
        <w:t xml:space="preserve">Hajibandeh S, Hajibandeh S, Antoniou GA, et al. Reporting and Methodological Quality of Randomised Controlled Trials in Vascular and Endovascular Surgery. </w:t>
      </w:r>
      <w:r w:rsidRPr="001D7421">
        <w:rPr>
          <w:rFonts w:hAnsiTheme="minorHAnsi" w:cs="Arial"/>
          <w:i/>
          <w:iCs/>
          <w:color w:val="000000"/>
        </w:rPr>
        <w:t>European Journal of Vascular and Endovascular Surgery</w:t>
      </w:r>
      <w:r w:rsidRPr="001D7421">
        <w:rPr>
          <w:rFonts w:hAnsiTheme="minorHAnsi" w:cs="Arial"/>
          <w:color w:val="000000"/>
        </w:rPr>
        <w:t>. 2015;50:664–670.</w:t>
      </w:r>
    </w:p>
    <w:p w14:paraId="378E5D72"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24. </w:t>
      </w:r>
      <w:r w:rsidRPr="001D7421">
        <w:rPr>
          <w:rFonts w:hAnsiTheme="minorHAnsi" w:cs="Arial"/>
          <w:color w:val="000000"/>
        </w:rPr>
        <w:tab/>
        <w:t xml:space="preserve">Hopewell S, Chan A-W, Collins GS, et al. CONSORT 2025 statement: updated guideline for reporting randomised trials. </w:t>
      </w:r>
      <w:r w:rsidRPr="001D7421">
        <w:rPr>
          <w:rFonts w:hAnsiTheme="minorHAnsi" w:cs="Arial"/>
          <w:i/>
          <w:iCs/>
          <w:color w:val="000000"/>
        </w:rPr>
        <w:t>BMJ</w:t>
      </w:r>
      <w:r w:rsidRPr="001D7421">
        <w:rPr>
          <w:rFonts w:hAnsiTheme="minorHAnsi" w:cs="Arial"/>
          <w:color w:val="000000"/>
        </w:rPr>
        <w:t>. 2025;389:e081123.</w:t>
      </w:r>
    </w:p>
    <w:p w14:paraId="6BA3B4A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25. </w:t>
      </w:r>
      <w:r w:rsidRPr="001D7421">
        <w:rPr>
          <w:rFonts w:hAnsiTheme="minorHAnsi" w:cs="Arial"/>
          <w:color w:val="000000"/>
        </w:rPr>
        <w:tab/>
        <w:t xml:space="preserve">Yin Y, Shi F, Zhang Y, et al. Evaluation of reporting quality of randomized controlled trials in patients with COVID-19 using the CONSORT statement. </w:t>
      </w:r>
      <w:r w:rsidRPr="001D7421">
        <w:rPr>
          <w:rFonts w:hAnsiTheme="minorHAnsi" w:cs="Arial"/>
          <w:i/>
          <w:iCs/>
          <w:color w:val="000000"/>
        </w:rPr>
        <w:t>PLOS ONE</w:t>
      </w:r>
      <w:r w:rsidRPr="001D7421">
        <w:rPr>
          <w:rFonts w:hAnsiTheme="minorHAnsi" w:cs="Arial"/>
          <w:color w:val="000000"/>
        </w:rPr>
        <w:t>. 2021;16:e0257093.</w:t>
      </w:r>
    </w:p>
    <w:p w14:paraId="02566D7F"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26. </w:t>
      </w:r>
      <w:r w:rsidRPr="001D7421">
        <w:rPr>
          <w:rFonts w:hAnsiTheme="minorHAnsi" w:cs="Arial"/>
          <w:color w:val="000000"/>
        </w:rPr>
        <w:tab/>
        <w:t xml:space="preserve">Antoniou SA, Andreou A, Antoniou GA, et al. Volume and methodological quality of randomized controlled trials in laparoscopic surgery: assessment over a 10-year period. </w:t>
      </w:r>
      <w:r w:rsidRPr="001D7421">
        <w:rPr>
          <w:rFonts w:hAnsiTheme="minorHAnsi" w:cs="Arial"/>
          <w:i/>
          <w:iCs/>
          <w:color w:val="000000"/>
        </w:rPr>
        <w:t>The American Journal of Surgery</w:t>
      </w:r>
      <w:r w:rsidRPr="001D7421">
        <w:rPr>
          <w:rFonts w:hAnsiTheme="minorHAnsi" w:cs="Arial"/>
          <w:color w:val="000000"/>
        </w:rPr>
        <w:t>. 2015;210:922–929.</w:t>
      </w:r>
    </w:p>
    <w:p w14:paraId="48B35A2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27. </w:t>
      </w:r>
      <w:r w:rsidRPr="001D7421">
        <w:rPr>
          <w:rFonts w:hAnsiTheme="minorHAnsi" w:cs="Arial"/>
          <w:color w:val="000000"/>
        </w:rPr>
        <w:tab/>
        <w:t xml:space="preserve">Grosman S, Scott IA. Quality of observational studies of clinical interventions: a meta-epidemiological review. </w:t>
      </w:r>
      <w:r w:rsidRPr="001D7421">
        <w:rPr>
          <w:rFonts w:hAnsiTheme="minorHAnsi" w:cs="Arial"/>
          <w:i/>
          <w:iCs/>
          <w:color w:val="000000"/>
        </w:rPr>
        <w:t>BMC Med Res Methodol</w:t>
      </w:r>
      <w:r w:rsidRPr="001D7421">
        <w:rPr>
          <w:rFonts w:hAnsiTheme="minorHAnsi" w:cs="Arial"/>
          <w:color w:val="000000"/>
        </w:rPr>
        <w:t>. 2022;22:313.</w:t>
      </w:r>
    </w:p>
    <w:p w14:paraId="242DD665" w14:textId="23969324" w:rsidR="00B5205F" w:rsidRPr="004C0D8F" w:rsidRDefault="00712F20" w:rsidP="001D7421">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9E32EE">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fariba abbassi" w:date="2026-04-14T23:40:00Z" w:initials="fa">
    <w:p w14:paraId="065C717A" w14:textId="77777777" w:rsidR="0056089C" w:rsidRDefault="0056089C" w:rsidP="0056089C">
      <w:r>
        <w:rPr>
          <w:rStyle w:val="CommentReference"/>
        </w:rPr>
        <w:annotationRef/>
      </w:r>
      <w:r>
        <w:rPr>
          <w:sz w:val="20"/>
          <w:szCs w:val="20"/>
        </w:rPr>
        <w:t>Please include here my study: tragic opera doi: 10.1097/SLA.0000000000006226. and also the study from martin doi: 10.1097/00000658-200206000-00007.</w:t>
      </w:r>
    </w:p>
  </w:comment>
  <w:comment w:id="9" w:author="Joana Rodrigues Ribeiro" w:date="2026-04-15T06:38:00Z" w:initials="JRR">
    <w:p w14:paraId="4D131177" w14:textId="77777777" w:rsidR="00853F7A" w:rsidRDefault="00853F7A" w:rsidP="00853F7A">
      <w:r>
        <w:rPr>
          <w:rStyle w:val="CommentReference"/>
        </w:rPr>
        <w:annotationRef/>
      </w:r>
      <w:r>
        <w:rPr>
          <w:sz w:val="20"/>
          <w:szCs w:val="20"/>
        </w:rPr>
        <w:t>I thought about it, but did not because not very good practice to include our publications. Besides, Milo asked not to include it in his revisions ("refs, not ours, there are quite of few using ROB or assesseint items of CONSORT")</w:t>
      </w:r>
    </w:p>
  </w:comment>
  <w:comment w:id="10"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11" w:author="Joana Rodrigues Ribeiro" w:date="2026-04-15T07:04:00Z" w:initials="JRR">
    <w:p w14:paraId="3D3A0CDE" w14:textId="77777777" w:rsidR="001D7421" w:rsidRDefault="001D7421" w:rsidP="001D7421">
      <w:r>
        <w:rPr>
          <w:rStyle w:val="CommentReference"/>
        </w:rPr>
        <w:annotationRef/>
      </w:r>
      <w:r>
        <w:rPr>
          <w:sz w:val="20"/>
          <w:szCs w:val="20"/>
        </w:rPr>
        <w:t>I mean that we said that for (2) the trial hypothesis had to be reported, or aligned with the design. But aligned with means that there is a reference, right?</w:t>
      </w:r>
    </w:p>
    <w:p w14:paraId="770C6FF5" w14:textId="77777777" w:rsidR="001D7421" w:rsidRDefault="001D7421" w:rsidP="001D7421"/>
    <w:p w14:paraId="3330014A" w14:textId="77777777" w:rsidR="001D7421" w:rsidRDefault="001D7421" w:rsidP="001D7421">
      <w:r>
        <w:rPr>
          <w:sz w:val="20"/>
          <w:szCs w:val="20"/>
        </w:rPr>
        <w:t xml:space="preserve"> Now, we defined the "hypothesis corresponding to the design" (if t-tests or sample size based on a delta -&gt; superiority). But to judge if the "hypothesis based on design" is aligned with "hypothesis", there needs to be a "reference hypothesis", which we could not really define. </w:t>
      </w:r>
    </w:p>
    <w:p w14:paraId="3C4A0C61" w14:textId="77777777" w:rsidR="001D7421" w:rsidRDefault="001D7421" w:rsidP="001D7421">
      <w:r>
        <w:rPr>
          <w:sz w:val="20"/>
          <w:szCs w:val="20"/>
        </w:rPr>
        <w:t>That's the issue. ALigned with means there are two things. If no hypothesis was reported, then we only had 1 hypothesis we guessed by the design...</w:t>
      </w:r>
    </w:p>
  </w:comment>
  <w:comment w:id="14" w:author="fariba abbassi" w:date="2026-04-14T23:18:00Z" w:initials="fa">
    <w:p w14:paraId="6D9A73DF" w14:textId="77777777" w:rsidR="00714668" w:rsidRDefault="00714668" w:rsidP="00714668">
      <w:r>
        <w:rPr>
          <w:rStyle w:val="CommentReference"/>
        </w:rPr>
        <w:annotationRef/>
      </w:r>
      <w:r>
        <w:rPr>
          <w:sz w:val="20"/>
          <w:szCs w:val="20"/>
        </w:rPr>
        <w:t>what do you mean by this?</w:t>
      </w:r>
    </w:p>
  </w:comment>
  <w:comment w:id="15" w:author="Joana Rodrigues Ribeiro" w:date="2026-04-15T07:05:00Z" w:initials="JRR">
    <w:p w14:paraId="5D1E3710" w14:textId="77777777" w:rsidR="001D7421" w:rsidRDefault="001D7421" w:rsidP="001D7421">
      <w:r>
        <w:rPr>
          <w:rStyle w:val="CommentReference"/>
        </w:rPr>
        <w:annotationRef/>
      </w:r>
      <w:r>
        <w:rPr>
          <w:sz w:val="20"/>
          <w:szCs w:val="20"/>
        </w:rPr>
        <w:t>multiplicity adjusgtmenrt. With Bonferroni/ Holmes/ Hommel/ Hochberg/ ... proceures. you know, if you have more than 1 primary endpoint you need to adjust p-values.</w:t>
      </w:r>
    </w:p>
  </w:comment>
  <w:comment w:id="16" w:author="Joana Rodrigues Ribeiro" w:date="2026-04-15T07:07:00Z" w:initials="JRR">
    <w:p w14:paraId="251EC6A6" w14:textId="77777777" w:rsidR="009E32EE" w:rsidRDefault="009E32EE" w:rsidP="009E32EE">
      <w:r>
        <w:rPr>
          <w:rStyle w:val="CommentReference"/>
        </w:rPr>
        <w:annotationRef/>
      </w:r>
      <w:r>
        <w:rPr>
          <w:sz w:val="20"/>
          <w:szCs w:val="20"/>
        </w:rPr>
        <w:t>the same if you have 1 endpoint but multiple periods of time when you measure the outcome. for RCTs reporting onyl follow-up 3 month; while they had planned and reported 1-month, 3-months, 6-months, 1 year, then we considered that no primary endpoint was chosen. However, when 2-3 endpoints were given with proper multiplicity adjustment, then we accepted.</w:t>
      </w:r>
    </w:p>
  </w:comment>
  <w:comment w:id="17" w:author="fariba abbassi" w:date="2026-04-09T06:17:00Z" w:initials="fa">
    <w:p w14:paraId="0E4FA805" w14:textId="77777777" w:rsidR="007775E0" w:rsidRDefault="007775E0" w:rsidP="00E67D2C">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18" w:author="Joana Rodrigues Ribeiro" w:date="2026-04-09T22:30:00Z" w:initials="JRR">
    <w:p w14:paraId="510D653B" w14:textId="77777777" w:rsidR="008F4923" w:rsidRDefault="008F4923" w:rsidP="008F4923">
      <w:r>
        <w:rPr>
          <w:rStyle w:val="CommentReference"/>
        </w:rPr>
        <w:annotationRef/>
      </w:r>
      <w:r>
        <w:rPr>
          <w:sz w:val="20"/>
          <w:szCs w:val="20"/>
        </w:rPr>
        <w:t>thank you for your comment! :) I agree it was too long.</w:t>
      </w:r>
    </w:p>
  </w:comment>
  <w:comment w:id="33" w:author="Milo Alan Puhan" w:date="2026-04-12T11:25:00Z" w:initials="MP">
    <w:p w14:paraId="6F172311" w14:textId="0227A15D" w:rsidR="0040107E" w:rsidRDefault="00000000">
      <w:pPr>
        <w:pStyle w:val="CommentText"/>
      </w:pPr>
      <w:r>
        <w:rPr>
          <w:rStyle w:val="CommentReference"/>
        </w:rPr>
        <w:annotationRef/>
      </w:r>
      <w:r w:rsidRPr="01917F24">
        <w:t>thse are not frameworks, try to alyway be as specific as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C717A" w15:done="0"/>
  <w15:commentEx w15:paraId="4D131177" w15:paraIdParent="065C717A" w15:done="0"/>
  <w15:commentEx w15:paraId="2D9DA4C6" w15:done="0"/>
  <w15:commentEx w15:paraId="3C4A0C61" w15:paraIdParent="2D9DA4C6" w15:done="0"/>
  <w15:commentEx w15:paraId="6D9A73DF" w15:done="0"/>
  <w15:commentEx w15:paraId="5D1E3710" w15:paraIdParent="6D9A73DF" w15:done="0"/>
  <w15:commentEx w15:paraId="251EC6A6" w15:paraIdParent="6D9A73DF" w15:done="0"/>
  <w15:commentEx w15:paraId="0E4FA805" w15:done="1"/>
  <w15:commentEx w15:paraId="510D653B" w15:paraIdParent="0E4FA805" w15:done="1"/>
  <w15:commentEx w15:paraId="6F1723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93F785" w16cex:dateUtc="2026-04-14T21:40:00Z"/>
  <w16cex:commentExtensible w16cex:durableId="2B3D8D37" w16cex:dateUtc="2026-04-15T04:38:00Z"/>
  <w16cex:commentExtensible w16cex:durableId="59728E17" w16cex:dateUtc="2026-04-04T07:21:00Z"/>
  <w16cex:commentExtensible w16cex:durableId="67F1B130" w16cex:dateUtc="2026-04-15T05:04:00Z"/>
  <w16cex:commentExtensible w16cex:durableId="327343C6" w16cex:dateUtc="2026-04-14T21:18:00Z"/>
  <w16cex:commentExtensible w16cex:durableId="13ED7E60" w16cex:dateUtc="2026-04-15T05:05:00Z"/>
  <w16cex:commentExtensible w16cex:durableId="085BE475" w16cex:dateUtc="2026-04-15T05:07: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5A8B8966" w16cex:dateUtc="2026-04-12T09:25:00Z">
    <w16cex:extLst>
      <w16:ext w16:uri="{CE6994B0-6A32-4C9F-8C6B-6E91EDA988CE}">
        <cr:reactions xmlns:cr="http://schemas.microsoft.com/office/comments/2020/reactions">
          <cr:reaction reactionType="1">
            <cr:reactionInfo dateUtc="2026-04-14T10:54:48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C717A" w16cid:durableId="4F93F785"/>
  <w16cid:commentId w16cid:paraId="4D131177" w16cid:durableId="2B3D8D37"/>
  <w16cid:commentId w16cid:paraId="2D9DA4C6" w16cid:durableId="59728E17"/>
  <w16cid:commentId w16cid:paraId="3C4A0C61" w16cid:durableId="67F1B130"/>
  <w16cid:commentId w16cid:paraId="6D9A73DF" w16cid:durableId="327343C6"/>
  <w16cid:commentId w16cid:paraId="5D1E3710" w16cid:durableId="13ED7E60"/>
  <w16cid:commentId w16cid:paraId="251EC6A6" w16cid:durableId="085BE475"/>
  <w16cid:commentId w16cid:paraId="0E4FA805" w16cid:durableId="65A8E619"/>
  <w16cid:commentId w16cid:paraId="510D653B" w16cid:durableId="7E4B32DE"/>
  <w16cid:commentId w16cid:paraId="6F172311" w16cid:durableId="5A8B8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0AED" w14:textId="77777777" w:rsidR="00723A98" w:rsidRDefault="00723A98" w:rsidP="001C4DED">
      <w:pPr>
        <w:spacing w:before="0" w:after="0" w:line="240" w:lineRule="auto"/>
      </w:pPr>
      <w:r>
        <w:separator/>
      </w:r>
    </w:p>
  </w:endnote>
  <w:endnote w:type="continuationSeparator" w:id="0">
    <w:p w14:paraId="5B596AF0" w14:textId="77777777" w:rsidR="00723A98" w:rsidRDefault="00723A98"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D2E3" w14:textId="77777777" w:rsidR="00723A98" w:rsidRDefault="00723A98" w:rsidP="001C4DED">
      <w:pPr>
        <w:spacing w:before="0" w:after="0" w:line="240" w:lineRule="auto"/>
      </w:pPr>
      <w:r>
        <w:separator/>
      </w:r>
    </w:p>
  </w:footnote>
  <w:footnote w:type="continuationSeparator" w:id="0">
    <w:p w14:paraId="5C2B0F1F" w14:textId="77777777" w:rsidR="00723A98" w:rsidRDefault="00723A98"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4pt;height:27.4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D7421"/>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677"/>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3DF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3A98"/>
    <w:rsid w:val="0072459B"/>
    <w:rsid w:val="00726948"/>
    <w:rsid w:val="007276AC"/>
    <w:rsid w:val="00730218"/>
    <w:rsid w:val="00732E44"/>
    <w:rsid w:val="00733990"/>
    <w:rsid w:val="00735B88"/>
    <w:rsid w:val="00750BCE"/>
    <w:rsid w:val="00751020"/>
    <w:rsid w:val="007511FC"/>
    <w:rsid w:val="007512C9"/>
    <w:rsid w:val="00752D0F"/>
    <w:rsid w:val="0075466E"/>
    <w:rsid w:val="00755AE1"/>
    <w:rsid w:val="00755BC4"/>
    <w:rsid w:val="00760A12"/>
    <w:rsid w:val="00761B8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53F7A"/>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32EE"/>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661D"/>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96BDD"/>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21"/>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18</Pages>
  <Words>16195</Words>
  <Characters>92313</Characters>
  <Application>Microsoft Office Word</Application>
  <DocSecurity>0</DocSecurity>
  <Lines>769</Lines>
  <Paragraphs>216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3</cp:revision>
  <dcterms:created xsi:type="dcterms:W3CDTF">2026-04-15T04:14:00Z</dcterms:created>
  <dcterms:modified xsi:type="dcterms:W3CDTF">2026-04-15T05:12:00Z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