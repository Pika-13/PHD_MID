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28D0" w14:textId="77777777" w:rsidR="007C5BAF" w:rsidRPr="0008213C" w:rsidRDefault="007C5BAF" w:rsidP="007C5BAF">
      <w:pPr>
        <w:spacing w:before="40" w:after="120"/>
        <w:rPr>
          <w:rFonts w:ascii="Arial" w:hAnsi="Arial" w:cs="Arial"/>
          <w:b/>
          <w:bCs/>
        </w:rPr>
      </w:pPr>
      <w:r w:rsidRPr="0008213C">
        <w:rPr>
          <w:rFonts w:ascii="Arial" w:hAnsi="Arial" w:cs="Arial"/>
          <w:b/>
          <w:bCs/>
        </w:rPr>
        <w:t>Getting to the Root of the Problem: Surgical RCTs Are Poorly Designed Preventing Conclusive Decision Making</w:t>
      </w:r>
    </w:p>
    <w:p w14:paraId="13E27A86" w14:textId="77777777" w:rsidR="007C5BAF" w:rsidRPr="0008213C" w:rsidRDefault="007C5BAF" w:rsidP="007C5BAF">
      <w:pPr>
        <w:spacing w:before="40" w:after="120"/>
        <w:rPr>
          <w:rFonts w:ascii="Arial" w:hAnsi="Arial" w:cs="Arial"/>
          <w:sz w:val="22"/>
          <w:szCs w:val="22"/>
        </w:rPr>
      </w:pPr>
    </w:p>
    <w:p w14:paraId="7283262E" w14:textId="54A88C84" w:rsidR="007C5BAF" w:rsidRPr="0008213C" w:rsidRDefault="002B25A5" w:rsidP="007C5BAF">
      <w:pPr>
        <w:spacing w:before="40" w:after="120"/>
        <w:rPr>
          <w:rFonts w:ascii="Arial" w:hAnsi="Arial" w:cs="Arial"/>
          <w:sz w:val="22"/>
          <w:szCs w:val="22"/>
        </w:rPr>
      </w:pPr>
      <w:r w:rsidRPr="0008213C">
        <w:rPr>
          <w:rFonts w:ascii="Arial" w:hAnsi="Arial" w:cs="Arial"/>
          <w:sz w:val="22"/>
          <w:szCs w:val="22"/>
        </w:rPr>
        <w:t>Fariba Abbassi, MD</w:t>
      </w:r>
      <w:r w:rsidRPr="0008213C">
        <w:rPr>
          <w:rFonts w:ascii="Arial" w:hAnsi="Arial" w:cs="Arial"/>
          <w:sz w:val="22"/>
          <w:szCs w:val="22"/>
          <w:vertAlign w:val="superscript"/>
        </w:rPr>
        <w:t>1</w:t>
      </w:r>
      <w:ins w:id="0" w:author="fariba abbassi" w:date="2026-01-05T11:23:00Z" w16du:dateUtc="2026-01-05T10:23:00Z">
        <w:r w:rsidR="00CD5937">
          <w:rPr>
            <w:rFonts w:ascii="Arial" w:hAnsi="Arial" w:cs="Arial"/>
            <w:sz w:val="22"/>
            <w:szCs w:val="22"/>
            <w:vertAlign w:val="superscript"/>
          </w:rPr>
          <w:t>,2,3</w:t>
        </w:r>
      </w:ins>
      <w:r w:rsidRPr="0008213C">
        <w:rPr>
          <w:rFonts w:ascii="Arial" w:hAnsi="Arial" w:cs="Arial"/>
          <w:sz w:val="22"/>
          <w:szCs w:val="22"/>
          <w:vertAlign w:val="superscript"/>
        </w:rPr>
        <w:t>*</w:t>
      </w:r>
      <w:r w:rsidRPr="0008213C">
        <w:rPr>
          <w:rFonts w:ascii="Arial" w:hAnsi="Arial" w:cs="Arial"/>
          <w:sz w:val="22"/>
          <w:szCs w:val="22"/>
        </w:rPr>
        <w:t xml:space="preserve">; </w:t>
      </w:r>
      <w:r w:rsidR="00F23FCA" w:rsidRPr="0008213C">
        <w:rPr>
          <w:rFonts w:ascii="Arial" w:hAnsi="Arial" w:cs="Arial"/>
          <w:sz w:val="22"/>
          <w:szCs w:val="22"/>
        </w:rPr>
        <w:t>Joana Rodrigues Ribeiro, MD</w:t>
      </w:r>
      <w:r w:rsidR="00B22389">
        <w:rPr>
          <w:rFonts w:ascii="Arial" w:hAnsi="Arial" w:cs="Arial"/>
          <w:sz w:val="22"/>
          <w:szCs w:val="22"/>
          <w:vertAlign w:val="superscript"/>
        </w:rPr>
        <w:t>2</w:t>
      </w:r>
      <w:r w:rsidR="00F23FCA" w:rsidRPr="0008213C">
        <w:rPr>
          <w:rFonts w:ascii="Arial" w:hAnsi="Arial" w:cs="Arial"/>
          <w:sz w:val="22"/>
          <w:szCs w:val="22"/>
          <w:vertAlign w:val="superscript"/>
        </w:rPr>
        <w:t>,</w:t>
      </w:r>
      <w:r w:rsidR="00B22389">
        <w:rPr>
          <w:rFonts w:ascii="Arial" w:hAnsi="Arial" w:cs="Arial"/>
          <w:sz w:val="22"/>
          <w:szCs w:val="22"/>
          <w:vertAlign w:val="superscript"/>
        </w:rPr>
        <w:t>3</w:t>
      </w:r>
      <w:r w:rsidR="00F23FCA" w:rsidRPr="0008213C">
        <w:rPr>
          <w:rFonts w:ascii="Arial" w:hAnsi="Arial" w:cs="Arial"/>
          <w:sz w:val="22"/>
          <w:szCs w:val="22"/>
          <w:vertAlign w:val="superscript"/>
        </w:rPr>
        <w:t>*</w:t>
      </w:r>
      <w:r w:rsidR="00F23FCA" w:rsidRPr="0008213C">
        <w:rPr>
          <w:rFonts w:ascii="Arial" w:hAnsi="Arial" w:cs="Arial"/>
          <w:sz w:val="22"/>
          <w:szCs w:val="22"/>
        </w:rPr>
        <w:t xml:space="preserve">; </w:t>
      </w:r>
      <w:r w:rsidR="007C5BAF" w:rsidRPr="0008213C">
        <w:rPr>
          <w:rFonts w:ascii="Arial" w:hAnsi="Arial" w:cs="Arial"/>
          <w:sz w:val="22"/>
          <w:szCs w:val="22"/>
        </w:rPr>
        <w:t>Matthias Pfister, MD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4</w:t>
      </w:r>
      <w:r w:rsidR="007C5BAF" w:rsidRPr="0008213C">
        <w:rPr>
          <w:rFonts w:ascii="Arial" w:hAnsi="Arial" w:cs="Arial"/>
          <w:sz w:val="22"/>
          <w:szCs w:val="22"/>
        </w:rPr>
        <w:t>; Pierre-Alain Clavien, MD, PhD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5</w:t>
      </w:r>
      <w:r w:rsidR="007C5BAF" w:rsidRPr="0008213C">
        <w:rPr>
          <w:rFonts w:ascii="Arial" w:hAnsi="Arial" w:cs="Arial"/>
          <w:noProof/>
          <w:color w:val="000000" w:themeColor="text1"/>
          <w:sz w:val="22"/>
          <w:szCs w:val="22"/>
        </w:rPr>
        <w:drawing>
          <wp:inline distT="0" distB="0" distL="0" distR="0" wp14:anchorId="332B73EF" wp14:editId="250B6AEC">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7C5BAF" w:rsidRPr="0008213C">
        <w:rPr>
          <w:rFonts w:ascii="Arial" w:hAnsi="Arial" w:cs="Arial"/>
          <w:sz w:val="22"/>
          <w:szCs w:val="22"/>
        </w:rPr>
        <w:t>; Milo A Puhan, MD, PhD</w:t>
      </w:r>
      <w:r w:rsidR="00B22389">
        <w:rPr>
          <w:rFonts w:ascii="Arial" w:hAnsi="Arial" w:cs="Arial"/>
          <w:sz w:val="22"/>
          <w:szCs w:val="22"/>
          <w:vertAlign w:val="superscript"/>
        </w:rPr>
        <w:t>2</w:t>
      </w:r>
      <w:r w:rsidR="007C5BAF" w:rsidRPr="0008213C">
        <w:rPr>
          <w:rFonts w:ascii="Arial" w:hAnsi="Arial" w:cs="Arial"/>
          <w:sz w:val="22"/>
          <w:szCs w:val="22"/>
          <w:vertAlign w:val="superscript"/>
        </w:rPr>
        <w:t>,</w:t>
      </w:r>
      <w:r w:rsidR="00B22389">
        <w:rPr>
          <w:rFonts w:ascii="Arial" w:hAnsi="Arial" w:cs="Arial"/>
          <w:sz w:val="22"/>
          <w:szCs w:val="22"/>
          <w:vertAlign w:val="superscript"/>
        </w:rPr>
        <w:t>3</w:t>
      </w:r>
      <w:r w:rsidR="007C5BAF" w:rsidRPr="0008213C">
        <w:rPr>
          <w:rFonts w:ascii="Arial" w:hAnsi="Arial" w:cs="Arial"/>
          <w:noProof/>
          <w:color w:val="000000" w:themeColor="text1"/>
          <w:sz w:val="22"/>
          <w:szCs w:val="22"/>
        </w:rPr>
        <w:drawing>
          <wp:inline distT="0" distB="0" distL="0" distR="0" wp14:anchorId="4211A412" wp14:editId="39D01331">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2C5C9D73" w14:textId="77777777" w:rsidR="007C5BAF" w:rsidRPr="0008213C" w:rsidRDefault="007C5BAF" w:rsidP="007C5BAF">
      <w:pPr>
        <w:spacing w:before="40" w:after="120"/>
        <w:rPr>
          <w:rFonts w:ascii="Arial" w:hAnsi="Arial" w:cs="Arial"/>
          <w:sz w:val="22"/>
          <w:szCs w:val="22"/>
        </w:rPr>
      </w:pPr>
    </w:p>
    <w:p w14:paraId="6D64E0B1" w14:textId="4A0A7714" w:rsidR="00B22389" w:rsidRPr="00B22389" w:rsidRDefault="007C5BAF" w:rsidP="00B22389">
      <w:pPr>
        <w:spacing w:before="40" w:after="120"/>
        <w:rPr>
          <w:rFonts w:ascii="Arial" w:hAnsi="Arial" w:cs="Arial"/>
          <w:color w:val="000000" w:themeColor="text1"/>
          <w:sz w:val="22"/>
          <w:szCs w:val="22"/>
        </w:rPr>
      </w:pPr>
      <w:r w:rsidRPr="00B22389">
        <w:rPr>
          <w:rFonts w:ascii="Arial" w:hAnsi="Arial" w:cs="Arial"/>
          <w:color w:val="000000" w:themeColor="text1"/>
          <w:sz w:val="22"/>
          <w:szCs w:val="22"/>
          <w:vertAlign w:val="superscript"/>
        </w:rPr>
        <w:t>1</w:t>
      </w:r>
      <w:r w:rsidR="00B22389" w:rsidRPr="00B22389">
        <w:rPr>
          <w:rFonts w:ascii="Arial" w:hAnsi="Arial" w:cs="Arial"/>
          <w:color w:val="000000" w:themeColor="text1"/>
          <w:sz w:val="22"/>
          <w:szCs w:val="22"/>
          <w:shd w:val="clear" w:color="auto" w:fill="FFFFFF"/>
        </w:rPr>
        <w:t xml:space="preserve">Department of Visceral and Thoracic Surgery, Cantonal Hospital Winterthur, Winterthur </w:t>
      </w:r>
      <w:r w:rsidR="00B22389" w:rsidRPr="00B22389">
        <w:rPr>
          <w:rFonts w:ascii="Arial" w:hAnsi="Arial" w:cs="Arial"/>
          <w:color w:val="000000" w:themeColor="text1"/>
          <w:sz w:val="22"/>
          <w:szCs w:val="22"/>
        </w:rPr>
        <w:t>(Switzerland)</w:t>
      </w:r>
    </w:p>
    <w:p w14:paraId="781101B1" w14:textId="162180A8" w:rsidR="007C5BAF" w:rsidRPr="00B22389" w:rsidRDefault="00B22389" w:rsidP="007C5BAF">
      <w:pPr>
        <w:spacing w:before="40" w:after="120"/>
        <w:rPr>
          <w:rFonts w:ascii="Arial" w:hAnsi="Arial" w:cs="Arial"/>
          <w:sz w:val="22"/>
          <w:szCs w:val="22"/>
        </w:rPr>
      </w:pPr>
      <w:r w:rsidRPr="00B22389">
        <w:rPr>
          <w:rFonts w:ascii="Arial" w:hAnsi="Arial" w:cs="Arial"/>
          <w:sz w:val="22"/>
          <w:szCs w:val="22"/>
          <w:vertAlign w:val="superscript"/>
        </w:rPr>
        <w:t>2</w:t>
      </w:r>
      <w:r w:rsidR="007C5BAF" w:rsidRPr="00B22389">
        <w:rPr>
          <w:rFonts w:ascii="Arial" w:hAnsi="Arial" w:cs="Arial"/>
          <w:sz w:val="22"/>
          <w:szCs w:val="22"/>
        </w:rPr>
        <w:t>Epidemiology, Biostatistics and Prevention Institute, University of Zurich, Zurich (Switzerland)</w:t>
      </w:r>
    </w:p>
    <w:p w14:paraId="3F7AD6FE" w14:textId="1B996AE1" w:rsidR="007C5BAF" w:rsidRDefault="00B22389" w:rsidP="007C5BAF">
      <w:pPr>
        <w:spacing w:before="40" w:after="120"/>
        <w:rPr>
          <w:rFonts w:ascii="Arial" w:hAnsi="Arial" w:cs="Arial"/>
          <w:sz w:val="22"/>
          <w:szCs w:val="22"/>
        </w:rPr>
      </w:pPr>
      <w:r w:rsidRPr="00B22389">
        <w:rPr>
          <w:rFonts w:ascii="Arial" w:hAnsi="Arial" w:cs="Arial"/>
          <w:sz w:val="22"/>
          <w:szCs w:val="22"/>
          <w:vertAlign w:val="superscript"/>
        </w:rPr>
        <w:t>3</w:t>
      </w:r>
      <w:r w:rsidR="007C5BAF" w:rsidRPr="00B22389">
        <w:rPr>
          <w:rFonts w:ascii="Arial" w:hAnsi="Arial" w:cs="Arial"/>
          <w:sz w:val="22"/>
          <w:szCs w:val="22"/>
        </w:rPr>
        <w:t xml:space="preserve">Hub </w:t>
      </w:r>
      <w:r w:rsidR="007C5BAF" w:rsidRPr="0008213C">
        <w:rPr>
          <w:rFonts w:ascii="Arial" w:hAnsi="Arial" w:cs="Arial"/>
          <w:sz w:val="22"/>
          <w:szCs w:val="22"/>
        </w:rPr>
        <w:t>for Translational Research and Liver/GI Health, FZ-Healthcare Foundation, Zurich</w:t>
      </w:r>
      <w:r>
        <w:rPr>
          <w:rFonts w:ascii="Arial" w:hAnsi="Arial" w:cs="Arial"/>
          <w:sz w:val="22"/>
          <w:szCs w:val="22"/>
        </w:rPr>
        <w:t xml:space="preserve"> </w:t>
      </w:r>
      <w:r w:rsidRPr="0008213C">
        <w:rPr>
          <w:rFonts w:ascii="Arial" w:hAnsi="Arial" w:cs="Arial"/>
          <w:sz w:val="22"/>
          <w:szCs w:val="22"/>
        </w:rPr>
        <w:t>(Switzerland)</w:t>
      </w:r>
    </w:p>
    <w:p w14:paraId="66969321" w14:textId="280CADF4" w:rsidR="007C5BAF" w:rsidRDefault="00B22389" w:rsidP="007C5BAF">
      <w:pPr>
        <w:spacing w:before="40" w:after="120"/>
        <w:rPr>
          <w:rFonts w:ascii="Arial" w:hAnsi="Arial" w:cs="Arial"/>
          <w:color w:val="212121"/>
          <w:sz w:val="22"/>
          <w:szCs w:val="22"/>
          <w:shd w:val="clear" w:color="auto" w:fill="FFFFFF"/>
        </w:rPr>
      </w:pPr>
      <w:r>
        <w:rPr>
          <w:rFonts w:ascii="Arial" w:hAnsi="Arial" w:cs="Arial"/>
          <w:sz w:val="22"/>
          <w:szCs w:val="22"/>
          <w:vertAlign w:val="superscript"/>
        </w:rPr>
        <w:t>4</w:t>
      </w:r>
      <w:r w:rsidR="007C5BAF" w:rsidRPr="0008213C">
        <w:rPr>
          <w:rFonts w:ascii="Arial" w:hAnsi="Arial" w:cs="Arial"/>
          <w:sz w:val="22"/>
          <w:szCs w:val="22"/>
        </w:rPr>
        <w:t xml:space="preserve">Department of Surgery, Cantonal Hospital Thurgau, Frauenfeld </w:t>
      </w:r>
      <w:r w:rsidR="007C5BAF" w:rsidRPr="0008213C">
        <w:rPr>
          <w:rFonts w:ascii="Arial" w:hAnsi="Arial" w:cs="Arial"/>
          <w:color w:val="212121"/>
          <w:sz w:val="22"/>
          <w:szCs w:val="22"/>
          <w:shd w:val="clear" w:color="auto" w:fill="FFFFFF"/>
        </w:rPr>
        <w:t>(Switzerland)</w:t>
      </w:r>
    </w:p>
    <w:p w14:paraId="3997566B" w14:textId="516E13A2" w:rsidR="007C5BAF" w:rsidRPr="0008213C" w:rsidRDefault="00B22389" w:rsidP="007C5BAF">
      <w:pPr>
        <w:spacing w:before="40" w:after="120"/>
        <w:rPr>
          <w:rFonts w:ascii="Arial" w:hAnsi="Arial" w:cs="Arial"/>
          <w:sz w:val="22"/>
          <w:szCs w:val="22"/>
        </w:rPr>
      </w:pPr>
      <w:r>
        <w:rPr>
          <w:rFonts w:ascii="Arial" w:hAnsi="Arial" w:cs="Arial"/>
          <w:sz w:val="22"/>
          <w:szCs w:val="22"/>
          <w:vertAlign w:val="superscript"/>
        </w:rPr>
        <w:t>5</w:t>
      </w:r>
      <w:r w:rsidR="007C5BAF" w:rsidRPr="0008213C">
        <w:rPr>
          <w:rFonts w:ascii="Arial" w:hAnsi="Arial" w:cs="Arial"/>
          <w:sz w:val="22"/>
          <w:szCs w:val="22"/>
        </w:rPr>
        <w:t>Department of Surgery and Transplantation, University of Zurich, Wyss Translational Center, Swiss Medical Network, Zurich (Switzerland)</w:t>
      </w:r>
    </w:p>
    <w:p w14:paraId="7DDB2341" w14:textId="77777777" w:rsidR="007C5BAF" w:rsidRPr="0008213C" w:rsidRDefault="007C5BAF" w:rsidP="007C5BAF">
      <w:pPr>
        <w:spacing w:before="40" w:after="120"/>
        <w:rPr>
          <w:rFonts w:ascii="Arial" w:hAnsi="Arial" w:cs="Arial"/>
          <w:sz w:val="22"/>
          <w:szCs w:val="22"/>
        </w:rPr>
      </w:pPr>
      <w:r w:rsidRPr="0008213C">
        <w:rPr>
          <w:rFonts w:ascii="Arial" w:hAnsi="Arial" w:cs="Arial"/>
          <w:sz w:val="22"/>
          <w:szCs w:val="22"/>
        </w:rPr>
        <w:t>*Both authors contributed equally to this work</w:t>
      </w:r>
    </w:p>
    <w:p w14:paraId="72DCC6EB" w14:textId="77777777" w:rsidR="00B22389" w:rsidRPr="0008213C" w:rsidRDefault="00B22389" w:rsidP="007C5BAF">
      <w:pPr>
        <w:spacing w:before="40" w:after="120"/>
        <w:rPr>
          <w:rFonts w:ascii="Arial" w:hAnsi="Arial" w:cs="Arial"/>
          <w:sz w:val="22"/>
          <w:szCs w:val="22"/>
        </w:rPr>
      </w:pPr>
    </w:p>
    <w:p w14:paraId="2594A7B9" w14:textId="3F9E634E" w:rsidR="00E5429A" w:rsidRPr="002C480B" w:rsidRDefault="007C5BAF" w:rsidP="007C5BAF">
      <w:pPr>
        <w:spacing w:before="40" w:after="120"/>
        <w:rPr>
          <w:rFonts w:ascii="Arial" w:eastAsia="Times New Roman" w:hAnsi="Arial" w:cs="Arial"/>
          <w:kern w:val="0"/>
          <w:sz w:val="22"/>
          <w:szCs w:val="22"/>
          <w:lang w:val="de-CH" w:eastAsia="de-DE"/>
          <w14:ligatures w14:val="none"/>
          <w:rPrChange w:id="1" w:author="fariba abbassi" w:date="2026-01-05T11:29:00Z" w16du:dateUtc="2026-01-05T10:29:00Z">
            <w:rPr>
              <w:rFonts w:ascii="Arial" w:eastAsia="Times New Roman" w:hAnsi="Arial" w:cs="Arial"/>
              <w:kern w:val="0"/>
              <w:sz w:val="22"/>
              <w:szCs w:val="22"/>
              <w:lang w:eastAsia="de-DE"/>
              <w14:ligatures w14:val="none"/>
            </w:rPr>
          </w:rPrChange>
        </w:rPr>
      </w:pPr>
      <w:r w:rsidRPr="0008213C">
        <w:rPr>
          <w:rFonts w:ascii="Arial" w:eastAsia="Times New Roman" w:hAnsi="Arial" w:cs="Arial"/>
          <w:b/>
          <w:bCs/>
          <w:kern w:val="0"/>
          <w:sz w:val="22"/>
          <w:szCs w:val="22"/>
          <w:lang w:eastAsia="de-DE"/>
          <w14:ligatures w14:val="none"/>
        </w:rPr>
        <w:t>Background</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sidR="006B2686">
        <w:rPr>
          <w:rFonts w:ascii="Arial" w:eastAsia="Times New Roman" w:hAnsi="Arial" w:cs="Arial"/>
          <w:kern w:val="0"/>
          <w:sz w:val="22"/>
          <w:szCs w:val="22"/>
          <w:lang w:eastAsia="de-DE"/>
          <w14:ligatures w14:val="none"/>
        </w:rPr>
        <w:t>Surgical r</w:t>
      </w:r>
      <w:r w:rsidRPr="0008213C">
        <w:rPr>
          <w:rFonts w:ascii="Arial" w:eastAsia="Times New Roman" w:hAnsi="Arial" w:cs="Arial"/>
          <w:kern w:val="0"/>
          <w:sz w:val="22"/>
          <w:szCs w:val="22"/>
          <w:lang w:eastAsia="de-DE"/>
          <w14:ligatures w14:val="none"/>
        </w:rPr>
        <w:t>andomized controlled trials (RCTs)</w:t>
      </w:r>
      <w:ins w:id="2" w:author="fariba abbassi" w:date="2026-01-05T11:27:00Z" w16du:dateUtc="2026-01-05T10:27:00Z">
        <w:r w:rsidR="002C480B">
          <w:rPr>
            <w:rFonts w:ascii="Arial" w:eastAsia="Times New Roman" w:hAnsi="Arial" w:cs="Arial"/>
            <w:kern w:val="0"/>
            <w:sz w:val="22"/>
            <w:szCs w:val="22"/>
            <w:lang w:eastAsia="de-DE"/>
            <w14:ligatures w14:val="none"/>
          </w:rPr>
          <w:t xml:space="preserve"> are </w:t>
        </w:r>
      </w:ins>
      <w:del w:id="3" w:author="fariba abbassi" w:date="2026-01-05T11:27:00Z" w16du:dateUtc="2026-01-05T10:27:00Z">
        <w:r w:rsidR="006B2686" w:rsidDel="002C480B">
          <w:rPr>
            <w:rFonts w:ascii="Arial" w:eastAsia="Times New Roman" w:hAnsi="Arial" w:cs="Arial"/>
            <w:kern w:val="0"/>
            <w:sz w:val="22"/>
            <w:szCs w:val="22"/>
            <w:lang w:eastAsia="de-DE"/>
            <w14:ligatures w14:val="none"/>
          </w:rPr>
          <w:delText xml:space="preserve">, </w:delText>
        </w:r>
      </w:del>
      <w:r w:rsidRPr="0008213C">
        <w:rPr>
          <w:rFonts w:ascii="Arial" w:eastAsia="Times New Roman" w:hAnsi="Arial" w:cs="Arial"/>
          <w:kern w:val="0"/>
          <w:sz w:val="22"/>
          <w:szCs w:val="22"/>
          <w:lang w:eastAsia="de-DE"/>
          <w14:ligatures w14:val="none"/>
        </w:rPr>
        <w:t xml:space="preserve">considered </w:t>
      </w:r>
      <w:ins w:id="4" w:author="fariba abbassi" w:date="2026-01-05T11:27:00Z" w16du:dateUtc="2026-01-05T10:27:00Z">
        <w:r w:rsidR="002C480B">
          <w:rPr>
            <w:rFonts w:ascii="Arial" w:eastAsia="Times New Roman" w:hAnsi="Arial" w:cs="Arial"/>
            <w:kern w:val="0"/>
            <w:sz w:val="22"/>
            <w:szCs w:val="22"/>
            <w:lang w:eastAsia="de-DE"/>
            <w14:ligatures w14:val="none"/>
          </w:rPr>
          <w:t xml:space="preserve">as </w:t>
        </w:r>
      </w:ins>
      <w:r w:rsidRPr="0008213C">
        <w:rPr>
          <w:rFonts w:ascii="Arial" w:eastAsia="Times New Roman" w:hAnsi="Arial" w:cs="Arial"/>
          <w:kern w:val="0"/>
          <w:sz w:val="22"/>
          <w:szCs w:val="22"/>
          <w:lang w:eastAsia="de-DE"/>
          <w14:ligatures w14:val="none"/>
        </w:rPr>
        <w:t xml:space="preserve">the gold standard for generating </w:t>
      </w:r>
      <w:r w:rsidR="00CA4163">
        <w:rPr>
          <w:rFonts w:ascii="Arial" w:eastAsia="Times New Roman" w:hAnsi="Arial" w:cs="Arial"/>
          <w:kern w:val="0"/>
          <w:sz w:val="22"/>
          <w:szCs w:val="22"/>
          <w:lang w:eastAsia="de-DE"/>
          <w14:ligatures w14:val="none"/>
        </w:rPr>
        <w:t xml:space="preserve">causal </w:t>
      </w:r>
      <w:r w:rsidRPr="0008213C">
        <w:rPr>
          <w:rFonts w:ascii="Arial" w:eastAsia="Times New Roman" w:hAnsi="Arial" w:cs="Arial"/>
          <w:kern w:val="0"/>
          <w:sz w:val="22"/>
          <w:szCs w:val="22"/>
          <w:lang w:eastAsia="de-DE"/>
          <w14:ligatures w14:val="none"/>
        </w:rPr>
        <w:t>evidence</w:t>
      </w:r>
      <w:ins w:id="5" w:author="fariba abbassi" w:date="2026-01-05T11:27:00Z" w16du:dateUtc="2026-01-05T10:27:00Z">
        <w:r w:rsidR="002C480B">
          <w:rPr>
            <w:rFonts w:ascii="Arial" w:eastAsia="Times New Roman" w:hAnsi="Arial" w:cs="Arial"/>
            <w:kern w:val="0"/>
            <w:sz w:val="22"/>
            <w:szCs w:val="22"/>
            <w:lang w:eastAsia="de-DE"/>
            <w14:ligatures w14:val="none"/>
          </w:rPr>
          <w:t>.</w:t>
        </w:r>
      </w:ins>
      <w:ins w:id="6" w:author="fariba abbassi" w:date="2026-01-05T11:28:00Z" w16du:dateUtc="2026-01-05T10:28:00Z">
        <w:r w:rsidR="002C480B">
          <w:rPr>
            <w:rFonts w:ascii="Arial" w:eastAsia="Times New Roman" w:hAnsi="Arial" w:cs="Arial"/>
            <w:kern w:val="0"/>
            <w:sz w:val="22"/>
            <w:szCs w:val="22"/>
            <w:lang w:eastAsia="de-DE"/>
            <w14:ligatures w14:val="none"/>
          </w:rPr>
          <w:t xml:space="preserve"> However, they often fail to place</w:t>
        </w:r>
      </w:ins>
      <w:del w:id="7" w:author="fariba abbassi" w:date="2026-01-05T11:27:00Z" w16du:dateUtc="2026-01-05T10:27:00Z">
        <w:r w:rsidR="006B2686" w:rsidDel="002C480B">
          <w:rPr>
            <w:rFonts w:ascii="Arial" w:eastAsia="Times New Roman" w:hAnsi="Arial" w:cs="Arial"/>
            <w:kern w:val="0"/>
            <w:sz w:val="22"/>
            <w:szCs w:val="22"/>
            <w:lang w:eastAsia="de-DE"/>
            <w14:ligatures w14:val="none"/>
          </w:rPr>
          <w:delText>,</w:delText>
        </w:r>
      </w:del>
      <w:del w:id="8" w:author="fariba abbassi" w:date="2026-01-05T11:28:00Z" w16du:dateUtc="2026-01-05T10:28:00Z">
        <w:r w:rsidR="006B2686" w:rsidDel="002C480B">
          <w:rPr>
            <w:rFonts w:ascii="Arial" w:eastAsia="Times New Roman" w:hAnsi="Arial" w:cs="Arial"/>
            <w:kern w:val="0"/>
            <w:sz w:val="22"/>
            <w:szCs w:val="22"/>
            <w:lang w:eastAsia="de-DE"/>
            <w14:ligatures w14:val="none"/>
          </w:rPr>
          <w:delText xml:space="preserve"> have </w:delText>
        </w:r>
        <w:r w:rsidR="00E31FA5" w:rsidDel="002C480B">
          <w:rPr>
            <w:rFonts w:ascii="Arial" w:eastAsia="Times New Roman" w:hAnsi="Arial" w:cs="Arial"/>
            <w:kern w:val="0"/>
            <w:sz w:val="22"/>
            <w:szCs w:val="22"/>
            <w:lang w:eastAsia="de-DE"/>
            <w14:ligatures w14:val="none"/>
          </w:rPr>
          <w:delText xml:space="preserve">been shown </w:delText>
        </w:r>
        <w:r w:rsidR="006B2686" w:rsidDel="002C480B">
          <w:rPr>
            <w:rFonts w:ascii="Arial" w:eastAsia="Times New Roman" w:hAnsi="Arial" w:cs="Arial"/>
            <w:kern w:val="0"/>
            <w:sz w:val="22"/>
            <w:szCs w:val="22"/>
            <w:lang w:eastAsia="de-DE"/>
            <w14:ligatures w14:val="none"/>
          </w:rPr>
          <w:delText>to</w:delText>
        </w:r>
        <w:r w:rsidR="00E5429A" w:rsidDel="002C480B">
          <w:rPr>
            <w:rFonts w:ascii="Arial" w:eastAsia="Times New Roman" w:hAnsi="Arial" w:cs="Arial"/>
            <w:kern w:val="0"/>
            <w:sz w:val="22"/>
            <w:szCs w:val="22"/>
            <w:lang w:eastAsia="de-DE"/>
            <w14:ligatures w14:val="none"/>
          </w:rPr>
          <w:delText xml:space="preserve"> </w:delText>
        </w:r>
        <w:r w:rsidR="00EF7BB2" w:rsidRPr="0008213C" w:rsidDel="002C480B">
          <w:rPr>
            <w:rFonts w:ascii="Arial" w:eastAsia="Times New Roman" w:hAnsi="Arial" w:cs="Arial"/>
            <w:kern w:val="0"/>
            <w:sz w:val="22"/>
            <w:szCs w:val="22"/>
            <w:lang w:eastAsia="de-DE"/>
            <w14:ligatures w14:val="none"/>
          </w:rPr>
          <w:delText>rarely place</w:delText>
        </w:r>
      </w:del>
      <w:r w:rsidR="00EF7BB2" w:rsidRPr="0008213C">
        <w:rPr>
          <w:rFonts w:ascii="Arial" w:eastAsia="Times New Roman" w:hAnsi="Arial" w:cs="Arial"/>
          <w:kern w:val="0"/>
          <w:sz w:val="22"/>
          <w:szCs w:val="22"/>
          <w:lang w:eastAsia="de-DE"/>
          <w14:ligatures w14:val="none"/>
        </w:rPr>
        <w:t xml:space="preserve"> patients at the center of their research</w:t>
      </w:r>
      <w:r w:rsidR="00EF7BB2">
        <w:rPr>
          <w:rFonts w:ascii="Arial" w:eastAsia="Times New Roman" w:hAnsi="Arial" w:cs="Arial"/>
          <w:kern w:val="0"/>
          <w:sz w:val="22"/>
          <w:szCs w:val="22"/>
          <w:lang w:eastAsia="de-DE"/>
          <w14:ligatures w14:val="none"/>
        </w:rPr>
        <w:t xml:space="preserve"> </w:t>
      </w:r>
      <w:del w:id="9" w:author="fariba abbassi" w:date="2026-01-05T11:28:00Z" w16du:dateUtc="2026-01-05T10:28:00Z">
        <w:r w:rsidR="00EF7BB2" w:rsidDel="002C480B">
          <w:rPr>
            <w:rFonts w:ascii="Arial" w:eastAsia="Times New Roman" w:hAnsi="Arial" w:cs="Arial"/>
            <w:kern w:val="0"/>
            <w:sz w:val="22"/>
            <w:szCs w:val="22"/>
            <w:lang w:eastAsia="de-DE"/>
            <w14:ligatures w14:val="none"/>
          </w:rPr>
          <w:delText>and to be</w:delText>
        </w:r>
        <w:r w:rsidRPr="0008213C" w:rsidDel="002C480B">
          <w:rPr>
            <w:rFonts w:ascii="Arial" w:eastAsia="Times New Roman" w:hAnsi="Arial" w:cs="Arial"/>
            <w:kern w:val="0"/>
            <w:sz w:val="22"/>
            <w:szCs w:val="22"/>
            <w:lang w:eastAsia="de-DE"/>
            <w14:ligatures w14:val="none"/>
          </w:rPr>
          <w:delText xml:space="preserve"> </w:delText>
        </w:r>
        <w:r w:rsidR="00E31FA5" w:rsidRPr="0008213C" w:rsidDel="002C480B">
          <w:rPr>
            <w:rFonts w:ascii="Arial" w:eastAsia="Times New Roman" w:hAnsi="Arial" w:cs="Arial"/>
            <w:kern w:val="0"/>
            <w:sz w:val="22"/>
            <w:szCs w:val="22"/>
            <w:lang w:eastAsia="de-DE"/>
            <w14:ligatures w14:val="none"/>
          </w:rPr>
          <w:delText>often</w:delText>
        </w:r>
      </w:del>
      <w:ins w:id="10" w:author="fariba abbassi" w:date="2026-01-05T11:28:00Z" w16du:dateUtc="2026-01-05T10:28:00Z">
        <w:r w:rsidR="002C480B">
          <w:rPr>
            <w:rFonts w:ascii="Arial" w:eastAsia="Times New Roman" w:hAnsi="Arial" w:cs="Arial"/>
            <w:kern w:val="0"/>
            <w:sz w:val="22"/>
            <w:szCs w:val="22"/>
            <w:lang w:eastAsia="de-DE"/>
            <w14:ligatures w14:val="none"/>
          </w:rPr>
          <w:t>and are frequently</w:t>
        </w:r>
      </w:ins>
      <w:r w:rsidR="00E84F17" w:rsidRPr="00E84F17">
        <w:rPr>
          <w:rFonts w:ascii="Arial" w:eastAsia="Times New Roman" w:hAnsi="Arial" w:cs="Arial"/>
          <w:kern w:val="0"/>
          <w:sz w:val="22"/>
          <w:szCs w:val="22"/>
          <w:lang w:eastAsia="de-DE"/>
          <w14:ligatures w14:val="none"/>
        </w:rPr>
        <w:t xml:space="preserve"> </w:t>
      </w:r>
      <w:r w:rsidR="00E84F17" w:rsidRPr="0008213C">
        <w:rPr>
          <w:rFonts w:ascii="Arial" w:eastAsia="Times New Roman" w:hAnsi="Arial" w:cs="Arial"/>
          <w:kern w:val="0"/>
          <w:sz w:val="22"/>
          <w:szCs w:val="22"/>
          <w:lang w:eastAsia="de-DE"/>
          <w14:ligatures w14:val="none"/>
        </w:rPr>
        <w:t>reported</w:t>
      </w:r>
      <w:r w:rsidR="00E31FA5" w:rsidRPr="0008213C">
        <w:rPr>
          <w:rFonts w:ascii="Arial" w:eastAsia="Times New Roman" w:hAnsi="Arial" w:cs="Arial"/>
          <w:kern w:val="0"/>
          <w:sz w:val="22"/>
          <w:szCs w:val="22"/>
          <w:lang w:eastAsia="de-DE"/>
          <w14:ligatures w14:val="none"/>
        </w:rPr>
        <w:t xml:space="preserve"> incompletely and inconsistently</w:t>
      </w:r>
      <w:r w:rsidR="00EF7BB2">
        <w:rPr>
          <w:rFonts w:ascii="Arial" w:eastAsia="Times New Roman" w:hAnsi="Arial" w:cs="Arial"/>
          <w:kern w:val="0"/>
          <w:sz w:val="22"/>
          <w:szCs w:val="22"/>
          <w:lang w:eastAsia="de-DE"/>
          <w14:ligatures w14:val="none"/>
        </w:rPr>
        <w:t xml:space="preserve">. </w:t>
      </w:r>
      <w:del w:id="11" w:author="fariba abbassi" w:date="2026-01-05T11:28:00Z" w16du:dateUtc="2026-01-05T10:28:00Z">
        <w:r w:rsidR="00E5429A" w:rsidRPr="00E5429A" w:rsidDel="002C480B">
          <w:rPr>
            <w:rFonts w:ascii="Arial" w:eastAsia="Times New Roman" w:hAnsi="Arial" w:cs="Arial"/>
            <w:kern w:val="0"/>
            <w:sz w:val="22"/>
            <w:szCs w:val="22"/>
            <w:lang w:eastAsia="de-DE"/>
            <w14:ligatures w14:val="none"/>
          </w:rPr>
          <w:delText>Poor reporting, however, may</w:delText>
        </w:r>
      </w:del>
      <w:ins w:id="12" w:author="fariba abbassi" w:date="2026-01-05T11:29:00Z" w16du:dateUtc="2026-01-05T10:29:00Z">
        <w:r w:rsidR="002C480B" w:rsidRPr="002C480B">
          <w:rPr>
            <w:rFonts w:ascii="Times New Roman" w:eastAsia="Times New Roman" w:hAnsi="Times New Roman" w:cs="Times New Roman"/>
            <w:kern w:val="0"/>
            <w:lang w:val="de-CH" w:eastAsia="de-DE"/>
            <w14:ligatures w14:val="none"/>
          </w:rPr>
          <w:t xml:space="preserve"> </w:t>
        </w:r>
      </w:ins>
      <w:ins w:id="13" w:author="fariba abbassi" w:date="2026-01-05T11:29:00Z">
        <w:r w:rsidR="002C480B" w:rsidRPr="002C480B">
          <w:rPr>
            <w:rFonts w:ascii="Arial" w:eastAsia="Times New Roman" w:hAnsi="Arial" w:cs="Arial"/>
            <w:kern w:val="0"/>
            <w:sz w:val="22"/>
            <w:szCs w:val="22"/>
            <w:lang w:val="de-CH" w:eastAsia="de-DE"/>
            <w14:ligatures w14:val="none"/>
          </w:rPr>
          <w:t xml:space="preserve">Such </w:t>
        </w:r>
        <w:proofErr w:type="spellStart"/>
        <w:r w:rsidR="002C480B" w:rsidRPr="002C480B">
          <w:rPr>
            <w:rFonts w:ascii="Arial" w:eastAsia="Times New Roman" w:hAnsi="Arial" w:cs="Arial"/>
            <w:kern w:val="0"/>
            <w:sz w:val="22"/>
            <w:szCs w:val="22"/>
            <w:lang w:val="de-CH" w:eastAsia="de-DE"/>
            <w14:ligatures w14:val="none"/>
          </w:rPr>
          <w:t>deficiencies</w:t>
        </w:r>
        <w:proofErr w:type="spellEnd"/>
        <w:r w:rsidR="002C480B" w:rsidRPr="002C480B">
          <w:rPr>
            <w:rFonts w:ascii="Arial" w:eastAsia="Times New Roman" w:hAnsi="Arial" w:cs="Arial"/>
            <w:kern w:val="0"/>
            <w:sz w:val="22"/>
            <w:szCs w:val="22"/>
            <w:lang w:val="de-CH" w:eastAsia="de-DE"/>
            <w14:ligatures w14:val="none"/>
          </w:rPr>
          <w:t xml:space="preserve"> </w:t>
        </w:r>
        <w:proofErr w:type="spellStart"/>
        <w:r w:rsidR="002C480B" w:rsidRPr="002C480B">
          <w:rPr>
            <w:rFonts w:ascii="Arial" w:eastAsia="Times New Roman" w:hAnsi="Arial" w:cs="Arial"/>
            <w:kern w:val="0"/>
            <w:sz w:val="22"/>
            <w:szCs w:val="22"/>
            <w:lang w:val="de-CH" w:eastAsia="de-DE"/>
            <w14:ligatures w14:val="none"/>
          </w:rPr>
          <w:t>may</w:t>
        </w:r>
        <w:proofErr w:type="spellEnd"/>
        <w:r w:rsidR="002C480B" w:rsidRPr="002C480B">
          <w:rPr>
            <w:rFonts w:ascii="Arial" w:eastAsia="Times New Roman" w:hAnsi="Arial" w:cs="Arial"/>
            <w:kern w:val="0"/>
            <w:sz w:val="22"/>
            <w:szCs w:val="22"/>
            <w:lang w:val="de-CH" w:eastAsia="de-DE"/>
            <w14:ligatures w14:val="none"/>
          </w:rPr>
          <w:t xml:space="preserve"> </w:t>
        </w:r>
        <w:proofErr w:type="spellStart"/>
        <w:r w:rsidR="002C480B" w:rsidRPr="002C480B">
          <w:rPr>
            <w:rFonts w:ascii="Arial" w:eastAsia="Times New Roman" w:hAnsi="Arial" w:cs="Arial"/>
            <w:kern w:val="0"/>
            <w:sz w:val="22"/>
            <w:szCs w:val="22"/>
            <w:lang w:val="de-CH" w:eastAsia="de-DE"/>
            <w14:ligatures w14:val="none"/>
          </w:rPr>
          <w:t>reflect</w:t>
        </w:r>
        <w:proofErr w:type="spellEnd"/>
        <w:r w:rsidR="002C480B" w:rsidRPr="002C480B">
          <w:rPr>
            <w:rFonts w:ascii="Arial" w:eastAsia="Times New Roman" w:hAnsi="Arial" w:cs="Arial"/>
            <w:kern w:val="0"/>
            <w:sz w:val="22"/>
            <w:szCs w:val="22"/>
            <w:lang w:val="de-CH" w:eastAsia="de-DE"/>
            <w14:ligatures w14:val="none"/>
          </w:rPr>
          <w:t xml:space="preserve"> not </w:t>
        </w:r>
        <w:proofErr w:type="spellStart"/>
        <w:r w:rsidR="002C480B" w:rsidRPr="002C480B">
          <w:rPr>
            <w:rFonts w:ascii="Arial" w:eastAsia="Times New Roman" w:hAnsi="Arial" w:cs="Arial"/>
            <w:kern w:val="0"/>
            <w:sz w:val="22"/>
            <w:szCs w:val="22"/>
            <w:lang w:val="de-CH" w:eastAsia="de-DE"/>
            <w14:ligatures w14:val="none"/>
          </w:rPr>
          <w:t>only</w:t>
        </w:r>
        <w:proofErr w:type="spellEnd"/>
        <w:r w:rsidR="002C480B" w:rsidRPr="002C480B">
          <w:rPr>
            <w:rFonts w:ascii="Arial" w:eastAsia="Times New Roman" w:hAnsi="Arial" w:cs="Arial"/>
            <w:kern w:val="0"/>
            <w:sz w:val="22"/>
            <w:szCs w:val="22"/>
            <w:lang w:val="de-CH" w:eastAsia="de-DE"/>
            <w14:ligatures w14:val="none"/>
          </w:rPr>
          <w:t xml:space="preserve"> </w:t>
        </w:r>
        <w:proofErr w:type="spellStart"/>
        <w:r w:rsidR="002C480B" w:rsidRPr="002C480B">
          <w:rPr>
            <w:rFonts w:ascii="Arial" w:eastAsia="Times New Roman" w:hAnsi="Arial" w:cs="Arial"/>
            <w:kern w:val="0"/>
            <w:sz w:val="22"/>
            <w:szCs w:val="22"/>
            <w:lang w:val="de-CH" w:eastAsia="de-DE"/>
            <w14:ligatures w14:val="none"/>
          </w:rPr>
          <w:t>reporting</w:t>
        </w:r>
        <w:proofErr w:type="spellEnd"/>
        <w:r w:rsidR="002C480B" w:rsidRPr="002C480B">
          <w:rPr>
            <w:rFonts w:ascii="Arial" w:eastAsia="Times New Roman" w:hAnsi="Arial" w:cs="Arial"/>
            <w:kern w:val="0"/>
            <w:sz w:val="22"/>
            <w:szCs w:val="22"/>
            <w:lang w:val="de-CH" w:eastAsia="de-DE"/>
            <w14:ligatures w14:val="none"/>
          </w:rPr>
          <w:t xml:space="preserve"> </w:t>
        </w:r>
        <w:proofErr w:type="spellStart"/>
        <w:r w:rsidR="002C480B" w:rsidRPr="002C480B">
          <w:rPr>
            <w:rFonts w:ascii="Arial" w:eastAsia="Times New Roman" w:hAnsi="Arial" w:cs="Arial"/>
            <w:kern w:val="0"/>
            <w:sz w:val="22"/>
            <w:szCs w:val="22"/>
            <w:lang w:val="de-CH" w:eastAsia="de-DE"/>
            <w14:ligatures w14:val="none"/>
          </w:rPr>
          <w:t>issues</w:t>
        </w:r>
        <w:proofErr w:type="spellEnd"/>
        <w:r w:rsidR="002C480B" w:rsidRPr="002C480B">
          <w:rPr>
            <w:rFonts w:ascii="Arial" w:eastAsia="Times New Roman" w:hAnsi="Arial" w:cs="Arial"/>
            <w:kern w:val="0"/>
            <w:sz w:val="22"/>
            <w:szCs w:val="22"/>
            <w:lang w:val="de-CH" w:eastAsia="de-DE"/>
            <w14:ligatures w14:val="none"/>
          </w:rPr>
          <w:t xml:space="preserve"> but also </w:t>
        </w:r>
        <w:proofErr w:type="spellStart"/>
        <w:r w:rsidR="002C480B" w:rsidRPr="002C480B">
          <w:rPr>
            <w:rFonts w:ascii="Arial" w:eastAsia="Times New Roman" w:hAnsi="Arial" w:cs="Arial"/>
            <w:kern w:val="0"/>
            <w:sz w:val="22"/>
            <w:szCs w:val="22"/>
            <w:lang w:val="de-CH" w:eastAsia="de-DE"/>
            <w14:ligatures w14:val="none"/>
          </w:rPr>
          <w:t>inadequate</w:t>
        </w:r>
        <w:proofErr w:type="spellEnd"/>
        <w:r w:rsidR="002C480B" w:rsidRPr="002C480B">
          <w:rPr>
            <w:rFonts w:ascii="Arial" w:eastAsia="Times New Roman" w:hAnsi="Arial" w:cs="Arial"/>
            <w:kern w:val="0"/>
            <w:sz w:val="22"/>
            <w:szCs w:val="22"/>
            <w:lang w:val="de-CH" w:eastAsia="de-DE"/>
            <w14:ligatures w14:val="none"/>
          </w:rPr>
          <w:t xml:space="preserve"> trial </w:t>
        </w:r>
        <w:proofErr w:type="spellStart"/>
        <w:r w:rsidR="002C480B" w:rsidRPr="002C480B">
          <w:rPr>
            <w:rFonts w:ascii="Arial" w:eastAsia="Times New Roman" w:hAnsi="Arial" w:cs="Arial"/>
            <w:kern w:val="0"/>
            <w:sz w:val="22"/>
            <w:szCs w:val="22"/>
            <w:lang w:val="de-CH" w:eastAsia="de-DE"/>
            <w14:ligatures w14:val="none"/>
          </w:rPr>
          <w:t>planning</w:t>
        </w:r>
        <w:proofErr w:type="spellEnd"/>
        <w:r w:rsidR="002C480B" w:rsidRPr="002C480B">
          <w:rPr>
            <w:rFonts w:ascii="Arial" w:eastAsia="Times New Roman" w:hAnsi="Arial" w:cs="Arial"/>
            <w:kern w:val="0"/>
            <w:sz w:val="22"/>
            <w:szCs w:val="22"/>
            <w:lang w:val="de-CH" w:eastAsia="de-DE"/>
            <w14:ligatures w14:val="none"/>
          </w:rPr>
          <w:t>.</w:t>
        </w:r>
      </w:ins>
      <w:del w:id="14" w:author="fariba abbassi" w:date="2026-01-05T11:29:00Z" w16du:dateUtc="2026-01-05T10:29:00Z">
        <w:r w:rsidR="00E5429A" w:rsidRPr="00E5429A" w:rsidDel="002C480B">
          <w:rPr>
            <w:rFonts w:ascii="Arial" w:eastAsia="Times New Roman" w:hAnsi="Arial" w:cs="Arial"/>
            <w:kern w:val="0"/>
            <w:sz w:val="22"/>
            <w:szCs w:val="22"/>
            <w:lang w:eastAsia="de-DE"/>
            <w14:ligatures w14:val="none"/>
          </w:rPr>
          <w:delText xml:space="preserve"> only be the symptom of a deeper issue, namely, inadequate trial planning.</w:delText>
        </w:r>
      </w:del>
    </w:p>
    <w:p w14:paraId="6B27B60C" w14:textId="2931833C" w:rsidR="007C5BAF" w:rsidRPr="0008213C" w:rsidRDefault="007C5BAF" w:rsidP="007C5BAF">
      <w:pPr>
        <w:spacing w:before="40" w:after="120"/>
        <w:rPr>
          <w:rFonts w:ascii="Arial" w:eastAsia="Times New Roman" w:hAnsi="Arial" w:cs="Arial"/>
          <w:b/>
          <w:bCs/>
          <w:kern w:val="0"/>
          <w:sz w:val="22"/>
          <w:szCs w:val="22"/>
          <w:lang w:eastAsia="de-DE"/>
          <w14:ligatures w14:val="none"/>
        </w:rPr>
      </w:pPr>
      <w:r w:rsidRPr="0008213C">
        <w:rPr>
          <w:rFonts w:ascii="Arial" w:eastAsia="Times New Roman" w:hAnsi="Arial" w:cs="Arial"/>
          <w:b/>
          <w:bCs/>
          <w:kern w:val="0"/>
          <w:sz w:val="22"/>
          <w:szCs w:val="22"/>
          <w:lang w:eastAsia="de-DE"/>
          <w14:ligatures w14:val="none"/>
        </w:rPr>
        <w:t>Aims</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Pr>
          <w:rFonts w:ascii="Arial" w:eastAsia="Times New Roman" w:hAnsi="Arial" w:cs="Arial"/>
          <w:kern w:val="0"/>
          <w:sz w:val="22"/>
          <w:szCs w:val="22"/>
          <w:lang w:eastAsia="de-DE"/>
          <w14:ligatures w14:val="none"/>
        </w:rPr>
        <w:t xml:space="preserve">This study </w:t>
      </w:r>
      <w:r w:rsidR="00C95C1D">
        <w:rPr>
          <w:rFonts w:ascii="Arial" w:eastAsia="Times New Roman" w:hAnsi="Arial" w:cs="Arial"/>
          <w:kern w:val="0"/>
          <w:sz w:val="22"/>
          <w:szCs w:val="22"/>
          <w:lang w:eastAsia="de-DE"/>
          <w14:ligatures w14:val="none"/>
        </w:rPr>
        <w:t xml:space="preserve">aimed </w:t>
      </w:r>
      <w:r w:rsidR="00284B5D">
        <w:rPr>
          <w:rFonts w:ascii="Arial" w:eastAsia="Times New Roman" w:hAnsi="Arial" w:cs="Arial"/>
          <w:kern w:val="0"/>
          <w:sz w:val="22"/>
          <w:szCs w:val="22"/>
          <w:lang w:eastAsia="de-DE"/>
          <w14:ligatures w14:val="none"/>
        </w:rPr>
        <w:t xml:space="preserve">to </w:t>
      </w:r>
      <w:del w:id="15" w:author="fariba abbassi" w:date="2026-01-05T11:29:00Z" w16du:dateUtc="2026-01-05T10:29:00Z">
        <w:r w:rsidR="00E5429A" w:rsidDel="002C480B">
          <w:rPr>
            <w:rFonts w:ascii="Arial" w:eastAsia="Times New Roman" w:hAnsi="Arial" w:cs="Arial"/>
            <w:kern w:val="0"/>
            <w:sz w:val="22"/>
            <w:szCs w:val="22"/>
            <w:lang w:eastAsia="de-DE"/>
            <w14:ligatures w14:val="none"/>
          </w:rPr>
          <w:delText xml:space="preserve">investigate </w:delText>
        </w:r>
      </w:del>
      <w:ins w:id="16" w:author="fariba abbassi" w:date="2026-01-05T11:29:00Z" w16du:dateUtc="2026-01-05T10:29:00Z">
        <w:r w:rsidR="002C480B">
          <w:rPr>
            <w:rFonts w:ascii="Arial" w:eastAsia="Times New Roman" w:hAnsi="Arial" w:cs="Arial"/>
            <w:kern w:val="0"/>
            <w:sz w:val="22"/>
            <w:szCs w:val="22"/>
            <w:lang w:eastAsia="de-DE"/>
            <w14:ligatures w14:val="none"/>
          </w:rPr>
          <w:t>assess the</w:t>
        </w:r>
      </w:ins>
      <w:del w:id="17" w:author="fariba abbassi" w:date="2026-01-05T11:29:00Z" w16du:dateUtc="2026-01-05T10:29:00Z">
        <w:r w:rsidR="00D95471" w:rsidDel="002C480B">
          <w:rPr>
            <w:rFonts w:ascii="Arial" w:eastAsia="Times New Roman" w:hAnsi="Arial" w:cs="Arial"/>
            <w:kern w:val="0"/>
            <w:sz w:val="22"/>
            <w:szCs w:val="22"/>
            <w:lang w:eastAsia="de-DE"/>
            <w14:ligatures w14:val="none"/>
          </w:rPr>
          <w:delText>to what</w:delText>
        </w:r>
      </w:del>
      <w:r w:rsidR="00D95471">
        <w:rPr>
          <w:rFonts w:ascii="Arial" w:eastAsia="Times New Roman" w:hAnsi="Arial" w:cs="Arial"/>
          <w:kern w:val="0"/>
          <w:sz w:val="22"/>
          <w:szCs w:val="22"/>
          <w:lang w:eastAsia="de-DE"/>
          <w14:ligatures w14:val="none"/>
        </w:rPr>
        <w:t xml:space="preserve"> extent</w:t>
      </w:r>
      <w:r w:rsidRPr="001F40DD">
        <w:rPr>
          <w:rFonts w:ascii="Arial" w:eastAsia="Times New Roman" w:hAnsi="Arial" w:cs="Arial"/>
          <w:kern w:val="0"/>
          <w:sz w:val="22"/>
          <w:szCs w:val="22"/>
          <w:lang w:eastAsia="de-DE"/>
          <w14:ligatures w14:val="none"/>
        </w:rPr>
        <w:t xml:space="preserve"> </w:t>
      </w:r>
      <w:ins w:id="18" w:author="fariba abbassi" w:date="2026-01-05T11:29:00Z" w16du:dateUtc="2026-01-05T10:29:00Z">
        <w:r w:rsidR="002C480B">
          <w:rPr>
            <w:rFonts w:ascii="Arial" w:eastAsia="Times New Roman" w:hAnsi="Arial" w:cs="Arial"/>
            <w:kern w:val="0"/>
            <w:sz w:val="22"/>
            <w:szCs w:val="22"/>
            <w:lang w:eastAsia="de-DE"/>
            <w14:ligatures w14:val="none"/>
          </w:rPr>
          <w:t xml:space="preserve">to which </w:t>
        </w:r>
      </w:ins>
      <w:r w:rsidR="008F1DC0" w:rsidRPr="00E5429A">
        <w:rPr>
          <w:rFonts w:ascii="Arial" w:eastAsia="Times New Roman" w:hAnsi="Arial" w:cs="Arial"/>
          <w:kern w:val="0"/>
          <w:sz w:val="22"/>
          <w:szCs w:val="22"/>
          <w:lang w:eastAsia="de-DE"/>
          <w14:ligatures w14:val="none"/>
        </w:rPr>
        <w:t xml:space="preserve">clinical relevance </w:t>
      </w:r>
      <w:r w:rsidR="008F1DC0">
        <w:rPr>
          <w:rFonts w:ascii="Arial" w:eastAsia="Times New Roman" w:hAnsi="Arial" w:cs="Arial"/>
          <w:kern w:val="0"/>
          <w:sz w:val="22"/>
          <w:szCs w:val="22"/>
          <w:lang w:eastAsia="de-DE"/>
          <w14:ligatures w14:val="none"/>
        </w:rPr>
        <w:t xml:space="preserve">was considered in </w:t>
      </w:r>
      <w:r w:rsidR="008F1DC0" w:rsidRPr="00E5429A">
        <w:rPr>
          <w:rFonts w:ascii="Arial" w:eastAsia="Times New Roman" w:hAnsi="Arial" w:cs="Arial"/>
          <w:kern w:val="0"/>
          <w:sz w:val="22"/>
          <w:szCs w:val="22"/>
          <w:lang w:eastAsia="de-DE"/>
          <w14:ligatures w14:val="none"/>
        </w:rPr>
        <w:t>design, endpoint</w:t>
      </w:r>
      <w:r w:rsidR="008F1DC0">
        <w:rPr>
          <w:rFonts w:ascii="Arial" w:eastAsia="Times New Roman" w:hAnsi="Arial" w:cs="Arial"/>
          <w:kern w:val="0"/>
          <w:sz w:val="22"/>
          <w:szCs w:val="22"/>
          <w:lang w:eastAsia="de-DE"/>
          <w14:ligatures w14:val="none"/>
        </w:rPr>
        <w:t xml:space="preserve"> selection</w:t>
      </w:r>
      <w:r w:rsidR="008F1DC0" w:rsidRPr="00E5429A">
        <w:rPr>
          <w:rFonts w:ascii="Arial" w:eastAsia="Times New Roman" w:hAnsi="Arial" w:cs="Arial"/>
          <w:kern w:val="0"/>
          <w:sz w:val="22"/>
          <w:szCs w:val="22"/>
          <w:lang w:eastAsia="de-DE"/>
          <w14:ligatures w14:val="none"/>
        </w:rPr>
        <w:t xml:space="preserve"> and interpretation</w:t>
      </w:r>
      <w:r w:rsidR="008F1DC0">
        <w:rPr>
          <w:rFonts w:ascii="Arial" w:eastAsia="Times New Roman" w:hAnsi="Arial" w:cs="Arial"/>
          <w:kern w:val="0"/>
          <w:sz w:val="22"/>
          <w:szCs w:val="22"/>
          <w:lang w:eastAsia="de-DE"/>
          <w14:ligatures w14:val="none"/>
        </w:rPr>
        <w:t xml:space="preserve"> of </w:t>
      </w:r>
      <w:r w:rsidR="00E5429A">
        <w:rPr>
          <w:rFonts w:ascii="Arial" w:eastAsia="Times New Roman" w:hAnsi="Arial" w:cs="Arial"/>
          <w:kern w:val="0"/>
          <w:sz w:val="22"/>
          <w:szCs w:val="22"/>
          <w:lang w:eastAsia="de-DE"/>
          <w14:ligatures w14:val="none"/>
        </w:rPr>
        <w:t>surgical RCTs.</w:t>
      </w:r>
    </w:p>
    <w:p w14:paraId="0AA43AA4" w14:textId="77777777" w:rsidR="002C480B" w:rsidRPr="002C480B" w:rsidRDefault="007C5BAF" w:rsidP="002C480B">
      <w:pPr>
        <w:spacing w:before="40" w:after="120"/>
        <w:rPr>
          <w:ins w:id="19" w:author="fariba abbassi" w:date="2026-01-05T11:30:00Z"/>
          <w:rFonts w:ascii="Arial" w:hAnsi="Arial" w:cs="Arial"/>
          <w:sz w:val="22"/>
          <w:szCs w:val="22"/>
          <w:lang w:val="de-CH"/>
        </w:rPr>
      </w:pPr>
      <w:r w:rsidRPr="0008213C">
        <w:rPr>
          <w:rFonts w:ascii="Arial" w:eastAsia="Times New Roman" w:hAnsi="Arial" w:cs="Arial"/>
          <w:b/>
          <w:bCs/>
          <w:kern w:val="0"/>
          <w:sz w:val="22"/>
          <w:szCs w:val="22"/>
          <w:lang w:eastAsia="de-DE"/>
          <w14:ligatures w14:val="none"/>
        </w:rPr>
        <w:t>Material and Methods</w:t>
      </w:r>
      <w:r>
        <w:rPr>
          <w:rFonts w:ascii="Arial" w:eastAsia="Times New Roman" w:hAnsi="Arial" w:cs="Arial"/>
          <w:b/>
          <w:bCs/>
          <w:kern w:val="0"/>
          <w:sz w:val="22"/>
          <w:szCs w:val="22"/>
          <w:lang w:eastAsia="de-DE"/>
          <w14:ligatures w14:val="none"/>
        </w:rPr>
        <w:t xml:space="preserve">: </w:t>
      </w:r>
      <w:r w:rsidR="00E5429A">
        <w:rPr>
          <w:rFonts w:ascii="Arial" w:eastAsia="Times New Roman" w:hAnsi="Arial" w:cs="Arial"/>
          <w:kern w:val="0"/>
          <w:sz w:val="22"/>
          <w:szCs w:val="22"/>
          <w:lang w:eastAsia="de-DE"/>
          <w14:ligatures w14:val="none"/>
        </w:rPr>
        <w:t>We</w:t>
      </w:r>
      <w:r w:rsidRPr="0008213C">
        <w:rPr>
          <w:rFonts w:ascii="Arial" w:eastAsia="Times New Roman" w:hAnsi="Arial" w:cs="Arial"/>
          <w:kern w:val="0"/>
          <w:sz w:val="22"/>
          <w:szCs w:val="22"/>
          <w:lang w:eastAsia="de-DE"/>
          <w14:ligatures w14:val="none"/>
        </w:rPr>
        <w:t xml:space="preserve"> </w:t>
      </w:r>
      <w:del w:id="20" w:author="fariba abbassi" w:date="2026-01-05T11:30:00Z" w16du:dateUtc="2026-01-05T10:30:00Z">
        <w:r w:rsidR="002B25A5" w:rsidDel="002C480B">
          <w:rPr>
            <w:rFonts w:ascii="Arial" w:eastAsia="Times New Roman" w:hAnsi="Arial" w:cs="Arial"/>
            <w:kern w:val="0"/>
            <w:sz w:val="22"/>
            <w:szCs w:val="22"/>
            <w:lang w:eastAsia="de-DE"/>
            <w14:ligatures w14:val="none"/>
          </w:rPr>
          <w:delText>performed</w:delText>
        </w:r>
        <w:r w:rsidDel="002C480B">
          <w:rPr>
            <w:rFonts w:ascii="Arial" w:eastAsia="Times New Roman" w:hAnsi="Arial" w:cs="Arial"/>
            <w:kern w:val="0"/>
            <w:sz w:val="22"/>
            <w:szCs w:val="22"/>
            <w:lang w:eastAsia="de-DE"/>
            <w14:ligatures w14:val="none"/>
          </w:rPr>
          <w:delText xml:space="preserve"> </w:delText>
        </w:r>
      </w:del>
      <w:ins w:id="21" w:author="fariba abbassi" w:date="2026-01-05T11:30:00Z" w16du:dateUtc="2026-01-05T10:30:00Z">
        <w:r w:rsidR="002C480B">
          <w:rPr>
            <w:rFonts w:ascii="Arial" w:eastAsia="Times New Roman" w:hAnsi="Arial" w:cs="Arial"/>
            <w:kern w:val="0"/>
            <w:sz w:val="22"/>
            <w:szCs w:val="22"/>
            <w:lang w:eastAsia="de-DE"/>
            <w14:ligatures w14:val="none"/>
          </w:rPr>
          <w:t>conducted</w:t>
        </w:r>
        <w:r w:rsidR="002C480B">
          <w:rPr>
            <w:rFonts w:ascii="Arial" w:eastAsia="Times New Roman" w:hAnsi="Arial" w:cs="Arial"/>
            <w:kern w:val="0"/>
            <w:sz w:val="22"/>
            <w:szCs w:val="22"/>
            <w:lang w:eastAsia="de-DE"/>
            <w14:ligatures w14:val="none"/>
          </w:rPr>
          <w:t xml:space="preserve"> </w:t>
        </w:r>
      </w:ins>
      <w:r>
        <w:rPr>
          <w:rFonts w:ascii="Arial" w:eastAsia="Times New Roman" w:hAnsi="Arial" w:cs="Arial"/>
          <w:kern w:val="0"/>
          <w:sz w:val="22"/>
          <w:szCs w:val="22"/>
          <w:lang w:eastAsia="de-DE"/>
          <w14:ligatures w14:val="none"/>
        </w:rPr>
        <w:t xml:space="preserve">a </w:t>
      </w:r>
      <w:r w:rsidRPr="0008213C">
        <w:rPr>
          <w:rFonts w:ascii="Arial" w:eastAsia="Times New Roman" w:hAnsi="Arial" w:cs="Arial"/>
          <w:kern w:val="0"/>
          <w:sz w:val="22"/>
          <w:szCs w:val="22"/>
          <w:lang w:eastAsia="de-DE"/>
          <w14:ligatures w14:val="none"/>
        </w:rPr>
        <w:t xml:space="preserve">systematic </w:t>
      </w:r>
      <w:r w:rsidRPr="0008213C">
        <w:rPr>
          <w:rFonts w:ascii="Arial" w:hAnsi="Arial" w:cs="Arial"/>
          <w:sz w:val="22"/>
          <w:szCs w:val="22"/>
        </w:rPr>
        <w:t xml:space="preserve">literature </w:t>
      </w:r>
      <w:r>
        <w:rPr>
          <w:rFonts w:ascii="Arial" w:hAnsi="Arial" w:cs="Arial"/>
          <w:sz w:val="22"/>
          <w:szCs w:val="22"/>
        </w:rPr>
        <w:t xml:space="preserve">search in Scopus to </w:t>
      </w:r>
      <w:r>
        <w:rPr>
          <w:rFonts w:ascii="Arial" w:eastAsia="Times New Roman" w:hAnsi="Arial" w:cs="Arial"/>
          <w:kern w:val="0"/>
          <w:sz w:val="22"/>
          <w:szCs w:val="22"/>
          <w:lang w:eastAsia="de-DE"/>
          <w14:ligatures w14:val="none"/>
        </w:rPr>
        <w:t>identify all</w:t>
      </w:r>
      <w:r w:rsidRPr="0008213C">
        <w:rPr>
          <w:rFonts w:ascii="Arial" w:eastAsia="Times New Roman" w:hAnsi="Arial" w:cs="Arial"/>
          <w:kern w:val="0"/>
          <w:sz w:val="22"/>
          <w:szCs w:val="22"/>
          <w:lang w:eastAsia="de-DE"/>
          <w14:ligatures w14:val="none"/>
        </w:rPr>
        <w:t xml:space="preserve"> </w:t>
      </w:r>
      <w:r w:rsidRPr="0008213C">
        <w:rPr>
          <w:rFonts w:ascii="Arial" w:hAnsi="Arial" w:cs="Arial"/>
          <w:sz w:val="22"/>
          <w:szCs w:val="22"/>
        </w:rPr>
        <w:t>RCTs using the Comprehensive Complication Index (CCI</w:t>
      </w:r>
      <w:r w:rsidRPr="0008213C">
        <w:rPr>
          <w:rFonts w:ascii="Arial" w:hAnsi="Arial" w:cs="Arial"/>
          <w:sz w:val="22"/>
          <w:szCs w:val="22"/>
          <w:vertAlign w:val="superscript"/>
        </w:rPr>
        <w:sym w:font="Symbol" w:char="F0D2"/>
      </w:r>
      <w:r w:rsidRPr="0008213C">
        <w:rPr>
          <w:rFonts w:ascii="Arial" w:hAnsi="Arial" w:cs="Arial"/>
          <w:sz w:val="22"/>
          <w:szCs w:val="22"/>
        </w:rPr>
        <w:t>)</w:t>
      </w:r>
      <w:r w:rsidR="002B25A5">
        <w:rPr>
          <w:rFonts w:ascii="Arial" w:hAnsi="Arial" w:cs="Arial"/>
          <w:sz w:val="22"/>
          <w:szCs w:val="22"/>
        </w:rPr>
        <w:t xml:space="preserve"> as an endpoint</w:t>
      </w:r>
      <w:r w:rsidRPr="0008213C">
        <w:rPr>
          <w:rFonts w:ascii="Arial" w:hAnsi="Arial" w:cs="Arial"/>
          <w:sz w:val="22"/>
          <w:szCs w:val="22"/>
        </w:rPr>
        <w:t xml:space="preserve">. </w:t>
      </w:r>
      <w:del w:id="22" w:author="Joana Rodrigues Ribeiro" w:date="2026-01-05T10:53:00Z" w16du:dateUtc="2026-01-05T09:53:00Z">
        <w:r w:rsidRPr="0008213C" w:rsidDel="00DB1618">
          <w:rPr>
            <w:rFonts w:ascii="Arial" w:hAnsi="Arial" w:cs="Arial"/>
            <w:sz w:val="22"/>
            <w:szCs w:val="22"/>
          </w:rPr>
          <w:delText xml:space="preserve">As the CCI® is the only validated and patient-relevant measure of postoperative morbidity, </w:delText>
        </w:r>
        <w:r w:rsidDel="00DB1618">
          <w:rPr>
            <w:rFonts w:ascii="Arial" w:hAnsi="Arial" w:cs="Arial"/>
            <w:sz w:val="22"/>
            <w:szCs w:val="22"/>
          </w:rPr>
          <w:delText xml:space="preserve">we assumed that </w:delText>
        </w:r>
        <w:r w:rsidRPr="0008213C" w:rsidDel="00DB1618">
          <w:rPr>
            <w:rFonts w:ascii="Arial" w:hAnsi="Arial" w:cs="Arial"/>
            <w:sz w:val="22"/>
            <w:szCs w:val="22"/>
          </w:rPr>
          <w:delText xml:space="preserve">trials using this outcome </w:delText>
        </w:r>
        <w:r w:rsidDel="00DB1618">
          <w:rPr>
            <w:rFonts w:ascii="Arial" w:hAnsi="Arial" w:cs="Arial"/>
            <w:sz w:val="22"/>
            <w:szCs w:val="22"/>
          </w:rPr>
          <w:delText xml:space="preserve">would have </w:delText>
        </w:r>
        <w:r w:rsidR="001D306E" w:rsidDel="00DB1618">
          <w:rPr>
            <w:rFonts w:ascii="Arial" w:hAnsi="Arial" w:cs="Arial"/>
            <w:sz w:val="22"/>
            <w:szCs w:val="22"/>
          </w:rPr>
          <w:delText>a large</w:delText>
        </w:r>
        <w:r w:rsidRPr="0008213C" w:rsidDel="00DB1618">
          <w:rPr>
            <w:rFonts w:ascii="Arial" w:hAnsi="Arial" w:cs="Arial"/>
            <w:sz w:val="22"/>
            <w:szCs w:val="22"/>
          </w:rPr>
          <w:delText xml:space="preserve"> potential to inform meaningful decision making. </w:delText>
        </w:r>
      </w:del>
      <w:proofErr w:type="spellStart"/>
      <w:ins w:id="23" w:author="fariba abbassi" w:date="2026-01-05T11:30:00Z">
        <w:r w:rsidR="002C480B" w:rsidRPr="002C480B">
          <w:rPr>
            <w:rFonts w:ascii="Arial" w:hAnsi="Arial" w:cs="Arial"/>
            <w:sz w:val="22"/>
            <w:szCs w:val="22"/>
            <w:lang w:val="de-CH"/>
          </w:rPr>
          <w:t>From</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pre</w:t>
        </w:r>
        <w:proofErr w:type="spellEnd"/>
        <w:r w:rsidR="002C480B" w:rsidRPr="002C480B">
          <w:rPr>
            <w:rFonts w:ascii="Arial" w:hAnsi="Arial" w:cs="Arial"/>
            <w:sz w:val="22"/>
            <w:szCs w:val="22"/>
            <w:lang w:val="de-CH"/>
          </w:rPr>
          <w:t xml:space="preserve">-trial </w:t>
        </w:r>
        <w:proofErr w:type="spellStart"/>
        <w:r w:rsidR="002C480B" w:rsidRPr="002C480B">
          <w:rPr>
            <w:rFonts w:ascii="Arial" w:hAnsi="Arial" w:cs="Arial"/>
            <w:sz w:val="22"/>
            <w:szCs w:val="22"/>
            <w:lang w:val="de-CH"/>
          </w:rPr>
          <w:t>documentation</w:t>
        </w:r>
        <w:proofErr w:type="spellEnd"/>
        <w:r w:rsidR="002C480B" w:rsidRPr="002C480B">
          <w:rPr>
            <w:rFonts w:ascii="Arial" w:hAnsi="Arial" w:cs="Arial"/>
            <w:sz w:val="22"/>
            <w:szCs w:val="22"/>
            <w:lang w:val="de-CH"/>
          </w:rPr>
          <w:t xml:space="preserve"> and final </w:t>
        </w:r>
        <w:proofErr w:type="spellStart"/>
        <w:r w:rsidR="002C480B" w:rsidRPr="002C480B">
          <w:rPr>
            <w:rFonts w:ascii="Arial" w:hAnsi="Arial" w:cs="Arial"/>
            <w:sz w:val="22"/>
            <w:szCs w:val="22"/>
            <w:lang w:val="de-CH"/>
          </w:rPr>
          <w:t>publications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we</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extracted</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information</w:t>
        </w:r>
        <w:proofErr w:type="spellEnd"/>
        <w:r w:rsidR="002C480B" w:rsidRPr="002C480B">
          <w:rPr>
            <w:rFonts w:ascii="Arial" w:hAnsi="Arial" w:cs="Arial"/>
            <w:sz w:val="22"/>
            <w:szCs w:val="22"/>
            <w:lang w:val="de-CH"/>
          </w:rPr>
          <w:t xml:space="preserve"> on trial </w:t>
        </w:r>
        <w:proofErr w:type="spellStart"/>
        <w:r w:rsidR="002C480B" w:rsidRPr="002C480B">
          <w:rPr>
            <w:rFonts w:ascii="Arial" w:hAnsi="Arial" w:cs="Arial"/>
            <w:sz w:val="22"/>
            <w:szCs w:val="22"/>
            <w:lang w:val="de-CH"/>
          </w:rPr>
          <w:t>endpoints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study</w:t>
        </w:r>
        <w:proofErr w:type="spellEnd"/>
        <w:r w:rsidR="002C480B" w:rsidRPr="002C480B">
          <w:rPr>
            <w:rFonts w:ascii="Arial" w:hAnsi="Arial" w:cs="Arial"/>
            <w:sz w:val="22"/>
            <w:szCs w:val="22"/>
            <w:lang w:val="de-CH"/>
          </w:rPr>
          <w:t xml:space="preserve"> design, and sample </w:t>
        </w:r>
        <w:proofErr w:type="spellStart"/>
        <w:r w:rsidR="002C480B" w:rsidRPr="002C480B">
          <w:rPr>
            <w:rFonts w:ascii="Arial" w:hAnsi="Arial" w:cs="Arial"/>
            <w:sz w:val="22"/>
            <w:szCs w:val="22"/>
            <w:lang w:val="de-CH"/>
          </w:rPr>
          <w:t>size</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calculations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For</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trials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with</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statistically</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significant</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primary</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endpoints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we</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evaluated</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whether</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the</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results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were</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interpreted</w:t>
        </w:r>
        <w:proofErr w:type="spellEnd"/>
        <w:r w:rsidR="002C480B" w:rsidRPr="002C480B">
          <w:rPr>
            <w:rFonts w:ascii="Arial" w:hAnsi="Arial" w:cs="Arial"/>
            <w:sz w:val="22"/>
            <w:szCs w:val="22"/>
            <w:lang w:val="de-CH"/>
          </w:rPr>
          <w:t xml:space="preserve"> in </w:t>
        </w:r>
        <w:proofErr w:type="spellStart"/>
        <w:r w:rsidR="002C480B" w:rsidRPr="002C480B">
          <w:rPr>
            <w:rFonts w:ascii="Arial" w:hAnsi="Arial" w:cs="Arial"/>
            <w:sz w:val="22"/>
            <w:szCs w:val="22"/>
            <w:lang w:val="de-CH"/>
          </w:rPr>
          <w:t>terms</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of</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clinical</w:t>
        </w:r>
        <w:proofErr w:type="spellEnd"/>
        <w:r w:rsidR="002C480B" w:rsidRPr="002C480B">
          <w:rPr>
            <w:rFonts w:ascii="Arial" w:hAnsi="Arial" w:cs="Arial"/>
            <w:sz w:val="22"/>
            <w:szCs w:val="22"/>
            <w:lang w:val="de-CH"/>
          </w:rPr>
          <w:t xml:space="preserve"> </w:t>
        </w:r>
        <w:proofErr w:type="spellStart"/>
        <w:r w:rsidR="002C480B" w:rsidRPr="002C480B">
          <w:rPr>
            <w:rFonts w:ascii="Arial" w:hAnsi="Arial" w:cs="Arial"/>
            <w:sz w:val="22"/>
            <w:szCs w:val="22"/>
            <w:lang w:val="de-CH"/>
          </w:rPr>
          <w:t>relevance</w:t>
        </w:r>
        <w:proofErr w:type="spellEnd"/>
        <w:r w:rsidR="002C480B" w:rsidRPr="002C480B">
          <w:rPr>
            <w:rFonts w:ascii="Arial" w:hAnsi="Arial" w:cs="Arial"/>
            <w:sz w:val="22"/>
            <w:szCs w:val="22"/>
            <w:lang w:val="de-CH"/>
          </w:rPr>
          <w:t>.</w:t>
        </w:r>
      </w:ins>
    </w:p>
    <w:p w14:paraId="6D7FD7D4" w14:textId="596A6BDC" w:rsidR="007C5BAF" w:rsidRPr="0008213C" w:rsidDel="002C480B" w:rsidRDefault="001E3A1F" w:rsidP="007C5BAF">
      <w:pPr>
        <w:spacing w:before="40" w:after="120"/>
        <w:rPr>
          <w:del w:id="24" w:author="fariba abbassi" w:date="2026-01-05T11:30:00Z" w16du:dateUtc="2026-01-05T10:30:00Z"/>
          <w:rFonts w:ascii="Arial" w:eastAsia="Times New Roman" w:hAnsi="Arial" w:cs="Arial"/>
          <w:b/>
          <w:bCs/>
          <w:kern w:val="0"/>
          <w:sz w:val="22"/>
          <w:szCs w:val="22"/>
          <w:lang w:eastAsia="de-DE"/>
          <w14:ligatures w14:val="none"/>
        </w:rPr>
      </w:pPr>
      <w:del w:id="25" w:author="fariba abbassi" w:date="2026-01-05T11:30:00Z" w16du:dateUtc="2026-01-05T10:30:00Z">
        <w:r w:rsidDel="002C480B">
          <w:rPr>
            <w:rFonts w:ascii="Arial" w:hAnsi="Arial" w:cs="Arial"/>
            <w:sz w:val="22"/>
            <w:szCs w:val="22"/>
          </w:rPr>
          <w:delText>W</w:delText>
        </w:r>
        <w:r w:rsidR="007C5BAF" w:rsidRPr="006666A7" w:rsidDel="002C480B">
          <w:rPr>
            <w:rFonts w:ascii="Arial" w:hAnsi="Arial" w:cs="Arial"/>
            <w:sz w:val="22"/>
            <w:szCs w:val="22"/>
          </w:rPr>
          <w:delText>e extracted</w:delText>
        </w:r>
        <w:r w:rsidDel="002C480B">
          <w:rPr>
            <w:rFonts w:ascii="Arial" w:hAnsi="Arial" w:cs="Arial"/>
            <w:sz w:val="22"/>
            <w:szCs w:val="22"/>
          </w:rPr>
          <w:delText xml:space="preserve"> from both </w:delText>
        </w:r>
        <w:r w:rsidRPr="006666A7" w:rsidDel="002C480B">
          <w:rPr>
            <w:rFonts w:ascii="Arial" w:hAnsi="Arial" w:cs="Arial"/>
            <w:sz w:val="22"/>
            <w:szCs w:val="22"/>
          </w:rPr>
          <w:delText>pre-trial documentation and</w:delText>
        </w:r>
        <w:r w:rsidDel="002C480B">
          <w:rPr>
            <w:rFonts w:ascii="Arial" w:hAnsi="Arial" w:cs="Arial"/>
            <w:sz w:val="22"/>
            <w:szCs w:val="22"/>
          </w:rPr>
          <w:delText xml:space="preserve"> </w:delText>
        </w:r>
        <w:r w:rsidRPr="006666A7" w:rsidDel="002C480B">
          <w:rPr>
            <w:rFonts w:ascii="Arial" w:hAnsi="Arial" w:cs="Arial"/>
            <w:sz w:val="22"/>
            <w:szCs w:val="22"/>
          </w:rPr>
          <w:delText>final publication</w:delText>
        </w:r>
        <w:r w:rsidR="007C5BAF" w:rsidRPr="006666A7" w:rsidDel="002C480B">
          <w:rPr>
            <w:rFonts w:ascii="Arial" w:hAnsi="Arial" w:cs="Arial"/>
            <w:sz w:val="22"/>
            <w:szCs w:val="22"/>
          </w:rPr>
          <w:delText xml:space="preserve"> </w:delText>
        </w:r>
        <w:r w:rsidDel="002C480B">
          <w:rPr>
            <w:rFonts w:ascii="Arial" w:hAnsi="Arial" w:cs="Arial"/>
            <w:sz w:val="22"/>
            <w:szCs w:val="22"/>
          </w:rPr>
          <w:delText xml:space="preserve">the </w:delText>
        </w:r>
        <w:r w:rsidR="007C5BAF" w:rsidDel="002C480B">
          <w:rPr>
            <w:rFonts w:ascii="Arial" w:hAnsi="Arial" w:cs="Arial"/>
            <w:sz w:val="22"/>
            <w:szCs w:val="22"/>
          </w:rPr>
          <w:delText xml:space="preserve">reported </w:delText>
        </w:r>
        <w:r w:rsidR="007C5BAF" w:rsidRPr="006666A7" w:rsidDel="002C480B">
          <w:rPr>
            <w:rFonts w:ascii="Arial" w:hAnsi="Arial" w:cs="Arial"/>
            <w:sz w:val="22"/>
            <w:szCs w:val="22"/>
          </w:rPr>
          <w:delText>trial endpoints</w:delText>
        </w:r>
        <w:r w:rsidR="007C5BAF" w:rsidRPr="0008213C" w:rsidDel="002C480B">
          <w:rPr>
            <w:rFonts w:ascii="Arial" w:eastAsia="Times New Roman" w:hAnsi="Arial" w:cs="Arial"/>
            <w:kern w:val="0"/>
            <w:sz w:val="22"/>
            <w:szCs w:val="22"/>
            <w:lang w:eastAsia="de-DE"/>
            <w14:ligatures w14:val="none"/>
          </w:rPr>
          <w:delText xml:space="preserve">, </w:delText>
        </w:r>
        <w:r w:rsidR="007C5BAF" w:rsidDel="002C480B">
          <w:rPr>
            <w:rFonts w:ascii="Arial" w:eastAsia="Times New Roman" w:hAnsi="Arial" w:cs="Arial"/>
            <w:kern w:val="0"/>
            <w:sz w:val="22"/>
            <w:szCs w:val="22"/>
            <w:lang w:eastAsia="de-DE"/>
            <w14:ligatures w14:val="none"/>
          </w:rPr>
          <w:delText>design and</w:delText>
        </w:r>
        <w:r w:rsidR="007C5BAF" w:rsidRPr="0008213C" w:rsidDel="002C480B">
          <w:rPr>
            <w:rFonts w:ascii="Arial" w:eastAsia="Times New Roman" w:hAnsi="Arial" w:cs="Arial"/>
            <w:kern w:val="0"/>
            <w:sz w:val="22"/>
            <w:szCs w:val="22"/>
            <w:lang w:eastAsia="de-DE"/>
            <w14:ligatures w14:val="none"/>
          </w:rPr>
          <w:delText xml:space="preserve"> sample size calculation</w:delText>
        </w:r>
        <w:r w:rsidR="007C5BAF" w:rsidDel="002C480B">
          <w:rPr>
            <w:rFonts w:ascii="Arial" w:eastAsia="Times New Roman" w:hAnsi="Arial" w:cs="Arial"/>
            <w:kern w:val="0"/>
            <w:sz w:val="22"/>
            <w:szCs w:val="22"/>
            <w:lang w:eastAsia="de-DE"/>
            <w14:ligatures w14:val="none"/>
          </w:rPr>
          <w:delText xml:space="preserve">. </w:delText>
        </w:r>
        <w:r w:rsidR="007C5BAF" w:rsidRPr="003F4E74" w:rsidDel="002C480B">
          <w:rPr>
            <w:rFonts w:ascii="Arial" w:eastAsia="Times New Roman" w:hAnsi="Arial" w:cs="Arial"/>
            <w:kern w:val="0"/>
            <w:sz w:val="22"/>
            <w:szCs w:val="22"/>
            <w:lang w:eastAsia="de-DE"/>
            <w14:ligatures w14:val="none"/>
          </w:rPr>
          <w:delText xml:space="preserve">For trials </w:delText>
        </w:r>
        <w:r w:rsidR="00646A5D" w:rsidRPr="003F4E74" w:rsidDel="002C480B">
          <w:rPr>
            <w:rFonts w:ascii="Arial" w:eastAsia="Times New Roman" w:hAnsi="Arial" w:cs="Arial"/>
            <w:kern w:val="0"/>
            <w:sz w:val="22"/>
            <w:szCs w:val="22"/>
            <w:lang w:eastAsia="de-DE"/>
            <w14:ligatures w14:val="none"/>
          </w:rPr>
          <w:delText>with</w:delText>
        </w:r>
        <w:r w:rsidR="007C5BAF" w:rsidRPr="003F4E74" w:rsidDel="002C480B">
          <w:rPr>
            <w:rFonts w:ascii="Arial" w:eastAsia="Times New Roman" w:hAnsi="Arial" w:cs="Arial"/>
            <w:kern w:val="0"/>
            <w:sz w:val="22"/>
            <w:szCs w:val="22"/>
            <w:lang w:eastAsia="de-DE"/>
            <w14:ligatures w14:val="none"/>
          </w:rPr>
          <w:delText xml:space="preserve"> </w:delText>
        </w:r>
        <w:r w:rsidR="002B25A5" w:rsidRPr="003F4E74" w:rsidDel="002C480B">
          <w:rPr>
            <w:rFonts w:ascii="Arial" w:eastAsia="Times New Roman" w:hAnsi="Arial" w:cs="Arial"/>
            <w:kern w:val="0"/>
            <w:sz w:val="22"/>
            <w:szCs w:val="22"/>
            <w:lang w:eastAsia="de-DE"/>
            <w14:ligatures w14:val="none"/>
          </w:rPr>
          <w:delText xml:space="preserve">a </w:delText>
        </w:r>
        <w:r w:rsidR="007C5BAF" w:rsidRPr="003F4E74" w:rsidDel="002C480B">
          <w:rPr>
            <w:rFonts w:ascii="Arial" w:eastAsia="Times New Roman" w:hAnsi="Arial" w:cs="Arial"/>
            <w:kern w:val="0"/>
            <w:sz w:val="22"/>
            <w:szCs w:val="22"/>
            <w:lang w:eastAsia="de-DE"/>
            <w14:ligatures w14:val="none"/>
          </w:rPr>
          <w:delText xml:space="preserve">statistically significant primary endpoint, we </w:delText>
        </w:r>
        <w:r w:rsidR="00646A5D" w:rsidDel="002C480B">
          <w:rPr>
            <w:rFonts w:ascii="Arial" w:eastAsia="Times New Roman" w:hAnsi="Arial" w:cs="Arial"/>
            <w:kern w:val="0"/>
            <w:sz w:val="22"/>
            <w:szCs w:val="22"/>
            <w:lang w:eastAsia="de-DE"/>
            <w14:ligatures w14:val="none"/>
          </w:rPr>
          <w:delText xml:space="preserve">assessed </w:delText>
        </w:r>
        <w:r w:rsidR="007C5BAF" w:rsidRPr="0008213C" w:rsidDel="002C480B">
          <w:rPr>
            <w:rFonts w:ascii="Arial" w:eastAsia="Times New Roman" w:hAnsi="Arial" w:cs="Arial"/>
            <w:kern w:val="0"/>
            <w:sz w:val="22"/>
            <w:szCs w:val="22"/>
            <w:lang w:eastAsia="de-DE"/>
            <w14:ligatures w14:val="none"/>
          </w:rPr>
          <w:delText xml:space="preserve">whether </w:delText>
        </w:r>
        <w:r w:rsidR="00646A5D" w:rsidDel="002C480B">
          <w:rPr>
            <w:rFonts w:ascii="Arial" w:eastAsia="Times New Roman" w:hAnsi="Arial" w:cs="Arial"/>
            <w:kern w:val="0"/>
            <w:sz w:val="22"/>
            <w:szCs w:val="22"/>
            <w:lang w:eastAsia="de-DE"/>
            <w14:ligatures w14:val="none"/>
          </w:rPr>
          <w:delText>results were interpreted as clinically meaningful</w:delText>
        </w:r>
        <w:r w:rsidR="007C5BAF" w:rsidRPr="0008213C" w:rsidDel="002C480B">
          <w:rPr>
            <w:rFonts w:ascii="Arial" w:eastAsia="Times New Roman" w:hAnsi="Arial" w:cs="Arial"/>
            <w:kern w:val="0"/>
            <w:sz w:val="22"/>
            <w:szCs w:val="22"/>
            <w:lang w:eastAsia="de-DE"/>
            <w14:ligatures w14:val="none"/>
          </w:rPr>
          <w:delText>.</w:delText>
        </w:r>
      </w:del>
    </w:p>
    <w:p w14:paraId="601F7F37" w14:textId="37EB8C03" w:rsidR="007C5BAF" w:rsidRPr="006749D7" w:rsidRDefault="007C5BAF" w:rsidP="001E3A1F">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Results</w:t>
      </w:r>
      <w:r>
        <w:rPr>
          <w:rFonts w:ascii="Arial" w:eastAsia="Times New Roman" w:hAnsi="Arial" w:cs="Arial"/>
          <w:b/>
          <w:bCs/>
          <w:kern w:val="0"/>
          <w:sz w:val="22"/>
          <w:szCs w:val="22"/>
          <w:lang w:eastAsia="de-DE"/>
          <w14:ligatures w14:val="none"/>
        </w:rPr>
        <w:t xml:space="preserve">: </w:t>
      </w:r>
      <w:r w:rsidRPr="006666A7">
        <w:rPr>
          <w:rFonts w:ascii="Arial" w:eastAsia="Times New Roman" w:hAnsi="Arial" w:cs="Arial"/>
          <w:kern w:val="0"/>
          <w:sz w:val="22"/>
          <w:szCs w:val="22"/>
          <w:lang w:eastAsia="de-DE"/>
          <w14:ligatures w14:val="none"/>
        </w:rPr>
        <w:t>We identified 136 eligible RCTs</w:t>
      </w:r>
      <w:r w:rsidR="001E3A1F">
        <w:rPr>
          <w:rFonts w:ascii="Arial" w:eastAsia="Times New Roman" w:hAnsi="Arial" w:cs="Arial"/>
          <w:kern w:val="0"/>
          <w:sz w:val="22"/>
          <w:szCs w:val="22"/>
          <w:lang w:eastAsia="de-DE"/>
          <w14:ligatures w14:val="none"/>
        </w:rPr>
        <w:t xml:space="preserve"> </w:t>
      </w:r>
      <w:r w:rsidR="001E3A1F" w:rsidRPr="001E3A1F">
        <w:rPr>
          <w:rFonts w:ascii="Arial" w:hAnsi="Arial" w:cs="Arial"/>
          <w:sz w:val="22"/>
          <w:szCs w:val="22"/>
        </w:rPr>
        <w:t xml:space="preserve">(87 published, 49 ongoing). Pre-trial </w:t>
      </w:r>
      <w:del w:id="26" w:author="fariba abbassi" w:date="2026-01-05T11:31:00Z" w16du:dateUtc="2026-01-05T10:31:00Z">
        <w:r w:rsidR="001E3A1F" w:rsidRPr="001E3A1F" w:rsidDel="002C480B">
          <w:rPr>
            <w:rFonts w:ascii="Arial" w:hAnsi="Arial" w:cs="Arial"/>
            <w:sz w:val="22"/>
            <w:szCs w:val="22"/>
          </w:rPr>
          <w:delText xml:space="preserve">documents </w:delText>
        </w:r>
      </w:del>
      <w:ins w:id="27" w:author="fariba abbassi" w:date="2026-01-05T11:31:00Z" w16du:dateUtc="2026-01-05T10:31:00Z">
        <w:r w:rsidR="002C480B">
          <w:rPr>
            <w:rFonts w:ascii="Arial" w:hAnsi="Arial" w:cs="Arial"/>
            <w:sz w:val="22"/>
            <w:szCs w:val="22"/>
          </w:rPr>
          <w:t>documentation was</w:t>
        </w:r>
      </w:ins>
      <w:del w:id="28" w:author="fariba abbassi" w:date="2026-01-05T11:31:00Z" w16du:dateUtc="2026-01-05T10:31:00Z">
        <w:r w:rsidR="001E3A1F" w:rsidRPr="001E3A1F" w:rsidDel="002C480B">
          <w:rPr>
            <w:rFonts w:ascii="Arial" w:hAnsi="Arial" w:cs="Arial"/>
            <w:sz w:val="22"/>
            <w:szCs w:val="22"/>
          </w:rPr>
          <w:delText>were</w:delText>
        </w:r>
      </w:del>
      <w:r w:rsidR="001E3A1F" w:rsidRPr="001E3A1F">
        <w:rPr>
          <w:rFonts w:ascii="Arial" w:hAnsi="Arial" w:cs="Arial"/>
          <w:sz w:val="22"/>
          <w:szCs w:val="22"/>
        </w:rPr>
        <w:t xml:space="preserve"> available for 84 published trials (98%)</w:t>
      </w:r>
      <w:ins w:id="29" w:author="fariba abbassi" w:date="2026-01-05T11:32:00Z" w16du:dateUtc="2026-01-05T10:32:00Z">
        <w:r w:rsidR="002C480B">
          <w:rPr>
            <w:rFonts w:ascii="Arial" w:hAnsi="Arial" w:cs="Arial"/>
            <w:sz w:val="22"/>
            <w:szCs w:val="22"/>
          </w:rPr>
          <w:t xml:space="preserve">. </w:t>
        </w:r>
      </w:ins>
      <w:del w:id="30" w:author="fariba abbassi" w:date="2026-01-05T11:31:00Z" w16du:dateUtc="2026-01-05T10:31:00Z">
        <w:r w:rsidR="00646A5D" w:rsidDel="002C480B">
          <w:rPr>
            <w:rFonts w:ascii="Arial" w:hAnsi="Arial" w:cs="Arial"/>
            <w:sz w:val="22"/>
            <w:szCs w:val="22"/>
          </w:rPr>
          <w:delText>, with</w:delText>
        </w:r>
      </w:del>
      <w:del w:id="31" w:author="fariba abbassi" w:date="2026-01-05T11:32:00Z" w16du:dateUtc="2026-01-05T10:32:00Z">
        <w:r w:rsidR="00646A5D" w:rsidDel="002C480B">
          <w:rPr>
            <w:rFonts w:ascii="Arial" w:hAnsi="Arial" w:cs="Arial"/>
            <w:sz w:val="22"/>
            <w:szCs w:val="22"/>
          </w:rPr>
          <w:delText xml:space="preserve"> p</w:delText>
        </w:r>
      </w:del>
      <w:ins w:id="32" w:author="fariba abbassi" w:date="2026-01-05T11:32:00Z" w16du:dateUtc="2026-01-05T10:32:00Z">
        <w:r w:rsidR="002C480B">
          <w:rPr>
            <w:rFonts w:ascii="Arial" w:hAnsi="Arial" w:cs="Arial"/>
            <w:sz w:val="22"/>
            <w:szCs w:val="22"/>
          </w:rPr>
          <w:t>P</w:t>
        </w:r>
      </w:ins>
      <w:r w:rsidR="001E3A1F" w:rsidRPr="001E3A1F">
        <w:rPr>
          <w:rFonts w:ascii="Arial" w:hAnsi="Arial" w:cs="Arial"/>
          <w:sz w:val="22"/>
          <w:szCs w:val="22"/>
        </w:rPr>
        <w:t>rimary endpoint</w:t>
      </w:r>
      <w:ins w:id="33" w:author="fariba abbassi" w:date="2026-01-05T11:32:00Z" w16du:dateUtc="2026-01-05T10:32:00Z">
        <w:r w:rsidR="002C480B">
          <w:rPr>
            <w:rFonts w:ascii="Arial" w:hAnsi="Arial" w:cs="Arial"/>
            <w:sz w:val="22"/>
            <w:szCs w:val="22"/>
          </w:rPr>
          <w:t xml:space="preserve"> was</w:t>
        </w:r>
      </w:ins>
      <w:del w:id="34" w:author="fariba abbassi" w:date="2026-01-05T11:32:00Z" w16du:dateUtc="2026-01-05T10:32:00Z">
        <w:r w:rsidR="001E3A1F" w:rsidRPr="001E3A1F" w:rsidDel="002C480B">
          <w:rPr>
            <w:rFonts w:ascii="Arial" w:hAnsi="Arial" w:cs="Arial"/>
            <w:sz w:val="22"/>
            <w:szCs w:val="22"/>
          </w:rPr>
          <w:delText>s</w:delText>
        </w:r>
      </w:del>
      <w:r w:rsidR="001E3A1F" w:rsidRPr="001E3A1F">
        <w:rPr>
          <w:rFonts w:ascii="Arial" w:hAnsi="Arial" w:cs="Arial"/>
          <w:sz w:val="22"/>
          <w:szCs w:val="22"/>
        </w:rPr>
        <w:t xml:space="preserve"> defined</w:t>
      </w:r>
      <w:ins w:id="35" w:author="fariba abbassi" w:date="2026-01-05T11:32:00Z" w16du:dateUtc="2026-01-05T10:32:00Z">
        <w:r w:rsidR="002C480B">
          <w:rPr>
            <w:rFonts w:ascii="Arial" w:hAnsi="Arial" w:cs="Arial"/>
            <w:sz w:val="22"/>
            <w:szCs w:val="22"/>
          </w:rPr>
          <w:t xml:space="preserve"> for all trails </w:t>
        </w:r>
      </w:ins>
      <w:del w:id="36" w:author="fariba abbassi" w:date="2026-01-05T11:32:00Z" w16du:dateUtc="2026-01-05T10:32:00Z">
        <w:r w:rsidR="001E3A1F" w:rsidRPr="001E3A1F" w:rsidDel="002C480B">
          <w:rPr>
            <w:rFonts w:ascii="Arial" w:hAnsi="Arial" w:cs="Arial"/>
            <w:sz w:val="22"/>
            <w:szCs w:val="22"/>
          </w:rPr>
          <w:delText xml:space="preserve"> in all </w:delText>
        </w:r>
      </w:del>
      <w:r w:rsidR="001E3A1F" w:rsidRPr="001E3A1F">
        <w:rPr>
          <w:rFonts w:ascii="Arial" w:hAnsi="Arial" w:cs="Arial"/>
          <w:sz w:val="22"/>
          <w:szCs w:val="22"/>
        </w:rPr>
        <w:t xml:space="preserve">(100%), </w:t>
      </w:r>
      <w:del w:id="37" w:author="fariba abbassi" w:date="2026-01-05T11:32:00Z" w16du:dateUtc="2026-01-05T10:32:00Z">
        <w:r w:rsidR="001E3A1F" w:rsidRPr="001E3A1F" w:rsidDel="002C480B">
          <w:rPr>
            <w:rFonts w:ascii="Arial" w:hAnsi="Arial" w:cs="Arial"/>
            <w:sz w:val="22"/>
            <w:szCs w:val="22"/>
          </w:rPr>
          <w:delText xml:space="preserve">but </w:delText>
        </w:r>
      </w:del>
      <w:ins w:id="38" w:author="fariba abbassi" w:date="2026-01-05T11:32:00Z" w16du:dateUtc="2026-01-05T10:32:00Z">
        <w:r w:rsidR="002C480B">
          <w:rPr>
            <w:rFonts w:ascii="Arial" w:hAnsi="Arial" w:cs="Arial"/>
            <w:sz w:val="22"/>
            <w:szCs w:val="22"/>
          </w:rPr>
          <w:t>whereas</w:t>
        </w:r>
        <w:r w:rsidR="002C480B" w:rsidRPr="001E3A1F">
          <w:rPr>
            <w:rFonts w:ascii="Arial" w:hAnsi="Arial" w:cs="Arial"/>
            <w:sz w:val="22"/>
            <w:szCs w:val="22"/>
          </w:rPr>
          <w:t xml:space="preserve"> </w:t>
        </w:r>
      </w:ins>
      <w:r w:rsidR="001E3A1F" w:rsidRPr="001E3A1F">
        <w:rPr>
          <w:rFonts w:ascii="Arial" w:hAnsi="Arial" w:cs="Arial"/>
          <w:sz w:val="22"/>
          <w:szCs w:val="22"/>
        </w:rPr>
        <w:t>study design</w:t>
      </w:r>
      <w:r w:rsidR="00F27C11">
        <w:rPr>
          <w:rFonts w:ascii="Arial" w:hAnsi="Arial" w:cs="Arial"/>
          <w:sz w:val="22"/>
          <w:szCs w:val="22"/>
        </w:rPr>
        <w:t xml:space="preserve"> was</w:t>
      </w:r>
      <w:r w:rsidR="001E3A1F" w:rsidRPr="001E3A1F">
        <w:rPr>
          <w:rFonts w:ascii="Arial" w:hAnsi="Arial" w:cs="Arial"/>
          <w:sz w:val="22"/>
          <w:szCs w:val="22"/>
        </w:rPr>
        <w:t xml:space="preserve"> </w:t>
      </w:r>
      <w:del w:id="39" w:author="fariba abbassi" w:date="2026-01-05T11:32:00Z" w16du:dateUtc="2026-01-05T10:32:00Z">
        <w:r w:rsidR="001E3A1F" w:rsidRPr="001E3A1F" w:rsidDel="002C480B">
          <w:rPr>
            <w:rFonts w:ascii="Arial" w:hAnsi="Arial" w:cs="Arial"/>
            <w:sz w:val="22"/>
            <w:szCs w:val="22"/>
          </w:rPr>
          <w:delText xml:space="preserve">reported </w:delText>
        </w:r>
      </w:del>
      <w:ins w:id="40" w:author="fariba abbassi" w:date="2026-01-05T11:32:00Z" w16du:dateUtc="2026-01-05T10:32:00Z">
        <w:r w:rsidR="002C480B">
          <w:rPr>
            <w:rFonts w:ascii="Arial" w:hAnsi="Arial" w:cs="Arial"/>
            <w:sz w:val="22"/>
            <w:szCs w:val="22"/>
          </w:rPr>
          <w:t xml:space="preserve">specified for </w:t>
        </w:r>
      </w:ins>
      <w:del w:id="41" w:author="fariba abbassi" w:date="2026-01-05T11:32:00Z" w16du:dateUtc="2026-01-05T10:32:00Z">
        <w:r w:rsidR="00646A5D" w:rsidDel="002C480B">
          <w:rPr>
            <w:rFonts w:ascii="Arial" w:hAnsi="Arial" w:cs="Arial"/>
            <w:sz w:val="22"/>
            <w:szCs w:val="22"/>
          </w:rPr>
          <w:delText>in</w:delText>
        </w:r>
        <w:r w:rsidR="001E3A1F" w:rsidRPr="001E3A1F" w:rsidDel="002C480B">
          <w:rPr>
            <w:rFonts w:ascii="Arial" w:hAnsi="Arial" w:cs="Arial"/>
            <w:sz w:val="22"/>
            <w:szCs w:val="22"/>
          </w:rPr>
          <w:delText xml:space="preserve"> </w:delText>
        </w:r>
      </w:del>
      <w:r w:rsidR="001E3A1F" w:rsidRPr="001E3A1F">
        <w:rPr>
          <w:rFonts w:ascii="Arial" w:hAnsi="Arial" w:cs="Arial"/>
          <w:sz w:val="22"/>
          <w:szCs w:val="22"/>
        </w:rPr>
        <w:t xml:space="preserve">only 23 </w:t>
      </w:r>
      <w:r w:rsidR="00F27C11">
        <w:rPr>
          <w:rFonts w:ascii="Arial" w:hAnsi="Arial" w:cs="Arial"/>
          <w:sz w:val="22"/>
          <w:szCs w:val="22"/>
        </w:rPr>
        <w:t xml:space="preserve">trials </w:t>
      </w:r>
      <w:r w:rsidR="001E3A1F" w:rsidRPr="001E3A1F">
        <w:rPr>
          <w:rFonts w:ascii="Arial" w:hAnsi="Arial" w:cs="Arial"/>
          <w:sz w:val="22"/>
          <w:szCs w:val="22"/>
        </w:rPr>
        <w:t xml:space="preserve">(27%). </w:t>
      </w:r>
      <w:ins w:id="42" w:author="fariba abbassi" w:date="2026-01-05T11:33:00Z">
        <w:r w:rsidR="002C480B" w:rsidRPr="002C480B">
          <w:rPr>
            <w:rFonts w:ascii="Arial" w:hAnsi="Arial" w:cs="Arial"/>
            <w:sz w:val="22"/>
            <w:szCs w:val="22"/>
          </w:rPr>
          <w:t>In the final publications, 20 trials (23%) reported a superiority design and 12 trials (14%) a non-inferiority design</w:t>
        </w:r>
      </w:ins>
      <w:del w:id="43" w:author="fariba abbassi" w:date="2026-01-05T11:33:00Z" w16du:dateUtc="2026-01-05T10:33:00Z">
        <w:r w:rsidR="001E3A1F" w:rsidRPr="001E3A1F" w:rsidDel="002C480B">
          <w:rPr>
            <w:rFonts w:ascii="Arial" w:hAnsi="Arial" w:cs="Arial"/>
            <w:sz w:val="22"/>
            <w:szCs w:val="22"/>
          </w:rPr>
          <w:delText xml:space="preserve">Among the </w:delText>
        </w:r>
        <w:r w:rsidR="00646A5D" w:rsidDel="002C480B">
          <w:rPr>
            <w:rFonts w:ascii="Arial" w:hAnsi="Arial" w:cs="Arial"/>
            <w:sz w:val="22"/>
            <w:szCs w:val="22"/>
          </w:rPr>
          <w:delText>final</w:delText>
        </w:r>
        <w:r w:rsidR="001E3A1F" w:rsidRPr="001E3A1F" w:rsidDel="002C480B">
          <w:rPr>
            <w:rFonts w:ascii="Arial" w:hAnsi="Arial" w:cs="Arial"/>
            <w:sz w:val="22"/>
            <w:szCs w:val="22"/>
          </w:rPr>
          <w:delText xml:space="preserve"> publications, </w:delText>
        </w:r>
        <w:r w:rsidR="00646A5D" w:rsidRPr="00646A5D" w:rsidDel="002C480B">
          <w:rPr>
            <w:rFonts w:ascii="Arial" w:hAnsi="Arial" w:cs="Arial"/>
            <w:sz w:val="22"/>
            <w:szCs w:val="22"/>
          </w:rPr>
          <w:delText>20 (23%) specified a superiority design, 12 (14%) a non-inferiority design</w:delText>
        </w:r>
      </w:del>
      <w:r w:rsidR="001D306E">
        <w:rPr>
          <w:rFonts w:ascii="Arial" w:hAnsi="Arial" w:cs="Arial"/>
          <w:sz w:val="22"/>
          <w:szCs w:val="22"/>
        </w:rPr>
        <w:t xml:space="preserve">. </w:t>
      </w:r>
      <w:ins w:id="44" w:author="fariba abbassi" w:date="2026-01-05T11:34:00Z">
        <w:r w:rsidR="002C480B" w:rsidRPr="002C480B">
          <w:rPr>
            <w:rFonts w:ascii="Arial" w:hAnsi="Arial" w:cs="Arial"/>
            <w:sz w:val="22"/>
            <w:szCs w:val="22"/>
          </w:rPr>
          <w:t xml:space="preserve">The remaining 55 trials did not explicitly report a study aim </w:t>
        </w:r>
      </w:ins>
      <w:ins w:id="45" w:author="fariba abbassi" w:date="2026-01-05T11:34:00Z" w16du:dateUtc="2026-01-05T10:34:00Z">
        <w:r w:rsidR="002C480B">
          <w:rPr>
            <w:rFonts w:ascii="Arial" w:hAnsi="Arial" w:cs="Arial"/>
            <w:sz w:val="22"/>
            <w:szCs w:val="22"/>
          </w:rPr>
          <w:t>but</w:t>
        </w:r>
      </w:ins>
      <w:ins w:id="46" w:author="fariba abbassi" w:date="2026-01-05T11:34:00Z">
        <w:r w:rsidR="002C480B" w:rsidRPr="002C480B">
          <w:rPr>
            <w:rFonts w:ascii="Arial" w:hAnsi="Arial" w:cs="Arial"/>
            <w:sz w:val="22"/>
            <w:szCs w:val="22"/>
          </w:rPr>
          <w:t xml:space="preserve"> were effectively conducted as superiority trials. </w:t>
        </w:r>
      </w:ins>
      <w:del w:id="47" w:author="fariba abbassi" w:date="2026-01-05T11:34:00Z" w16du:dateUtc="2026-01-05T10:34:00Z">
        <w:r w:rsidR="001D306E" w:rsidDel="002C480B">
          <w:rPr>
            <w:rFonts w:ascii="Arial" w:hAnsi="Arial" w:cs="Arial"/>
            <w:sz w:val="22"/>
            <w:szCs w:val="22"/>
          </w:rPr>
          <w:delText>T</w:delText>
        </w:r>
        <w:r w:rsidR="00646A5D" w:rsidRPr="00646A5D" w:rsidDel="002C480B">
          <w:rPr>
            <w:rFonts w:ascii="Arial" w:hAnsi="Arial" w:cs="Arial"/>
            <w:sz w:val="22"/>
            <w:szCs w:val="22"/>
          </w:rPr>
          <w:delText>he 55 trials without a reported study aim were effectively superiority trials.</w:delText>
        </w:r>
        <w:r w:rsidR="00646A5D" w:rsidDel="002C480B">
          <w:rPr>
            <w:rFonts w:ascii="Arial" w:hAnsi="Arial" w:cs="Arial"/>
            <w:sz w:val="22"/>
            <w:szCs w:val="22"/>
          </w:rPr>
          <w:delText xml:space="preserve"> </w:delText>
        </w:r>
      </w:del>
      <w:r w:rsidR="00646A5D">
        <w:rPr>
          <w:rFonts w:ascii="Arial" w:hAnsi="Arial" w:cs="Arial"/>
          <w:sz w:val="22"/>
          <w:szCs w:val="22"/>
        </w:rPr>
        <w:t>S</w:t>
      </w:r>
      <w:r w:rsidR="001E3A1F" w:rsidRPr="001E3A1F">
        <w:rPr>
          <w:rFonts w:ascii="Arial" w:hAnsi="Arial" w:cs="Arial"/>
          <w:sz w:val="22"/>
          <w:szCs w:val="22"/>
        </w:rPr>
        <w:t xml:space="preserve">ample size calculations were </w:t>
      </w:r>
      <w:r w:rsidR="00646A5D">
        <w:rPr>
          <w:rFonts w:ascii="Arial" w:hAnsi="Arial" w:cs="Arial"/>
          <w:sz w:val="22"/>
          <w:szCs w:val="22"/>
        </w:rPr>
        <w:t>provided</w:t>
      </w:r>
      <w:r w:rsidR="001E3A1F" w:rsidRPr="001E3A1F">
        <w:rPr>
          <w:rFonts w:ascii="Arial" w:hAnsi="Arial" w:cs="Arial"/>
          <w:sz w:val="22"/>
          <w:szCs w:val="22"/>
        </w:rPr>
        <w:t xml:space="preserve"> in 84</w:t>
      </w:r>
      <w:r w:rsidR="00646A5D">
        <w:rPr>
          <w:rFonts w:ascii="Arial" w:hAnsi="Arial" w:cs="Arial"/>
          <w:sz w:val="22"/>
          <w:szCs w:val="22"/>
        </w:rPr>
        <w:t xml:space="preserve"> </w:t>
      </w:r>
      <w:del w:id="48" w:author="fariba abbassi" w:date="2026-01-05T11:34:00Z" w16du:dateUtc="2026-01-05T10:34:00Z">
        <w:r w:rsidR="00646A5D" w:rsidDel="002C480B">
          <w:rPr>
            <w:rFonts w:ascii="Arial" w:hAnsi="Arial" w:cs="Arial"/>
            <w:sz w:val="22"/>
            <w:szCs w:val="22"/>
          </w:rPr>
          <w:delText>trials</w:delText>
        </w:r>
        <w:r w:rsidR="001E3A1F" w:rsidRPr="001E3A1F" w:rsidDel="002C480B">
          <w:rPr>
            <w:rFonts w:ascii="Arial" w:hAnsi="Arial" w:cs="Arial"/>
            <w:sz w:val="22"/>
            <w:szCs w:val="22"/>
          </w:rPr>
          <w:delText xml:space="preserve"> </w:delText>
        </w:r>
      </w:del>
      <w:r w:rsidR="001E3A1F" w:rsidRPr="001E3A1F">
        <w:rPr>
          <w:rFonts w:ascii="Arial" w:hAnsi="Arial" w:cs="Arial"/>
          <w:sz w:val="22"/>
          <w:szCs w:val="22"/>
        </w:rPr>
        <w:t xml:space="preserve">(98%), and 44 </w:t>
      </w:r>
      <w:ins w:id="49" w:author="fariba abbassi" w:date="2026-01-05T11:34:00Z" w16du:dateUtc="2026-01-05T10:34:00Z">
        <w:r w:rsidR="002C480B">
          <w:rPr>
            <w:rFonts w:ascii="Arial" w:hAnsi="Arial" w:cs="Arial"/>
            <w:sz w:val="22"/>
            <w:szCs w:val="22"/>
          </w:rPr>
          <w:t xml:space="preserve">trials </w:t>
        </w:r>
      </w:ins>
      <w:r w:rsidR="001E3A1F" w:rsidRPr="001E3A1F">
        <w:rPr>
          <w:rFonts w:ascii="Arial" w:hAnsi="Arial" w:cs="Arial"/>
          <w:sz w:val="22"/>
          <w:szCs w:val="22"/>
        </w:rPr>
        <w:t xml:space="preserve">(51%) achieved statistical significance for their primary endpoint. However, only </w:t>
      </w:r>
      <w:del w:id="50" w:author="fariba abbassi" w:date="2026-01-05T11:34:00Z" w16du:dateUtc="2026-01-05T10:34:00Z">
        <w:r w:rsidR="001D7D3B" w:rsidDel="002C480B">
          <w:rPr>
            <w:rFonts w:ascii="Arial" w:hAnsi="Arial" w:cs="Arial"/>
            <w:sz w:val="22"/>
            <w:szCs w:val="22"/>
          </w:rPr>
          <w:delText xml:space="preserve">in </w:delText>
        </w:r>
      </w:del>
      <w:r w:rsidR="001E3A1F" w:rsidRPr="001E3A1F">
        <w:rPr>
          <w:rFonts w:ascii="Arial" w:hAnsi="Arial" w:cs="Arial"/>
          <w:sz w:val="22"/>
          <w:szCs w:val="22"/>
        </w:rPr>
        <w:t>9 (</w:t>
      </w:r>
      <w:r w:rsidR="001E3A1F" w:rsidRPr="00B22389">
        <w:rPr>
          <w:rFonts w:ascii="Arial" w:hAnsi="Arial" w:cs="Arial"/>
          <w:sz w:val="22"/>
          <w:szCs w:val="22"/>
        </w:rPr>
        <w:t>20%)</w:t>
      </w:r>
      <w:r w:rsidR="001E3A1F" w:rsidRPr="001E3A1F">
        <w:rPr>
          <w:rFonts w:ascii="Arial" w:hAnsi="Arial" w:cs="Arial"/>
          <w:sz w:val="22"/>
          <w:szCs w:val="22"/>
        </w:rPr>
        <w:t xml:space="preserve"> </w:t>
      </w:r>
      <w:r w:rsidR="001D7D3B">
        <w:rPr>
          <w:rFonts w:ascii="Arial" w:hAnsi="Arial" w:cs="Arial"/>
          <w:sz w:val="22"/>
          <w:szCs w:val="22"/>
        </w:rPr>
        <w:t xml:space="preserve">publications </w:t>
      </w:r>
      <w:ins w:id="51" w:author="fariba abbassi" w:date="2026-01-05T11:34:00Z" w16du:dateUtc="2026-01-05T10:34:00Z">
        <w:r w:rsidR="002C480B">
          <w:rPr>
            <w:rFonts w:ascii="Arial" w:hAnsi="Arial" w:cs="Arial"/>
            <w:sz w:val="22"/>
            <w:szCs w:val="22"/>
          </w:rPr>
          <w:t xml:space="preserve">interpreted the </w:t>
        </w:r>
      </w:ins>
      <w:r w:rsidR="001E3A1F" w:rsidRPr="001E3A1F">
        <w:rPr>
          <w:rFonts w:ascii="Arial" w:hAnsi="Arial" w:cs="Arial"/>
          <w:sz w:val="22"/>
          <w:szCs w:val="22"/>
        </w:rPr>
        <w:t>results</w:t>
      </w:r>
      <w:r w:rsidR="001D7D3B">
        <w:rPr>
          <w:rFonts w:ascii="Arial" w:hAnsi="Arial" w:cs="Arial"/>
          <w:sz w:val="22"/>
          <w:szCs w:val="22"/>
        </w:rPr>
        <w:t xml:space="preserve"> </w:t>
      </w:r>
      <w:del w:id="52" w:author="fariba abbassi" w:date="2026-01-05T11:35:00Z" w16du:dateUtc="2026-01-05T10:35:00Z">
        <w:r w:rsidR="001D7D3B" w:rsidDel="002C480B">
          <w:rPr>
            <w:rFonts w:ascii="Arial" w:hAnsi="Arial" w:cs="Arial"/>
            <w:sz w:val="22"/>
            <w:szCs w:val="22"/>
          </w:rPr>
          <w:delText xml:space="preserve">were </w:delText>
        </w:r>
        <w:r w:rsidR="001D7D3B" w:rsidRPr="001E3A1F" w:rsidDel="002C480B">
          <w:rPr>
            <w:rFonts w:ascii="Arial" w:hAnsi="Arial" w:cs="Arial"/>
            <w:sz w:val="22"/>
            <w:szCs w:val="22"/>
          </w:rPr>
          <w:delText>interpreted</w:delText>
        </w:r>
        <w:r w:rsidR="001E3A1F" w:rsidRPr="001E3A1F" w:rsidDel="002C480B">
          <w:rPr>
            <w:rFonts w:ascii="Arial" w:hAnsi="Arial" w:cs="Arial"/>
            <w:sz w:val="22"/>
            <w:szCs w:val="22"/>
          </w:rPr>
          <w:delText xml:space="preserve"> </w:delText>
        </w:r>
      </w:del>
      <w:r w:rsidR="001E3A1F" w:rsidRPr="001E3A1F">
        <w:rPr>
          <w:rFonts w:ascii="Arial" w:hAnsi="Arial" w:cs="Arial"/>
          <w:sz w:val="22"/>
          <w:szCs w:val="22"/>
        </w:rPr>
        <w:t>from a clinical perspective.</w:t>
      </w:r>
    </w:p>
    <w:p w14:paraId="21623E8D" w14:textId="6B365150" w:rsidR="00E5429A" w:rsidRPr="0008213C" w:rsidRDefault="007C5BAF" w:rsidP="00646A5D">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Conclusions</w:t>
      </w:r>
      <w:r>
        <w:rPr>
          <w:rFonts w:ascii="Arial" w:eastAsia="Times New Roman" w:hAnsi="Arial" w:cs="Arial"/>
          <w:b/>
          <w:bCs/>
          <w:kern w:val="0"/>
          <w:sz w:val="22"/>
          <w:szCs w:val="22"/>
          <w:lang w:eastAsia="de-DE"/>
          <w14:ligatures w14:val="none"/>
        </w:rPr>
        <w:t>:</w:t>
      </w:r>
      <w:ins w:id="53" w:author="fariba abbassi" w:date="2026-01-05T11:41:00Z" w16du:dateUtc="2026-01-05T10:41:00Z">
        <w:r w:rsidR="002C480B" w:rsidRPr="002C480B">
          <w:t xml:space="preserve"> </w:t>
        </w:r>
      </w:ins>
      <w:ins w:id="54" w:author="fariba abbassi" w:date="2026-01-05T11:41:00Z">
        <w:r w:rsidR="002C480B" w:rsidRPr="002C480B">
          <w:rPr>
            <w:rFonts w:ascii="Arial" w:eastAsia="Times New Roman" w:hAnsi="Arial" w:cs="Arial"/>
            <w:kern w:val="0"/>
            <w:sz w:val="22"/>
            <w:szCs w:val="22"/>
            <w:lang w:eastAsia="de-DE"/>
            <w14:ligatures w14:val="none"/>
            <w:rPrChange w:id="55" w:author="fariba abbassi" w:date="2026-01-05T11:41:00Z" w16du:dateUtc="2026-01-05T10:41:00Z">
              <w:rPr>
                <w:rFonts w:ascii="Arial" w:eastAsia="Times New Roman" w:hAnsi="Arial" w:cs="Arial"/>
                <w:b/>
                <w:bCs/>
                <w:kern w:val="0"/>
                <w:sz w:val="22"/>
                <w:szCs w:val="22"/>
                <w:lang w:eastAsia="de-DE"/>
                <w14:ligatures w14:val="none"/>
              </w:rPr>
            </w:rPrChange>
          </w:rPr>
          <w:t>While endpoints and sample size calculations were commonly reported, study design and clinical interpretation were frequently insufficient. A large proportion of superiority trials did not demonstrate statistically significant effects, limiting their usefulness for clinical decision making and interpretation. These findings suggest that alternative design strategies, such as considering non-inferiority for primary outcomes alongside superiority analyses of clinically relevant secondary endpoints, may warrant greater attention in future surgical RCTs.</w:t>
        </w:r>
      </w:ins>
      <w:del w:id="56" w:author="fariba abbassi" w:date="2026-01-05T11:41:00Z" w16du:dateUtc="2026-01-05T10:41:00Z">
        <w:r w:rsidRPr="002C480B" w:rsidDel="002C480B">
          <w:rPr>
            <w:rFonts w:ascii="Arial" w:eastAsia="Times New Roman" w:hAnsi="Arial" w:cs="Arial"/>
            <w:kern w:val="0"/>
            <w:sz w:val="22"/>
            <w:szCs w:val="22"/>
            <w:lang w:eastAsia="de-DE"/>
            <w14:ligatures w14:val="none"/>
            <w:rPrChange w:id="57" w:author="fariba abbassi" w:date="2026-01-05T11:41:00Z" w16du:dateUtc="2026-01-05T10:41:00Z">
              <w:rPr>
                <w:rFonts w:ascii="Arial" w:eastAsia="Times New Roman" w:hAnsi="Arial" w:cs="Arial"/>
                <w:b/>
                <w:bCs/>
                <w:kern w:val="0"/>
                <w:sz w:val="22"/>
                <w:szCs w:val="22"/>
                <w:lang w:eastAsia="de-DE"/>
                <w14:ligatures w14:val="none"/>
              </w:rPr>
            </w:rPrChange>
          </w:rPr>
          <w:delText xml:space="preserve"> </w:delText>
        </w:r>
      </w:del>
      <w:del w:id="58" w:author="fariba abbassi" w:date="2026-01-05T11:35:00Z" w16du:dateUtc="2026-01-05T10:35:00Z">
        <w:r w:rsidR="00646A5D" w:rsidRPr="002C480B" w:rsidDel="002C480B">
          <w:rPr>
            <w:rFonts w:ascii="Arial" w:eastAsia="Times New Roman" w:hAnsi="Arial" w:cs="Arial"/>
            <w:kern w:val="0"/>
            <w:sz w:val="22"/>
            <w:szCs w:val="22"/>
            <w:lang w:eastAsia="de-DE"/>
            <w14:ligatures w14:val="none"/>
          </w:rPr>
          <w:delText>E</w:delText>
        </w:r>
      </w:del>
      <w:del w:id="59"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ndpoints and sample size</w:delText>
        </w:r>
      </w:del>
      <w:del w:id="60" w:author="fariba abbassi" w:date="2026-01-05T11:35:00Z" w16du:dateUtc="2026-01-05T10:35:00Z">
        <w:r w:rsidR="00646A5D" w:rsidRPr="002C480B" w:rsidDel="002C480B">
          <w:rPr>
            <w:rFonts w:ascii="Arial" w:eastAsia="Times New Roman" w:hAnsi="Arial" w:cs="Arial"/>
            <w:kern w:val="0"/>
            <w:sz w:val="22"/>
            <w:szCs w:val="22"/>
            <w:lang w:eastAsia="de-DE"/>
            <w14:ligatures w14:val="none"/>
          </w:rPr>
          <w:delText>s</w:delText>
        </w:r>
      </w:del>
      <w:del w:id="61"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 xml:space="preserve"> were </w:delText>
        </w:r>
      </w:del>
      <w:del w:id="62" w:author="fariba abbassi" w:date="2026-01-05T11:35:00Z" w16du:dateUtc="2026-01-05T10:35:00Z">
        <w:r w:rsidR="00646A5D" w:rsidRPr="002C480B" w:rsidDel="002C480B">
          <w:rPr>
            <w:rFonts w:ascii="Arial" w:eastAsia="Times New Roman" w:hAnsi="Arial" w:cs="Arial"/>
            <w:kern w:val="0"/>
            <w:sz w:val="22"/>
            <w:szCs w:val="22"/>
            <w:lang w:eastAsia="de-DE"/>
            <w14:ligatures w14:val="none"/>
          </w:rPr>
          <w:delText xml:space="preserve">usually </w:delText>
        </w:r>
      </w:del>
      <w:del w:id="63"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 xml:space="preserve">reported, </w:delText>
        </w:r>
      </w:del>
      <w:del w:id="64" w:author="fariba abbassi" w:date="2026-01-05T11:35:00Z" w16du:dateUtc="2026-01-05T10:35:00Z">
        <w:r w:rsidR="00646A5D" w:rsidRPr="002C480B" w:rsidDel="002C480B">
          <w:rPr>
            <w:rFonts w:ascii="Arial" w:eastAsia="Times New Roman" w:hAnsi="Arial" w:cs="Arial"/>
            <w:kern w:val="0"/>
            <w:sz w:val="22"/>
            <w:szCs w:val="22"/>
            <w:lang w:eastAsia="de-DE"/>
            <w14:ligatures w14:val="none"/>
          </w:rPr>
          <w:delText xml:space="preserve">but </w:delText>
        </w:r>
      </w:del>
      <w:del w:id="65"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 xml:space="preserve">study design and clinical interpretation were lacking. </w:delText>
        </w:r>
      </w:del>
      <w:ins w:id="66" w:author="Joana Rodrigues Ribeiro" w:date="2026-01-05T11:01:00Z" w16du:dateUtc="2026-01-05T10:01:00Z">
        <w:del w:id="67" w:author="fariba abbassi" w:date="2026-01-05T11:41:00Z" w16du:dateUtc="2026-01-05T10:41:00Z">
          <w:r w:rsidR="00DB1618" w:rsidRPr="002C480B" w:rsidDel="002C480B">
            <w:rPr>
              <w:rFonts w:ascii="Arial" w:eastAsia="Times New Roman" w:hAnsi="Arial" w:cs="Arial"/>
              <w:kern w:val="0"/>
              <w:sz w:val="22"/>
              <w:szCs w:val="22"/>
              <w:lang w:eastAsia="de-DE"/>
              <w14:ligatures w14:val="none"/>
            </w:rPr>
            <w:delText xml:space="preserve">More than half of trials failed to demonstrate superiority, </w:delText>
          </w:r>
        </w:del>
        <w:del w:id="68" w:author="fariba abbassi" w:date="2026-01-05T11:36:00Z" w16du:dateUtc="2026-01-05T10:36:00Z">
          <w:r w:rsidR="00DB1618" w:rsidRPr="002C480B" w:rsidDel="002C480B">
            <w:rPr>
              <w:rFonts w:ascii="Arial" w:eastAsia="Times New Roman" w:hAnsi="Arial" w:cs="Arial"/>
              <w:kern w:val="0"/>
              <w:sz w:val="22"/>
              <w:szCs w:val="22"/>
              <w:lang w:eastAsia="de-DE"/>
              <w14:ligatures w14:val="none"/>
            </w:rPr>
            <w:delText>contributing</w:delText>
          </w:r>
        </w:del>
        <w:del w:id="69" w:author="fariba abbassi" w:date="2026-01-05T11:41:00Z" w16du:dateUtc="2026-01-05T10:41:00Z">
          <w:r w:rsidR="00DB1618" w:rsidRPr="002C480B" w:rsidDel="002C480B">
            <w:rPr>
              <w:rFonts w:ascii="Arial" w:eastAsia="Times New Roman" w:hAnsi="Arial" w:cs="Arial"/>
              <w:kern w:val="0"/>
              <w:sz w:val="22"/>
              <w:szCs w:val="22"/>
              <w:lang w:eastAsia="de-DE"/>
              <w14:ligatures w14:val="none"/>
            </w:rPr>
            <w:delText xml:space="preserve"> limited guidance to clinical practice, whereas a non-inferiority design might have yielded clinically meaningful results. </w:delText>
          </w:r>
        </w:del>
      </w:ins>
      <w:del w:id="70"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These findings highlight substantial shortcomings in trial planning</w:delText>
        </w:r>
      </w:del>
      <w:ins w:id="71" w:author="Joana Rodrigues Ribeiro" w:date="2026-01-05T10:57:00Z" w16du:dateUtc="2026-01-05T09:57:00Z">
        <w:del w:id="72" w:author="fariba abbassi" w:date="2026-01-05T11:41:00Z" w16du:dateUtc="2026-01-05T10:41:00Z">
          <w:r w:rsidR="00DB1618" w:rsidRPr="002C480B" w:rsidDel="002C480B">
            <w:rPr>
              <w:rFonts w:ascii="Arial" w:eastAsia="Times New Roman" w:hAnsi="Arial" w:cs="Arial"/>
              <w:kern w:val="0"/>
              <w:sz w:val="22"/>
              <w:szCs w:val="22"/>
              <w:lang w:eastAsia="de-DE"/>
              <w14:ligatures w14:val="none"/>
            </w:rPr>
            <w:delText xml:space="preserve">, </w:delText>
          </w:r>
        </w:del>
      </w:ins>
      <w:ins w:id="73" w:author="Joana Rodrigues Ribeiro" w:date="2026-01-05T11:01:00Z" w16du:dateUtc="2026-01-05T10:01:00Z">
        <w:del w:id="74" w:author="fariba abbassi" w:date="2026-01-05T11:41:00Z" w16du:dateUtc="2026-01-05T10:41:00Z">
          <w:r w:rsidR="00DB1618" w:rsidRPr="002C480B" w:rsidDel="002C480B">
            <w:rPr>
              <w:rFonts w:ascii="Arial" w:eastAsia="Times New Roman" w:hAnsi="Arial" w:cs="Arial"/>
              <w:kern w:val="0"/>
              <w:sz w:val="22"/>
              <w:szCs w:val="22"/>
              <w:lang w:eastAsia="de-DE"/>
              <w14:ligatures w14:val="none"/>
            </w:rPr>
            <w:delText xml:space="preserve">question the utility of superiority designs in this context </w:delText>
          </w:r>
        </w:del>
      </w:ins>
      <w:del w:id="75" w:author="fariba abbassi" w:date="2026-01-05T11:41:00Z" w16du:dateUtc="2026-01-05T10:41:00Z">
        <w:r w:rsidR="00646A5D" w:rsidRPr="002C480B" w:rsidDel="002C480B">
          <w:rPr>
            <w:rFonts w:ascii="Arial" w:eastAsia="Times New Roman" w:hAnsi="Arial" w:cs="Arial"/>
            <w:kern w:val="0"/>
            <w:sz w:val="22"/>
            <w:szCs w:val="22"/>
            <w:lang w:eastAsia="de-DE"/>
            <w14:ligatures w14:val="none"/>
          </w:rPr>
          <w:delText xml:space="preserve"> and underscore the need for more rigorous consideration of clinical relevance when designing and reporting RCTs.</w:delText>
        </w:r>
      </w:del>
    </w:p>
    <w:p w14:paraId="1CFCFF82" w14:textId="77777777" w:rsidR="007C5BAF" w:rsidRDefault="007C5BAF" w:rsidP="007C5BAF">
      <w:pPr>
        <w:rPr>
          <w:rFonts w:ascii="Arial" w:eastAsia="Times New Roman" w:hAnsi="Arial" w:cs="Arial"/>
          <w:kern w:val="0"/>
          <w:sz w:val="22"/>
          <w:szCs w:val="22"/>
          <w:lang w:eastAsia="de-DE"/>
          <w14:ligatures w14:val="none"/>
        </w:rPr>
      </w:pPr>
    </w:p>
    <w:p w14:paraId="546A6D5B" w14:textId="77777777" w:rsidR="00B1446F" w:rsidRPr="003F4E74" w:rsidRDefault="00B1446F" w:rsidP="00B1446F">
      <w:pPr>
        <w:pStyle w:val="TableCaption"/>
        <w:keepNext/>
        <w:pBdr>
          <w:top w:val="none" w:sz="0" w:space="0" w:color="000000"/>
          <w:left w:val="none" w:sz="0" w:space="0" w:color="000000"/>
          <w:bottom w:val="none" w:sz="0" w:space="0" w:color="000000"/>
          <w:right w:val="none" w:sz="0" w:space="0" w:color="000000"/>
        </w:pBdr>
        <w:spacing w:before="40" w:after="40"/>
        <w:ind w:left="60" w:right="60"/>
        <w:jc w:val="left"/>
        <w:rPr>
          <w:rFonts w:ascii="Arial" w:hAnsi="Arial" w:cs="Arial"/>
          <w:i w:val="0"/>
          <w:iCs/>
          <w:sz w:val="22"/>
          <w:szCs w:val="22"/>
        </w:rPr>
      </w:pPr>
      <w:r w:rsidRPr="003F4E74">
        <w:rPr>
          <w:rFonts w:ascii="Arial" w:hAnsi="Arial" w:cs="Arial"/>
          <w:i w:val="0"/>
          <w:iCs/>
          <w:sz w:val="22"/>
          <w:szCs w:val="22"/>
        </w:rPr>
        <w:lastRenderedPageBreak/>
        <w:t>Table 1. Information reported in pre-trial documentation of published randomized controlled trials</w:t>
      </w:r>
    </w:p>
    <w:tbl>
      <w:tblPr>
        <w:tblW w:w="9923" w:type="dxa"/>
        <w:jc w:val="center"/>
        <w:tblLayout w:type="fixed"/>
        <w:tblLook w:val="0420" w:firstRow="1" w:lastRow="0" w:firstColumn="0" w:lastColumn="0" w:noHBand="0" w:noVBand="1"/>
      </w:tblPr>
      <w:tblGrid>
        <w:gridCol w:w="2835"/>
        <w:gridCol w:w="2268"/>
        <w:gridCol w:w="2552"/>
        <w:gridCol w:w="2268"/>
      </w:tblGrid>
      <w:tr w:rsidR="00B1446F" w:rsidRPr="003F4E74" w14:paraId="6839444E" w14:textId="77777777" w:rsidTr="00954B9A">
        <w:trPr>
          <w:tblHeader/>
          <w:jc w:val="center"/>
        </w:trPr>
        <w:tc>
          <w:tcPr>
            <w:tcW w:w="283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F222DD"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color w:val="000000"/>
                <w:sz w:val="20"/>
                <w:szCs w:val="20"/>
              </w:rPr>
            </w:pPr>
            <w:r w:rsidRPr="003F4E74">
              <w:rPr>
                <w:rFonts w:ascii="Arial" w:eastAsia="Helvetica" w:hAnsi="Arial" w:cs="Arial"/>
                <w:b/>
                <w:color w:val="000000"/>
                <w:sz w:val="20"/>
                <w:szCs w:val="20"/>
              </w:rPr>
              <w:t>Characteristic</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3033DB"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b/>
                <w:color w:val="000000"/>
                <w:sz w:val="20"/>
                <w:szCs w:val="20"/>
              </w:rPr>
              <w:t>Protocol published</w:t>
            </w:r>
            <w:r w:rsidRPr="003F4E74">
              <w:rPr>
                <w:rFonts w:ascii="Arial" w:eastAsia="Helvetica" w:hAnsi="Arial" w:cs="Arial"/>
                <w:color w:val="000000"/>
                <w:sz w:val="20"/>
                <w:szCs w:val="20"/>
              </w:rPr>
              <w:t xml:space="preserve">  </w:t>
            </w:r>
            <w:r w:rsidRPr="003F4E74">
              <w:rPr>
                <w:rFonts w:ascii="Arial" w:eastAsia="Helvetica" w:hAnsi="Arial" w:cs="Arial"/>
                <w:color w:val="000000"/>
                <w:sz w:val="20"/>
                <w:szCs w:val="20"/>
              </w:rPr>
              <w:br/>
              <w:t>N = 31</w:t>
            </w:r>
          </w:p>
        </w:tc>
        <w:tc>
          <w:tcPr>
            <w:tcW w:w="255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421B8C"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b/>
                <w:color w:val="000000"/>
                <w:sz w:val="20"/>
                <w:szCs w:val="20"/>
              </w:rPr>
              <w:t>Protocol unpublished</w:t>
            </w:r>
            <w:r w:rsidRPr="003F4E74">
              <w:rPr>
                <w:rFonts w:ascii="Arial" w:eastAsia="Helvetica" w:hAnsi="Arial" w:cs="Arial"/>
                <w:b/>
                <w:bCs/>
                <w:color w:val="000000"/>
                <w:sz w:val="20"/>
                <w:szCs w:val="20"/>
                <w:vertAlign w:val="superscript"/>
              </w:rPr>
              <w:t>1</w:t>
            </w:r>
            <w:r w:rsidRPr="003F4E74">
              <w:rPr>
                <w:rFonts w:ascii="Arial" w:eastAsia="Helvetica" w:hAnsi="Arial" w:cs="Arial"/>
                <w:color w:val="000000"/>
                <w:sz w:val="20"/>
                <w:szCs w:val="20"/>
              </w:rPr>
              <w:t xml:space="preserve">  </w:t>
            </w:r>
            <w:r w:rsidRPr="003F4E74">
              <w:rPr>
                <w:rFonts w:ascii="Arial" w:eastAsia="Helvetica" w:hAnsi="Arial" w:cs="Arial"/>
                <w:color w:val="000000"/>
                <w:sz w:val="20"/>
                <w:szCs w:val="20"/>
              </w:rPr>
              <w:br/>
              <w:t>N = 8</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78C2B"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b/>
                <w:color w:val="000000"/>
                <w:sz w:val="20"/>
                <w:szCs w:val="20"/>
              </w:rPr>
              <w:t>Registry</w:t>
            </w:r>
            <w:r w:rsidRPr="003F4E74">
              <w:rPr>
                <w:rFonts w:ascii="Arial" w:eastAsia="Helvetica" w:hAnsi="Arial" w:cs="Arial"/>
                <w:color w:val="000000"/>
                <w:sz w:val="20"/>
                <w:szCs w:val="20"/>
              </w:rPr>
              <w:t xml:space="preserve"> </w:t>
            </w:r>
            <w:r w:rsidRPr="003F4E74">
              <w:rPr>
                <w:rFonts w:ascii="Arial" w:eastAsia="Helvetica" w:hAnsi="Arial" w:cs="Arial"/>
                <w:b/>
                <w:bCs/>
                <w:color w:val="000000"/>
                <w:sz w:val="20"/>
                <w:szCs w:val="20"/>
              </w:rPr>
              <w:t>record</w:t>
            </w:r>
            <w:r w:rsidRPr="003F4E74">
              <w:rPr>
                <w:rFonts w:ascii="Arial" w:eastAsia="Helvetica" w:hAnsi="Arial" w:cs="Arial"/>
                <w:color w:val="000000"/>
                <w:sz w:val="20"/>
                <w:szCs w:val="20"/>
              </w:rPr>
              <w:t xml:space="preserve"> </w:t>
            </w:r>
            <w:r w:rsidRPr="003F4E74">
              <w:rPr>
                <w:rFonts w:ascii="Arial" w:eastAsia="Helvetica" w:hAnsi="Arial" w:cs="Arial"/>
                <w:color w:val="000000"/>
                <w:sz w:val="20"/>
                <w:szCs w:val="20"/>
              </w:rPr>
              <w:br/>
              <w:t>N = 45</w:t>
            </w:r>
          </w:p>
        </w:tc>
      </w:tr>
      <w:tr w:rsidR="00B1446F" w:rsidRPr="003F4E74" w14:paraId="61A8C584" w14:textId="77777777" w:rsidTr="00954B9A">
        <w:trPr>
          <w:jc w:val="center"/>
        </w:trPr>
        <w:tc>
          <w:tcPr>
            <w:tcW w:w="283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E6536"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3F4E74">
              <w:rPr>
                <w:rFonts w:ascii="Arial" w:eastAsia="Helvetica" w:hAnsi="Arial" w:cs="Arial"/>
                <w:b/>
                <w:bCs/>
                <w:color w:val="000000"/>
                <w:sz w:val="20"/>
                <w:szCs w:val="20"/>
              </w:rPr>
              <w:t>Primary endpoint</w:t>
            </w:r>
          </w:p>
        </w:tc>
        <w:tc>
          <w:tcPr>
            <w:tcW w:w="226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DB2A3"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31 (100%)</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B1850"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8 (100%)</w:t>
            </w:r>
          </w:p>
        </w:tc>
        <w:tc>
          <w:tcPr>
            <w:tcW w:w="226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B410"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45 (100%)</w:t>
            </w:r>
          </w:p>
        </w:tc>
      </w:tr>
      <w:tr w:rsidR="00B1446F" w:rsidRPr="003F4E74" w14:paraId="15BA3C53"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E54E3"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3F4E74">
              <w:rPr>
                <w:rFonts w:ascii="Arial" w:eastAsia="Helvetica" w:hAnsi="Arial" w:cs="Arial"/>
                <w:b/>
                <w:bCs/>
                <w:color w:val="000000"/>
                <w:sz w:val="20"/>
                <w:szCs w:val="20"/>
              </w:rPr>
              <w:t>Study design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B4C94"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58184"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65DD3"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p>
        </w:tc>
      </w:tr>
      <w:tr w:rsidR="00B1446F" w:rsidRPr="003F4E74" w14:paraId="40F72193"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8F95F"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300" w:right="100"/>
              <w:rPr>
                <w:rFonts w:ascii="Arial" w:eastAsia="Helvetica" w:hAnsi="Arial" w:cs="Arial"/>
                <w:color w:val="000000"/>
                <w:sz w:val="20"/>
                <w:szCs w:val="20"/>
              </w:rPr>
            </w:pPr>
            <w:r w:rsidRPr="003F4E74">
              <w:rPr>
                <w:rFonts w:ascii="Arial" w:eastAsia="Helvetica" w:hAnsi="Arial" w:cs="Arial"/>
                <w:color w:val="000000"/>
                <w:sz w:val="20"/>
                <w:szCs w:val="20"/>
              </w:rPr>
              <w:t>Superiority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3745A"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10 (32%)</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35512"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4 (50%)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36C1B"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2 (4%)</w:t>
            </w:r>
          </w:p>
        </w:tc>
      </w:tr>
      <w:tr w:rsidR="00B1446F" w:rsidRPr="003F4E74" w14:paraId="3B49C0C7"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FCF1B"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300" w:right="100"/>
              <w:rPr>
                <w:rFonts w:ascii="Arial" w:eastAsia="Helvetica" w:hAnsi="Arial" w:cs="Arial"/>
                <w:color w:val="000000"/>
                <w:sz w:val="20"/>
                <w:szCs w:val="20"/>
              </w:rPr>
            </w:pPr>
            <w:r w:rsidRPr="003F4E74">
              <w:rPr>
                <w:rFonts w:ascii="Arial" w:eastAsia="Helvetica" w:hAnsi="Arial" w:cs="Arial"/>
                <w:color w:val="000000"/>
                <w:sz w:val="20"/>
                <w:szCs w:val="20"/>
              </w:rPr>
              <w:t>Non-inferiority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91C52"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6 (19%)</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043A4"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0 (0%)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FB9DB"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1 (2%)</w:t>
            </w:r>
          </w:p>
        </w:tc>
      </w:tr>
      <w:tr w:rsidR="00B1446F" w:rsidRPr="003F4E74" w14:paraId="144D50EC"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5714E"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300" w:right="100"/>
              <w:rPr>
                <w:rFonts w:ascii="Arial" w:eastAsia="Helvetica" w:hAnsi="Arial" w:cs="Arial"/>
                <w:color w:val="000000"/>
                <w:sz w:val="20"/>
                <w:szCs w:val="20"/>
              </w:rPr>
            </w:pPr>
            <w:r w:rsidRPr="003F4E74">
              <w:rPr>
                <w:rFonts w:ascii="Arial" w:eastAsia="Helvetica" w:hAnsi="Arial" w:cs="Arial"/>
                <w:color w:val="000000"/>
                <w:sz w:val="20"/>
                <w:szCs w:val="20"/>
              </w:rPr>
              <w:t>Equivalence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87D1A"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0 (0%)</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41807"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0 (0%)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A8642"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0 (0%)</w:t>
            </w:r>
          </w:p>
        </w:tc>
      </w:tr>
      <w:tr w:rsidR="00B1446F" w:rsidRPr="003F4E74" w14:paraId="37051E41"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62807"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300" w:right="100"/>
              <w:rPr>
                <w:rFonts w:ascii="Arial" w:eastAsia="Helvetica" w:hAnsi="Arial" w:cs="Arial"/>
                <w:color w:val="000000"/>
                <w:sz w:val="20"/>
                <w:szCs w:val="20"/>
              </w:rPr>
            </w:pPr>
            <w:r w:rsidRPr="003F4E74">
              <w:rPr>
                <w:rFonts w:ascii="Arial" w:eastAsia="Helvetica" w:hAnsi="Arial" w:cs="Arial"/>
                <w:color w:val="000000"/>
                <w:sz w:val="20"/>
                <w:szCs w:val="20"/>
              </w:rPr>
              <w:t>Not mentioned</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A7A85"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15 (48%)</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B2265"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4 (50%)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373F9"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42 (93%)</w:t>
            </w:r>
          </w:p>
        </w:tc>
      </w:tr>
      <w:tr w:rsidR="00B1446F" w:rsidRPr="003F4E74" w14:paraId="7218CF98" w14:textId="77777777" w:rsidTr="00954B9A">
        <w:trPr>
          <w:jc w:val="center"/>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6674C2"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b/>
                <w:bCs/>
                <w:color w:val="000000"/>
                <w:sz w:val="20"/>
                <w:szCs w:val="20"/>
              </w:rPr>
            </w:pPr>
            <w:r w:rsidRPr="003F4E74">
              <w:rPr>
                <w:rFonts w:ascii="Arial" w:eastAsia="Helvetica" w:hAnsi="Arial" w:cs="Arial"/>
                <w:b/>
                <w:bCs/>
                <w:color w:val="000000"/>
                <w:sz w:val="20"/>
                <w:szCs w:val="20"/>
              </w:rPr>
              <w:t>Sample size calculation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A2BD1"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31 (100%)</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FB5A2"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8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7F759"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Helvetica" w:hAnsi="Arial" w:cs="Arial"/>
                <w:color w:val="000000"/>
                <w:sz w:val="20"/>
                <w:szCs w:val="20"/>
              </w:rPr>
            </w:pPr>
            <w:r w:rsidRPr="003F4E74">
              <w:rPr>
                <w:rFonts w:ascii="Arial" w:eastAsia="Helvetica" w:hAnsi="Arial" w:cs="Arial"/>
                <w:color w:val="000000"/>
                <w:sz w:val="20"/>
                <w:szCs w:val="20"/>
              </w:rPr>
              <w:t>6 (13%)</w:t>
            </w:r>
          </w:p>
        </w:tc>
      </w:tr>
      <w:tr w:rsidR="00B1446F" w:rsidRPr="003F4E74" w14:paraId="1DA076A9" w14:textId="77777777" w:rsidTr="00954B9A">
        <w:trPr>
          <w:jc w:val="center"/>
        </w:trPr>
        <w:tc>
          <w:tcPr>
            <w:tcW w:w="9923"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E0F840"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color w:val="000000"/>
                <w:sz w:val="20"/>
                <w:szCs w:val="20"/>
              </w:rPr>
            </w:pPr>
            <w:r w:rsidRPr="003F4E74">
              <w:rPr>
                <w:rFonts w:ascii="Arial" w:eastAsia="Helvetica" w:hAnsi="Arial" w:cs="Arial"/>
                <w:color w:val="000000"/>
                <w:sz w:val="20"/>
                <w:szCs w:val="20"/>
                <w:vertAlign w:val="superscript"/>
              </w:rPr>
              <w:t>1</w:t>
            </w:r>
            <w:r w:rsidRPr="003F4E74">
              <w:rPr>
                <w:rFonts w:ascii="Arial" w:eastAsia="Helvetica" w:hAnsi="Arial" w:cs="Arial"/>
                <w:color w:val="000000"/>
                <w:sz w:val="20"/>
                <w:szCs w:val="20"/>
              </w:rPr>
              <w:t>Protocols described as unpublished are provided as supplementary material accompanying the final publication.</w:t>
            </w:r>
          </w:p>
        </w:tc>
      </w:tr>
      <w:tr w:rsidR="00B1446F" w:rsidRPr="003F4E74" w14:paraId="619569D4" w14:textId="77777777" w:rsidTr="00954B9A">
        <w:trPr>
          <w:jc w:val="center"/>
        </w:trPr>
        <w:tc>
          <w:tcPr>
            <w:tcW w:w="9923"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F4E8D8" w14:textId="77777777" w:rsidR="00B1446F" w:rsidRPr="003F4E74" w:rsidRDefault="00B1446F" w:rsidP="00954B9A">
            <w:pPr>
              <w:pBdr>
                <w:top w:val="none" w:sz="0" w:space="0" w:color="000000"/>
                <w:left w:val="none" w:sz="0" w:space="0" w:color="000000"/>
                <w:bottom w:val="none" w:sz="0" w:space="0" w:color="000000"/>
                <w:right w:val="none" w:sz="0" w:space="0" w:color="000000"/>
              </w:pBdr>
              <w:spacing w:before="40" w:after="40"/>
              <w:ind w:left="100" w:right="100"/>
              <w:rPr>
                <w:rFonts w:ascii="Arial" w:eastAsia="Helvetica" w:hAnsi="Arial" w:cs="Arial"/>
                <w:color w:val="000000"/>
                <w:sz w:val="20"/>
                <w:szCs w:val="20"/>
              </w:rPr>
            </w:pPr>
            <w:r w:rsidRPr="003F4E74">
              <w:rPr>
                <w:rFonts w:ascii="Arial" w:eastAsia="Helvetica" w:hAnsi="Arial" w:cs="Arial"/>
                <w:color w:val="000000"/>
                <w:sz w:val="20"/>
                <w:szCs w:val="20"/>
              </w:rPr>
              <w:t>Discrete variables are expressed in number (percentage (%)).</w:t>
            </w:r>
          </w:p>
        </w:tc>
      </w:tr>
    </w:tbl>
    <w:p w14:paraId="3C09CF2B" w14:textId="77777777" w:rsidR="00B1446F" w:rsidRPr="003F4E74" w:rsidRDefault="00B1446F" w:rsidP="00B1446F">
      <w:pPr>
        <w:spacing w:before="40" w:after="40"/>
        <w:rPr>
          <w:rFonts w:ascii="Arial" w:hAnsi="Arial" w:cs="Arial"/>
          <w:sz w:val="20"/>
          <w:szCs w:val="20"/>
        </w:rPr>
      </w:pPr>
    </w:p>
    <w:p w14:paraId="1CE52F10" w14:textId="77777777" w:rsidR="002A61FC" w:rsidRDefault="002A61FC"/>
    <w:sectPr w:rsidR="002A6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AF"/>
    <w:rsid w:val="000C79CE"/>
    <w:rsid w:val="00193CE6"/>
    <w:rsid w:val="001D306E"/>
    <w:rsid w:val="001D7D3B"/>
    <w:rsid w:val="001E3A1F"/>
    <w:rsid w:val="00284B5D"/>
    <w:rsid w:val="002A61FC"/>
    <w:rsid w:val="002B25A5"/>
    <w:rsid w:val="002C480B"/>
    <w:rsid w:val="002F5338"/>
    <w:rsid w:val="003F4E74"/>
    <w:rsid w:val="004A265B"/>
    <w:rsid w:val="004A7ECF"/>
    <w:rsid w:val="0059269F"/>
    <w:rsid w:val="00595AAA"/>
    <w:rsid w:val="005F5E58"/>
    <w:rsid w:val="005F7E03"/>
    <w:rsid w:val="006210FC"/>
    <w:rsid w:val="00646A5D"/>
    <w:rsid w:val="006B170E"/>
    <w:rsid w:val="006B2686"/>
    <w:rsid w:val="006D0526"/>
    <w:rsid w:val="007244D9"/>
    <w:rsid w:val="007C5BAF"/>
    <w:rsid w:val="007F5632"/>
    <w:rsid w:val="00804D5D"/>
    <w:rsid w:val="008F1DC0"/>
    <w:rsid w:val="009548A9"/>
    <w:rsid w:val="009E184A"/>
    <w:rsid w:val="00A6635E"/>
    <w:rsid w:val="00B1446F"/>
    <w:rsid w:val="00B22389"/>
    <w:rsid w:val="00C021DE"/>
    <w:rsid w:val="00C470E2"/>
    <w:rsid w:val="00C67843"/>
    <w:rsid w:val="00C95C1D"/>
    <w:rsid w:val="00CA4163"/>
    <w:rsid w:val="00CC088E"/>
    <w:rsid w:val="00CD0842"/>
    <w:rsid w:val="00CD4DDE"/>
    <w:rsid w:val="00CD5937"/>
    <w:rsid w:val="00CD7C3E"/>
    <w:rsid w:val="00D139CC"/>
    <w:rsid w:val="00D612AA"/>
    <w:rsid w:val="00D95471"/>
    <w:rsid w:val="00DB1618"/>
    <w:rsid w:val="00DC38BF"/>
    <w:rsid w:val="00E31FA5"/>
    <w:rsid w:val="00E5429A"/>
    <w:rsid w:val="00E84F17"/>
    <w:rsid w:val="00EB2B09"/>
    <w:rsid w:val="00EF7BB2"/>
    <w:rsid w:val="00F01C6B"/>
    <w:rsid w:val="00F23FCA"/>
    <w:rsid w:val="00F27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AFA1"/>
  <w15:chartTrackingRefBased/>
  <w15:docId w15:val="{5A7133AC-8061-9C46-B5A2-B3AE0B1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5BAF"/>
    <w:pPr>
      <w:spacing w:after="0" w:line="240" w:lineRule="auto"/>
    </w:pPr>
    <w:rPr>
      <w:rFonts w:eastAsiaTheme="minorHAnsi"/>
    </w:rPr>
  </w:style>
  <w:style w:type="paragraph" w:styleId="berschrift1">
    <w:name w:val="heading 1"/>
    <w:basedOn w:val="Standard"/>
    <w:next w:val="Textkrper"/>
    <w:link w:val="berschrift1Zchn"/>
    <w:autoRedefine/>
    <w:uiPriority w:val="9"/>
    <w:qFormat/>
    <w:rsid w:val="00C470E2"/>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berschrift2">
    <w:name w:val="heading 2"/>
    <w:basedOn w:val="Standard"/>
    <w:next w:val="Textkrper"/>
    <w:link w:val="berschrift2Zchn"/>
    <w:autoRedefine/>
    <w:uiPriority w:val="9"/>
    <w:unhideWhenUsed/>
    <w:qFormat/>
    <w:rsid w:val="00C470E2"/>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berschrift3">
    <w:name w:val="heading 3"/>
    <w:basedOn w:val="Standard"/>
    <w:next w:val="Standard"/>
    <w:link w:val="berschrift3Zchn"/>
    <w:autoRedefine/>
    <w:uiPriority w:val="9"/>
    <w:unhideWhenUsed/>
    <w:qFormat/>
    <w:rsid w:val="00595AAA"/>
    <w:pPr>
      <w:keepNext/>
      <w:keepLines/>
      <w:spacing w:before="160" w:after="80" w:line="360" w:lineRule="auto"/>
      <w:outlineLvl w:val="2"/>
    </w:pPr>
    <w:rPr>
      <w:rFonts w:ascii="Arial" w:eastAsiaTheme="majorEastAsia" w:hAnsi="Arial" w:cstheme="majorBidi"/>
      <w:i/>
      <w:color w:val="0F4761" w:themeColor="accent1" w:themeShade="BF"/>
      <w:szCs w:val="28"/>
    </w:rPr>
  </w:style>
  <w:style w:type="paragraph" w:styleId="berschrift4">
    <w:name w:val="heading 4"/>
    <w:basedOn w:val="Standard"/>
    <w:next w:val="Standard"/>
    <w:link w:val="berschrift4Zchn"/>
    <w:uiPriority w:val="9"/>
    <w:semiHidden/>
    <w:unhideWhenUsed/>
    <w:qFormat/>
    <w:rsid w:val="007C5BAF"/>
    <w:pPr>
      <w:keepNext/>
      <w:keepLines/>
      <w:spacing w:before="80" w:after="40" w:line="360" w:lineRule="auto"/>
      <w:outlineLvl w:val="3"/>
    </w:pPr>
    <w:rPr>
      <w:rFonts w:eastAsiaTheme="majorEastAsia" w:cstheme="majorBidi"/>
      <w:i/>
      <w:iCs/>
      <w:color w:val="0F4761" w:themeColor="accent1" w:themeShade="BF"/>
      <w:kern w:val="0"/>
      <w:sz w:val="22"/>
      <w14:ligatures w14:val="none"/>
    </w:rPr>
  </w:style>
  <w:style w:type="paragraph" w:styleId="berschrift5">
    <w:name w:val="heading 5"/>
    <w:basedOn w:val="Standard"/>
    <w:next w:val="Standard"/>
    <w:link w:val="berschrift5Zchn"/>
    <w:uiPriority w:val="9"/>
    <w:semiHidden/>
    <w:unhideWhenUsed/>
    <w:qFormat/>
    <w:rsid w:val="007C5BAF"/>
    <w:pPr>
      <w:keepNext/>
      <w:keepLines/>
      <w:spacing w:before="80" w:after="40" w:line="360" w:lineRule="auto"/>
      <w:outlineLvl w:val="4"/>
    </w:pPr>
    <w:rPr>
      <w:rFonts w:eastAsiaTheme="majorEastAsia" w:cstheme="majorBidi"/>
      <w:color w:val="0F4761" w:themeColor="accent1" w:themeShade="BF"/>
      <w:kern w:val="0"/>
      <w:sz w:val="22"/>
      <w14:ligatures w14:val="none"/>
    </w:rPr>
  </w:style>
  <w:style w:type="paragraph" w:styleId="berschrift6">
    <w:name w:val="heading 6"/>
    <w:basedOn w:val="Standard"/>
    <w:next w:val="Standard"/>
    <w:link w:val="berschrift6Zchn"/>
    <w:uiPriority w:val="9"/>
    <w:semiHidden/>
    <w:unhideWhenUsed/>
    <w:qFormat/>
    <w:rsid w:val="007C5BAF"/>
    <w:pPr>
      <w:keepNext/>
      <w:keepLines/>
      <w:spacing w:before="40" w:line="360" w:lineRule="auto"/>
      <w:outlineLvl w:val="5"/>
    </w:pPr>
    <w:rPr>
      <w:rFonts w:eastAsiaTheme="majorEastAsia" w:cstheme="majorBidi"/>
      <w:i/>
      <w:iCs/>
      <w:color w:val="595959" w:themeColor="text1" w:themeTint="A6"/>
      <w:kern w:val="0"/>
      <w:sz w:val="22"/>
      <w14:ligatures w14:val="none"/>
    </w:rPr>
  </w:style>
  <w:style w:type="paragraph" w:styleId="berschrift7">
    <w:name w:val="heading 7"/>
    <w:basedOn w:val="Standard"/>
    <w:next w:val="Standard"/>
    <w:link w:val="berschrift7Zchn"/>
    <w:uiPriority w:val="9"/>
    <w:semiHidden/>
    <w:unhideWhenUsed/>
    <w:qFormat/>
    <w:rsid w:val="007C5BAF"/>
    <w:pPr>
      <w:keepNext/>
      <w:keepLines/>
      <w:spacing w:before="40" w:line="360" w:lineRule="auto"/>
      <w:outlineLvl w:val="6"/>
    </w:pPr>
    <w:rPr>
      <w:rFonts w:eastAsiaTheme="majorEastAsia" w:cstheme="majorBidi"/>
      <w:color w:val="595959" w:themeColor="text1" w:themeTint="A6"/>
      <w:kern w:val="0"/>
      <w:sz w:val="22"/>
      <w14:ligatures w14:val="none"/>
    </w:rPr>
  </w:style>
  <w:style w:type="paragraph" w:styleId="berschrift8">
    <w:name w:val="heading 8"/>
    <w:basedOn w:val="Standard"/>
    <w:next w:val="Standard"/>
    <w:link w:val="berschrift8Zchn"/>
    <w:uiPriority w:val="9"/>
    <w:semiHidden/>
    <w:unhideWhenUsed/>
    <w:qFormat/>
    <w:rsid w:val="007C5BAF"/>
    <w:pPr>
      <w:keepNext/>
      <w:keepLines/>
      <w:spacing w:line="360" w:lineRule="auto"/>
      <w:outlineLvl w:val="7"/>
    </w:pPr>
    <w:rPr>
      <w:rFonts w:eastAsiaTheme="majorEastAsia" w:cstheme="majorBidi"/>
      <w:i/>
      <w:iCs/>
      <w:color w:val="272727" w:themeColor="text1" w:themeTint="D8"/>
      <w:kern w:val="0"/>
      <w:sz w:val="22"/>
      <w14:ligatures w14:val="none"/>
    </w:rPr>
  </w:style>
  <w:style w:type="paragraph" w:styleId="berschrift9">
    <w:name w:val="heading 9"/>
    <w:basedOn w:val="Standard"/>
    <w:next w:val="Standard"/>
    <w:link w:val="berschrift9Zchn"/>
    <w:uiPriority w:val="9"/>
    <w:semiHidden/>
    <w:unhideWhenUsed/>
    <w:qFormat/>
    <w:rsid w:val="007C5BAF"/>
    <w:pPr>
      <w:keepNext/>
      <w:keepLines/>
      <w:spacing w:line="360" w:lineRule="auto"/>
      <w:outlineLvl w:val="8"/>
    </w:pPr>
    <w:rPr>
      <w:rFonts w:eastAsiaTheme="majorEastAsia" w:cstheme="majorBidi"/>
      <w:color w:val="272727" w:themeColor="text1" w:themeTint="D8"/>
      <w:kern w:val="0"/>
      <w:sz w:val="22"/>
      <w14:ligatures w14:val="non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el">
    <w:name w:val="Title"/>
    <w:basedOn w:val="Standard"/>
    <w:next w:val="Textkrper"/>
    <w:link w:val="TitelZchn"/>
    <w:autoRedefine/>
    <w:uiPriority w:val="10"/>
    <w:qFormat/>
    <w:rsid w:val="00C470E2"/>
    <w:pPr>
      <w:spacing w:after="80"/>
      <w:contextualSpacing/>
      <w:jc w:val="center"/>
    </w:pPr>
    <w:rPr>
      <w:rFonts w:asciiTheme="majorHAnsi" w:eastAsiaTheme="majorEastAsia" w:hAnsiTheme="majorHAnsi" w:cs="Times New Roman (Headings CS)"/>
      <w:b/>
      <w:caps/>
      <w:sz w:val="56"/>
      <w:szCs w:val="56"/>
    </w:rPr>
  </w:style>
  <w:style w:type="character" w:customStyle="1" w:styleId="TitelZchn">
    <w:name w:val="Titel Zchn"/>
    <w:basedOn w:val="Absatz-Standardschriftart"/>
    <w:link w:val="Titel"/>
    <w:uiPriority w:val="10"/>
    <w:rsid w:val="00C470E2"/>
    <w:rPr>
      <w:rFonts w:asciiTheme="majorHAnsi" w:eastAsiaTheme="majorEastAsia" w:hAnsiTheme="majorHAnsi" w:cs="Times New Roman (Headings CS)"/>
      <w:b/>
      <w:caps/>
      <w:sz w:val="56"/>
      <w:szCs w:val="56"/>
    </w:rPr>
  </w:style>
  <w:style w:type="character" w:customStyle="1" w:styleId="berschrift2Zchn">
    <w:name w:val="Überschrift 2 Zchn"/>
    <w:basedOn w:val="Absatz-Standardschriftart"/>
    <w:link w:val="berschrift2"/>
    <w:uiPriority w:val="9"/>
    <w:rsid w:val="00C470E2"/>
    <w:rPr>
      <w:rFonts w:asciiTheme="majorHAnsi" w:eastAsiaTheme="majorEastAsia" w:hAnsiTheme="majorHAnsi" w:cstheme="majorBidi"/>
      <w:b/>
      <w:i/>
      <w:color w:val="0F4761" w:themeColor="accent1" w:themeShade="BF"/>
      <w:sz w:val="32"/>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paragraph" w:styleId="Textkrper">
    <w:name w:val="Body Text"/>
    <w:basedOn w:val="Standard"/>
    <w:link w:val="TextkrperZchn"/>
    <w:uiPriority w:val="99"/>
    <w:semiHidden/>
    <w:unhideWhenUsed/>
    <w:rsid w:val="00C470E2"/>
    <w:pPr>
      <w:spacing w:before="40" w:after="120" w:line="360" w:lineRule="auto"/>
    </w:pPr>
    <w:rPr>
      <w:rFonts w:ascii="Arial" w:eastAsia="Times New Roman" w:hAnsi="Arial" w:cs="Times New Roman"/>
      <w:kern w:val="0"/>
      <w:sz w:val="22"/>
      <w14:ligatures w14:val="none"/>
    </w:rPr>
  </w:style>
  <w:style w:type="character" w:customStyle="1" w:styleId="TextkrperZchn">
    <w:name w:val="Textkörper Zchn"/>
    <w:basedOn w:val="Absatz-Standardschriftart"/>
    <w:link w:val="Textkrper"/>
    <w:uiPriority w:val="99"/>
    <w:semiHidden/>
    <w:rsid w:val="00C470E2"/>
    <w:rPr>
      <w:rFonts w:ascii="Arial" w:hAnsi="Arial" w:cs="Times New Roman"/>
      <w:kern w:val="0"/>
      <w:sz w:val="22"/>
      <w14:ligatures w14:val="none"/>
    </w:rPr>
  </w:style>
  <w:style w:type="character" w:customStyle="1" w:styleId="berschrift4Zchn">
    <w:name w:val="Überschrift 4 Zchn"/>
    <w:basedOn w:val="Absatz-Standardschriftart"/>
    <w:link w:val="berschrift4"/>
    <w:uiPriority w:val="9"/>
    <w:semiHidden/>
    <w:rsid w:val="007C5BAF"/>
    <w:rPr>
      <w:rFonts w:eastAsiaTheme="majorEastAsia" w:cstheme="majorBidi"/>
      <w:i/>
      <w:iCs/>
      <w:color w:val="0F4761" w:themeColor="accent1" w:themeShade="BF"/>
      <w:kern w:val="0"/>
      <w:sz w:val="22"/>
      <w14:ligatures w14:val="none"/>
    </w:rPr>
  </w:style>
  <w:style w:type="character" w:customStyle="1" w:styleId="berschrift5Zchn">
    <w:name w:val="Überschrift 5 Zchn"/>
    <w:basedOn w:val="Absatz-Standardschriftart"/>
    <w:link w:val="berschrift5"/>
    <w:uiPriority w:val="9"/>
    <w:semiHidden/>
    <w:rsid w:val="007C5BAF"/>
    <w:rPr>
      <w:rFonts w:eastAsiaTheme="majorEastAsia" w:cstheme="majorBidi"/>
      <w:color w:val="0F4761" w:themeColor="accent1" w:themeShade="BF"/>
      <w:kern w:val="0"/>
      <w:sz w:val="22"/>
      <w14:ligatures w14:val="none"/>
    </w:rPr>
  </w:style>
  <w:style w:type="character" w:customStyle="1" w:styleId="berschrift6Zchn">
    <w:name w:val="Überschrift 6 Zchn"/>
    <w:basedOn w:val="Absatz-Standardschriftart"/>
    <w:link w:val="berschrift6"/>
    <w:uiPriority w:val="9"/>
    <w:semiHidden/>
    <w:rsid w:val="007C5BAF"/>
    <w:rPr>
      <w:rFonts w:eastAsiaTheme="majorEastAsia" w:cstheme="majorBidi"/>
      <w:i/>
      <w:iCs/>
      <w:color w:val="595959" w:themeColor="text1" w:themeTint="A6"/>
      <w:kern w:val="0"/>
      <w:sz w:val="22"/>
      <w14:ligatures w14:val="none"/>
    </w:rPr>
  </w:style>
  <w:style w:type="character" w:customStyle="1" w:styleId="berschrift7Zchn">
    <w:name w:val="Überschrift 7 Zchn"/>
    <w:basedOn w:val="Absatz-Standardschriftart"/>
    <w:link w:val="berschrift7"/>
    <w:uiPriority w:val="9"/>
    <w:semiHidden/>
    <w:rsid w:val="007C5BAF"/>
    <w:rPr>
      <w:rFonts w:eastAsiaTheme="majorEastAsia" w:cstheme="majorBidi"/>
      <w:color w:val="595959" w:themeColor="text1" w:themeTint="A6"/>
      <w:kern w:val="0"/>
      <w:sz w:val="22"/>
      <w14:ligatures w14:val="none"/>
    </w:rPr>
  </w:style>
  <w:style w:type="character" w:customStyle="1" w:styleId="berschrift8Zchn">
    <w:name w:val="Überschrift 8 Zchn"/>
    <w:basedOn w:val="Absatz-Standardschriftart"/>
    <w:link w:val="berschrift8"/>
    <w:uiPriority w:val="9"/>
    <w:semiHidden/>
    <w:rsid w:val="007C5BAF"/>
    <w:rPr>
      <w:rFonts w:eastAsiaTheme="majorEastAsia" w:cstheme="majorBidi"/>
      <w:i/>
      <w:iCs/>
      <w:color w:val="272727" w:themeColor="text1" w:themeTint="D8"/>
      <w:kern w:val="0"/>
      <w:sz w:val="22"/>
      <w14:ligatures w14:val="none"/>
    </w:rPr>
  </w:style>
  <w:style w:type="character" w:customStyle="1" w:styleId="berschrift9Zchn">
    <w:name w:val="Überschrift 9 Zchn"/>
    <w:basedOn w:val="Absatz-Standardschriftart"/>
    <w:link w:val="berschrift9"/>
    <w:uiPriority w:val="9"/>
    <w:semiHidden/>
    <w:rsid w:val="007C5BAF"/>
    <w:rPr>
      <w:rFonts w:eastAsiaTheme="majorEastAsia" w:cstheme="majorBidi"/>
      <w:color w:val="272727" w:themeColor="text1" w:themeTint="D8"/>
      <w:kern w:val="0"/>
      <w:sz w:val="22"/>
      <w14:ligatures w14:val="none"/>
    </w:rPr>
  </w:style>
  <w:style w:type="paragraph" w:styleId="Untertitel">
    <w:name w:val="Subtitle"/>
    <w:basedOn w:val="Standard"/>
    <w:next w:val="Standard"/>
    <w:link w:val="UntertitelZchn"/>
    <w:uiPriority w:val="11"/>
    <w:qFormat/>
    <w:rsid w:val="007C5BAF"/>
    <w:pPr>
      <w:numPr>
        <w:ilvl w:val="1"/>
      </w:numPr>
      <w:spacing w:before="40" w:after="160" w:line="360" w:lineRule="auto"/>
    </w:pPr>
    <w:rPr>
      <w:rFonts w:eastAsiaTheme="majorEastAsia"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7C5BAF"/>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7C5BAF"/>
    <w:pPr>
      <w:spacing w:before="160" w:after="160" w:line="360" w:lineRule="auto"/>
      <w:jc w:val="center"/>
    </w:pPr>
    <w:rPr>
      <w:rFonts w:ascii="Arial" w:eastAsia="Times New Roman" w:hAnsi="Arial" w:cs="Times New Roman"/>
      <w:i/>
      <w:iCs/>
      <w:color w:val="404040" w:themeColor="text1" w:themeTint="BF"/>
      <w:kern w:val="0"/>
      <w:sz w:val="22"/>
      <w14:ligatures w14:val="none"/>
    </w:rPr>
  </w:style>
  <w:style w:type="character" w:customStyle="1" w:styleId="ZitatZchn">
    <w:name w:val="Zitat Zchn"/>
    <w:basedOn w:val="Absatz-Standardschriftart"/>
    <w:link w:val="Zitat"/>
    <w:uiPriority w:val="29"/>
    <w:rsid w:val="007C5BAF"/>
    <w:rPr>
      <w:rFonts w:ascii="Arial" w:hAnsi="Arial" w:cs="Times New Roman"/>
      <w:i/>
      <w:iCs/>
      <w:color w:val="404040" w:themeColor="text1" w:themeTint="BF"/>
      <w:kern w:val="0"/>
      <w:sz w:val="22"/>
      <w14:ligatures w14:val="none"/>
    </w:rPr>
  </w:style>
  <w:style w:type="paragraph" w:styleId="Listenabsatz">
    <w:name w:val="List Paragraph"/>
    <w:basedOn w:val="Standard"/>
    <w:uiPriority w:val="34"/>
    <w:qFormat/>
    <w:rsid w:val="007C5BAF"/>
    <w:pPr>
      <w:spacing w:before="40" w:after="120" w:line="360" w:lineRule="auto"/>
      <w:ind w:left="720"/>
      <w:contextualSpacing/>
    </w:pPr>
    <w:rPr>
      <w:rFonts w:ascii="Arial" w:eastAsia="Times New Roman" w:hAnsi="Arial" w:cs="Times New Roman"/>
      <w:kern w:val="0"/>
      <w:sz w:val="22"/>
      <w14:ligatures w14:val="none"/>
    </w:rPr>
  </w:style>
  <w:style w:type="character" w:styleId="IntensiveHervorhebung">
    <w:name w:val="Intense Emphasis"/>
    <w:basedOn w:val="Absatz-Standardschriftart"/>
    <w:uiPriority w:val="21"/>
    <w:qFormat/>
    <w:rsid w:val="007C5BAF"/>
    <w:rPr>
      <w:i/>
      <w:iCs/>
      <w:color w:val="0F4761" w:themeColor="accent1" w:themeShade="BF"/>
    </w:rPr>
  </w:style>
  <w:style w:type="paragraph" w:styleId="IntensivesZitat">
    <w:name w:val="Intense Quote"/>
    <w:basedOn w:val="Standard"/>
    <w:next w:val="Standard"/>
    <w:link w:val="IntensivesZitatZchn"/>
    <w:uiPriority w:val="30"/>
    <w:qFormat/>
    <w:rsid w:val="007C5BAF"/>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imes New Roman" w:hAnsi="Arial" w:cs="Times New Roman"/>
      <w:i/>
      <w:iCs/>
      <w:color w:val="0F4761" w:themeColor="accent1" w:themeShade="BF"/>
      <w:kern w:val="0"/>
      <w:sz w:val="22"/>
      <w14:ligatures w14:val="none"/>
    </w:rPr>
  </w:style>
  <w:style w:type="character" w:customStyle="1" w:styleId="IntensivesZitatZchn">
    <w:name w:val="Intensives Zitat Zchn"/>
    <w:basedOn w:val="Absatz-Standardschriftart"/>
    <w:link w:val="IntensivesZitat"/>
    <w:uiPriority w:val="30"/>
    <w:rsid w:val="007C5BAF"/>
    <w:rPr>
      <w:rFonts w:ascii="Arial" w:hAnsi="Arial" w:cs="Times New Roman"/>
      <w:i/>
      <w:iCs/>
      <w:color w:val="0F4761" w:themeColor="accent1" w:themeShade="BF"/>
      <w:kern w:val="0"/>
      <w:sz w:val="22"/>
      <w14:ligatures w14:val="none"/>
    </w:rPr>
  </w:style>
  <w:style w:type="character" w:styleId="IntensiverVerweis">
    <w:name w:val="Intense Reference"/>
    <w:basedOn w:val="Absatz-Standardschriftart"/>
    <w:uiPriority w:val="32"/>
    <w:qFormat/>
    <w:rsid w:val="007C5BAF"/>
    <w:rPr>
      <w:b/>
      <w:bCs/>
      <w:smallCaps/>
      <w:color w:val="0F4761" w:themeColor="accent1" w:themeShade="BF"/>
      <w:spacing w:val="5"/>
    </w:rPr>
  </w:style>
  <w:style w:type="character" w:styleId="Kommentarzeichen">
    <w:name w:val="annotation reference"/>
    <w:basedOn w:val="Absatz-Standardschriftart"/>
    <w:uiPriority w:val="99"/>
    <w:semiHidden/>
    <w:unhideWhenUsed/>
    <w:rsid w:val="007C5BAF"/>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basedOn w:val="Absatz-Standardschriftart"/>
    <w:link w:val="Kommentartext"/>
    <w:uiPriority w:val="99"/>
    <w:rPr>
      <w:rFonts w:eastAsiaTheme="minorHAnsi"/>
      <w:sz w:val="20"/>
      <w:szCs w:val="20"/>
    </w:rPr>
  </w:style>
  <w:style w:type="paragraph" w:styleId="berarbeitung">
    <w:name w:val="Revision"/>
    <w:hidden/>
    <w:uiPriority w:val="99"/>
    <w:semiHidden/>
    <w:rsid w:val="002B25A5"/>
    <w:pPr>
      <w:spacing w:after="0" w:line="240" w:lineRule="auto"/>
    </w:pPr>
    <w:rPr>
      <w:rFonts w:eastAsiaTheme="minorHAnsi"/>
    </w:rPr>
  </w:style>
  <w:style w:type="paragraph" w:styleId="Kommentarthema">
    <w:name w:val="annotation subject"/>
    <w:basedOn w:val="Kommentartext"/>
    <w:next w:val="Kommentartext"/>
    <w:link w:val="KommentarthemaZchn"/>
    <w:uiPriority w:val="99"/>
    <w:semiHidden/>
    <w:unhideWhenUsed/>
    <w:rsid w:val="002B25A5"/>
    <w:rPr>
      <w:b/>
      <w:bCs/>
    </w:rPr>
  </w:style>
  <w:style w:type="character" w:customStyle="1" w:styleId="KommentarthemaZchn">
    <w:name w:val="Kommentarthema Zchn"/>
    <w:basedOn w:val="KommentartextZchn"/>
    <w:link w:val="Kommentarthema"/>
    <w:uiPriority w:val="99"/>
    <w:semiHidden/>
    <w:rsid w:val="002B25A5"/>
    <w:rPr>
      <w:rFonts w:eastAsiaTheme="minorHAnsi"/>
      <w:b/>
      <w:bCs/>
      <w:sz w:val="20"/>
      <w:szCs w:val="20"/>
    </w:rPr>
  </w:style>
  <w:style w:type="paragraph" w:customStyle="1" w:styleId="TableCaption">
    <w:name w:val="Table Caption"/>
    <w:basedOn w:val="Standard"/>
    <w:qFormat/>
    <w:rsid w:val="00B1446F"/>
    <w:pPr>
      <w:jc w:val="center"/>
    </w:pPr>
    <w:rPr>
      <w:rFonts w:eastAsiaTheme="minorEastAsia"/>
      <w:b/>
      <w:i/>
      <w:kern w:val="0"/>
      <w14:ligatures w14:val="none"/>
    </w:rPr>
  </w:style>
  <w:style w:type="paragraph" w:styleId="StandardWeb">
    <w:name w:val="Normal (Web)"/>
    <w:basedOn w:val="Standard"/>
    <w:uiPriority w:val="99"/>
    <w:semiHidden/>
    <w:unhideWhenUsed/>
    <w:rsid w:val="002C48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3</cp:revision>
  <dcterms:created xsi:type="dcterms:W3CDTF">2026-01-05T10:26:00Z</dcterms:created>
  <dcterms:modified xsi:type="dcterms:W3CDTF">2026-01-05T10:42:00Z</dcterms:modified>
</cp:coreProperties>
</file>