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3BB713BE" w:rsidR="007C5BAF" w:rsidRPr="0008213C" w:rsidRDefault="002B25A5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Fariba Abbassi, MD</w:t>
      </w:r>
      <w:r w:rsidRPr="0008213C">
        <w:rPr>
          <w:rFonts w:ascii="Arial" w:hAnsi="Arial" w:cs="Arial"/>
          <w:sz w:val="22"/>
          <w:szCs w:val="22"/>
          <w:vertAlign w:val="superscript"/>
        </w:rPr>
        <w:t>1</w:t>
      </w:r>
      <w:r w:rsidR="007C72D1">
        <w:rPr>
          <w:rFonts w:ascii="Arial" w:hAnsi="Arial" w:cs="Arial"/>
          <w:sz w:val="22"/>
          <w:szCs w:val="22"/>
          <w:vertAlign w:val="superscript"/>
        </w:rPr>
        <w:t>,2,3</w:t>
      </w:r>
      <w:r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F23FCA" w:rsidRPr="0008213C">
        <w:rPr>
          <w:rFonts w:ascii="Arial" w:hAnsi="Arial" w:cs="Arial"/>
          <w:sz w:val="22"/>
          <w:szCs w:val="22"/>
        </w:rPr>
        <w:t>Joana Rodrigues Ribeiro, MD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="00F23FCA"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Matthias Pfister, MD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>; Milo A Puhan, MD, PhD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6D64E0B1" w14:textId="4A0A7714" w:rsidR="00B22389" w:rsidRPr="00B22389" w:rsidRDefault="007C5BAF" w:rsidP="00B22389">
      <w:pPr>
        <w:spacing w:before="40" w:after="120"/>
        <w:rPr>
          <w:rFonts w:ascii="Arial" w:hAnsi="Arial" w:cs="Arial"/>
          <w:color w:val="000000" w:themeColor="text1"/>
          <w:sz w:val="22"/>
          <w:szCs w:val="22"/>
        </w:rPr>
      </w:pPr>
      <w:r w:rsidRPr="00B22389">
        <w:rPr>
          <w:rFonts w:ascii="Arial" w:hAnsi="Arial" w:cs="Arial"/>
          <w:color w:val="000000" w:themeColor="text1"/>
          <w:sz w:val="22"/>
          <w:szCs w:val="22"/>
          <w:vertAlign w:val="superscript"/>
        </w:rPr>
        <w:t>1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Department of Visceral and Thoracic Surgery, Cantonal Hospital Winterthur, Winterthur 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</w:rPr>
        <w:t>(Switzerland)</w:t>
      </w:r>
    </w:p>
    <w:p w14:paraId="781101B1" w14:textId="162180A8" w:rsidR="007C5BAF" w:rsidRPr="00B22389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B22389">
        <w:rPr>
          <w:rFonts w:ascii="Arial" w:hAnsi="Arial" w:cs="Arial"/>
          <w:sz w:val="22"/>
          <w:szCs w:val="22"/>
        </w:rPr>
        <w:t>Epidemiology, Biostatistics and Prevention Institute, University of Zurich, Zurich (Switzerland)</w:t>
      </w:r>
    </w:p>
    <w:p w14:paraId="3F7AD6FE" w14:textId="1B996AE1" w:rsidR="007C5BAF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B22389">
        <w:rPr>
          <w:rFonts w:ascii="Arial" w:hAnsi="Arial" w:cs="Arial"/>
          <w:sz w:val="22"/>
          <w:szCs w:val="22"/>
        </w:rPr>
        <w:t xml:space="preserve">Hub </w:t>
      </w:r>
      <w:r w:rsidR="007C5BAF" w:rsidRPr="0008213C">
        <w:rPr>
          <w:rFonts w:ascii="Arial" w:hAnsi="Arial" w:cs="Arial"/>
          <w:sz w:val="22"/>
          <w:szCs w:val="22"/>
        </w:rPr>
        <w:t>for Translational Research and Liver/GI Health, FZ-Healthcare Foundation,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66969321" w14:textId="280CADF4" w:rsidR="007C5BAF" w:rsidRDefault="00B22389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 xml:space="preserve">Department of Surgery, Cantonal Hospital Thurgau, Frauenfeld </w:t>
      </w:r>
      <w:r w:rsidR="007C5BAF"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516E13A2" w:rsidR="007C5BAF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72DCC6EB" w14:textId="77777777" w:rsidR="00B22389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2594A7B9" w14:textId="488732D3" w:rsidR="00E5429A" w:rsidRPr="001E02AD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1E02AD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Background: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ins w:id="0" w:author="Milo Alan Puhan" w:date="2026-01-07T15:10:00Z" w16du:dateUtc="2026-01-07T14:10:00Z">
        <w:r w:rsidR="00910037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although 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considered </w:t>
      </w:r>
      <w:ins w:id="1" w:author="fariba abbassi" w:date="2026-01-06T12:38:00Z" w16du:dateUtc="2026-01-06T11:38:00Z">
        <w:del w:id="2" w:author="Milo Alan Puhan" w:date="2026-01-07T15:10:00Z" w16du:dateUtc="2026-01-07T14:10:00Z">
          <w:r w:rsidR="004A3DD0" w:rsidRPr="00D60ACF" w:rsidDel="00867EEE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as </w:delText>
          </w:r>
        </w:del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the gold standard for generating </w:t>
      </w:r>
      <w:r w:rsidR="00CA4163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causal 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evidence</w:t>
      </w:r>
      <w:r w:rsidR="006B2686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del w:id="3" w:author="Milo Alan Puhan" w:date="2026-01-07T15:10:00Z" w16du:dateUtc="2026-01-07T14:10:00Z">
        <w:r w:rsidR="006B2686" w:rsidRPr="001E02AD" w:rsidDel="00867EEE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have </w:delText>
        </w:r>
        <w:r w:rsidR="00E31FA5" w:rsidRPr="001E02AD" w:rsidDel="00867EEE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been shown </w:delText>
        </w:r>
        <w:r w:rsidR="006B2686" w:rsidRPr="001E02AD" w:rsidDel="00867EEE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to</w:delText>
        </w:r>
        <w:r w:rsidR="00E5429A" w:rsidRPr="001E02AD" w:rsidDel="00867EEE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  <w:r w:rsidR="00EF7BB2" w:rsidRPr="001E02AD" w:rsidDel="00867EEE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rarely place patients at the center of their research and to be</w:delText>
        </w:r>
      </w:del>
      <w:ins w:id="4" w:author="Milo Alan Puhan" w:date="2026-01-07T15:10:00Z" w16du:dateUtc="2026-01-07T14:10:00Z">
        <w:r w:rsidR="00867EEE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are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</w:t>
      </w:r>
      <w:r w:rsidR="00E84F17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reported</w:t>
      </w:r>
      <w:r w:rsidR="00E31FA5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incompletely and inconsistently</w:t>
      </w:r>
      <w:r w:rsidR="00EF7BB2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ins w:id="5" w:author="Milo Alan Puhan" w:date="2026-01-07T15:11:00Z" w16du:dateUtc="2026-01-07T14:11:00Z">
        <w:del w:id="6" w:author="fariba abbassi" w:date="2026-01-07T20:24:00Z" w16du:dateUtc="2026-01-07T19:24:00Z">
          <w:r w:rsidR="00867EEE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Our hypothesis is</w:delText>
          </w:r>
        </w:del>
      </w:ins>
      <w:ins w:id="7" w:author="fariba abbassi" w:date="2026-01-07T20:24:00Z" w16du:dateUtc="2026-01-07T19:24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We hypothesize</w:t>
        </w:r>
      </w:ins>
      <w:ins w:id="8" w:author="Milo Alan Puhan" w:date="2026-01-07T15:11:00Z" w16du:dateUtc="2026-01-07T14:11:00Z">
        <w:r w:rsidR="00867EEE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that </w:t>
        </w:r>
      </w:ins>
      <w:ins w:id="9" w:author="fariba abbassi" w:date="2026-01-06T12:31:00Z" w16du:dateUtc="2026-01-06T11:31:00Z">
        <w:del w:id="10" w:author="Milo Alan Puhan" w:date="2026-01-07T15:11:00Z" w16du:dateUtc="2026-01-07T14:11:00Z">
          <w:r w:rsidR="004A3DD0" w:rsidRPr="001E02AD" w:rsidDel="00867EEE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P</w:delText>
          </w:r>
        </w:del>
      </w:ins>
      <w:ins w:id="11" w:author="Milo Alan Puhan" w:date="2026-01-07T15:11:00Z" w16du:dateUtc="2026-01-07T14:11:00Z">
        <w:r w:rsidR="00867EEE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p</w:t>
        </w:r>
      </w:ins>
      <w:ins w:id="12" w:author="fariba abbassi" w:date="2026-01-06T12:31:00Z" w16du:dateUtc="2026-01-06T11:31:00Z">
        <w:r w:rsidR="004A3DD0" w:rsidRPr="001E02AD">
          <w:rPr>
            <w:rFonts w:ascii="Arial" w:hAnsi="Arial" w:cs="Arial"/>
            <w:sz w:val="22"/>
            <w:szCs w:val="22"/>
            <w:rPrChange w:id="13" w:author="fariba abbassi" w:date="2026-01-07T20:48:00Z" w16du:dateUtc="2026-01-07T19:48:00Z">
              <w:rPr/>
            </w:rPrChange>
          </w:rPr>
          <w:t>oor reporting</w:t>
        </w:r>
        <w:del w:id="14" w:author="Milo Alan Puhan" w:date="2026-01-07T15:11:00Z" w16du:dateUtc="2026-01-07T14:11:00Z">
          <w:r w:rsidR="004A3DD0" w:rsidRPr="001E02AD" w:rsidDel="00867EEE">
            <w:rPr>
              <w:rFonts w:ascii="Arial" w:hAnsi="Arial" w:cs="Arial"/>
              <w:sz w:val="22"/>
              <w:szCs w:val="22"/>
              <w:rPrChange w:id="15" w:author="fariba abbassi" w:date="2026-01-07T20:48:00Z" w16du:dateUtc="2026-01-07T19:48:00Z">
                <w:rPr/>
              </w:rPrChange>
            </w:rPr>
            <w:delText>, however,</w:delText>
          </w:r>
        </w:del>
        <w:r w:rsidR="004A3DD0" w:rsidRPr="001E02AD">
          <w:rPr>
            <w:rFonts w:ascii="Arial" w:hAnsi="Arial" w:cs="Arial"/>
            <w:sz w:val="22"/>
            <w:szCs w:val="22"/>
            <w:rPrChange w:id="16" w:author="fariba abbassi" w:date="2026-01-07T20:48:00Z" w16du:dateUtc="2026-01-07T19:48:00Z">
              <w:rPr/>
            </w:rPrChange>
          </w:rPr>
          <w:t xml:space="preserve"> may </w:t>
        </w:r>
      </w:ins>
      <w:ins w:id="17" w:author="Milo Alan Puhan" w:date="2026-01-07T15:18:00Z" w16du:dateUtc="2026-01-07T14:18:00Z">
        <w:del w:id="18" w:author="fariba abbassi" w:date="2026-01-07T20:24:00Z" w16du:dateUtc="2026-01-07T19:24:00Z">
          <w:r w:rsidR="00CF7974" w:rsidRPr="001E02AD" w:rsidDel="007C0651">
            <w:rPr>
              <w:rFonts w:ascii="Arial" w:hAnsi="Arial" w:cs="Arial"/>
              <w:sz w:val="22"/>
              <w:szCs w:val="22"/>
            </w:rPr>
            <w:delText xml:space="preserve">actually </w:delText>
          </w:r>
        </w:del>
      </w:ins>
      <w:ins w:id="19" w:author="fariba abbassi" w:date="2026-01-06T12:31:00Z" w16du:dateUtc="2026-01-06T11:31:00Z">
        <w:r w:rsidR="004A3DD0" w:rsidRPr="001E02AD">
          <w:rPr>
            <w:rFonts w:ascii="Arial" w:hAnsi="Arial" w:cs="Arial"/>
            <w:sz w:val="22"/>
            <w:szCs w:val="22"/>
            <w:rPrChange w:id="20" w:author="fariba abbassi" w:date="2026-01-07T20:48:00Z" w16du:dateUtc="2026-01-07T19:48:00Z">
              <w:rPr/>
            </w:rPrChange>
          </w:rPr>
          <w:t>reflect a more fundamental problem, namely inadequate trial planning</w:t>
        </w:r>
      </w:ins>
      <w:ins w:id="21" w:author="Milo Alan Puhan" w:date="2026-01-07T15:11:00Z" w16du:dateUtc="2026-01-07T14:11:00Z">
        <w:r w:rsidR="00EB6D85" w:rsidRPr="001E02AD">
          <w:rPr>
            <w:rFonts w:ascii="Arial" w:hAnsi="Arial" w:cs="Arial"/>
            <w:sz w:val="22"/>
            <w:szCs w:val="22"/>
          </w:rPr>
          <w:t xml:space="preserve"> for informing clinical practice</w:t>
        </w:r>
      </w:ins>
      <w:ins w:id="22" w:author="fariba abbassi" w:date="2026-01-06T12:31:00Z" w16du:dateUtc="2026-01-06T11:31:00Z">
        <w:r w:rsidR="004A3DD0" w:rsidRPr="001E02AD">
          <w:rPr>
            <w:rFonts w:ascii="Arial" w:hAnsi="Arial" w:cs="Arial"/>
            <w:sz w:val="22"/>
            <w:szCs w:val="22"/>
            <w:rPrChange w:id="23" w:author="fariba abbassi" w:date="2026-01-07T20:48:00Z" w16du:dateUtc="2026-01-07T19:48:00Z">
              <w:rPr/>
            </w:rPrChange>
          </w:rPr>
          <w:t>.</w:t>
        </w:r>
      </w:ins>
      <w:del w:id="24" w:author="fariba abbassi" w:date="2026-01-06T12:31:00Z" w16du:dateUtc="2026-01-06T11:31:00Z">
        <w:r w:rsidR="00E5429A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Poor reporting, however, may only be the symptom of a deeper issue, namely, inadequate trial planning.</w:delText>
        </w:r>
      </w:del>
    </w:p>
    <w:p w14:paraId="6B27B60C" w14:textId="18B3A4AE" w:rsidR="007C5BAF" w:rsidRPr="001E02AD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1E02AD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Aims: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del w:id="25" w:author="fariba abbassi" w:date="2026-01-07T20:40:00Z" w16du:dateUtc="2026-01-07T19:40:00Z">
        <w:r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This study </w:delText>
        </w:r>
      </w:del>
      <w:del w:id="26" w:author="fariba abbassi" w:date="2026-01-06T12:39:00Z" w16du:dateUtc="2026-01-06T11:39:00Z">
        <w:r w:rsidR="00C95C1D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aimed </w:delText>
        </w:r>
        <w:r w:rsidR="00284B5D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to </w:delText>
        </w:r>
        <w:r w:rsidR="00E5429A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investigate </w:delText>
        </w:r>
        <w:r w:rsidR="00D95471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to what extent</w:delText>
        </w:r>
      </w:del>
      <w:ins w:id="27" w:author="fariba abbassi" w:date="2026-01-07T20:40:00Z" w16du:dateUtc="2026-01-07T19:40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To examine the</w:t>
        </w:r>
      </w:ins>
      <w:ins w:id="28" w:author="fariba abbassi" w:date="2026-01-07T20:24:00Z" w16du:dateUtc="2026-01-07T19:24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extent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ins w:id="29" w:author="fariba abbassi" w:date="2026-01-07T20:40:00Z" w16du:dateUtc="2026-01-07T19:40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to which </w:t>
        </w:r>
      </w:ins>
      <w:r w:rsidR="008F1DC0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clinical relevance </w:t>
      </w:r>
      <w:del w:id="30" w:author="fariba abbassi" w:date="2026-01-06T12:40:00Z" w16du:dateUtc="2026-01-06T11:40:00Z">
        <w:r w:rsidR="008F1DC0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was </w:delText>
        </w:r>
      </w:del>
      <w:ins w:id="31" w:author="fariba abbassi" w:date="2026-01-06T12:40:00Z" w16du:dateUtc="2026-01-06T11:40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is </w:t>
        </w:r>
      </w:ins>
      <w:r w:rsidR="008F1DC0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considered in </w:t>
      </w:r>
      <w:ins w:id="32" w:author="fariba abbassi" w:date="2026-01-06T12:32:00Z" w16du:dateUtc="2026-01-06T11:32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the </w:t>
        </w:r>
      </w:ins>
      <w:ins w:id="33" w:author="Milo Alan Puhan" w:date="2026-01-07T15:12:00Z" w16du:dateUtc="2026-01-07T14:12:00Z">
        <w:r w:rsidR="00C1173F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aim and </w:t>
        </w:r>
      </w:ins>
      <w:r w:rsidR="008F1DC0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design, </w:t>
      </w:r>
      <w:ins w:id="34" w:author="Milo Alan Puhan" w:date="2026-01-07T15:19:00Z" w16du:dateUtc="2026-01-07T14:19:00Z">
        <w:r w:rsidR="00A136D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definition of primary and secondary </w:t>
        </w:r>
      </w:ins>
      <w:commentRangeStart w:id="35"/>
      <w:r w:rsidR="008F1DC0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endpoint</w:t>
      </w:r>
      <w:ins w:id="36" w:author="Milo Alan Puhan" w:date="2026-01-07T15:19:00Z" w16du:dateUtc="2026-01-07T14:19:00Z">
        <w:r w:rsidR="00A136D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s</w:t>
        </w:r>
        <w:commentRangeEnd w:id="35"/>
        <w:r w:rsidR="00A136D1" w:rsidRPr="001E02AD">
          <w:rPr>
            <w:rStyle w:val="Kommentarzeichen"/>
            <w:rFonts w:ascii="Arial" w:hAnsi="Arial" w:cs="Arial"/>
            <w:sz w:val="22"/>
            <w:szCs w:val="22"/>
            <w:rPrChange w:id="37" w:author="fariba abbassi" w:date="2026-01-07T20:48:00Z" w16du:dateUtc="2026-01-07T19:48:00Z">
              <w:rPr>
                <w:rStyle w:val="Kommentarzeichen"/>
              </w:rPr>
            </w:rPrChange>
          </w:rPr>
          <w:commentReference w:id="35"/>
        </w:r>
      </w:ins>
      <w:ins w:id="38" w:author="fariba abbassi" w:date="2026-01-07T20:41:00Z" w16du:dateUtc="2026-01-07T19:41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,</w:t>
        </w:r>
      </w:ins>
      <w:r w:rsidR="008F1DC0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del w:id="39" w:author="Milo Alan Puhan" w:date="2026-01-07T15:19:00Z" w16du:dateUtc="2026-01-07T14:19:00Z">
        <w:r w:rsidR="008F1DC0" w:rsidRPr="001E02AD" w:rsidDel="00A136D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selection </w:delText>
        </w:r>
      </w:del>
      <w:r w:rsidR="008F1DC0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and interpretation </w:t>
      </w:r>
      <w:del w:id="40" w:author="fariba abbassi" w:date="2026-01-07T20:41:00Z" w16du:dateUtc="2026-01-07T19:41:00Z">
        <w:r w:rsidR="008F1DC0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o</w:delText>
        </w:r>
      </w:del>
      <w:ins w:id="41" w:author="fariba abbassi" w:date="2026-01-07T20:25:00Z" w16du:dateUtc="2026-01-07T19:25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in</w:t>
        </w:r>
      </w:ins>
      <w:del w:id="42" w:author="fariba abbassi" w:date="2026-01-07T20:25:00Z" w16du:dateUtc="2026-01-07T19:25:00Z">
        <w:r w:rsidR="008F1DC0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f</w:delText>
        </w:r>
      </w:del>
      <w:r w:rsidR="008F1DC0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5429A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RCTs.</w:t>
      </w:r>
    </w:p>
    <w:p w14:paraId="6D7FD7D4" w14:textId="3DBA1C41" w:rsidR="007C5BAF" w:rsidRPr="001E02AD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1E02AD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Material and Methods: </w:t>
      </w:r>
      <w:r w:rsidR="00E5429A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del w:id="43" w:author="fariba abbassi" w:date="2026-01-06T12:40:00Z" w16du:dateUtc="2026-01-06T11:40:00Z">
        <w:r w:rsidR="002B25A5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performed</w:delText>
        </w:r>
        <w:r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</w:del>
      <w:ins w:id="44" w:author="fariba abbassi" w:date="2026-01-06T12:40:00Z" w16du:dateUtc="2026-01-06T11:40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conducted 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systematic </w:t>
      </w:r>
      <w:r w:rsidRPr="001E02AD">
        <w:rPr>
          <w:rFonts w:ascii="Arial" w:hAnsi="Arial" w:cs="Arial"/>
          <w:sz w:val="22"/>
          <w:szCs w:val="22"/>
        </w:rPr>
        <w:t xml:space="preserve">literature search </w:t>
      </w:r>
      <w:del w:id="45" w:author="fariba abbassi" w:date="2026-01-07T20:41:00Z" w16du:dateUtc="2026-01-07T19:41:00Z">
        <w:r w:rsidRPr="001E02AD" w:rsidDel="007C0651">
          <w:rPr>
            <w:rFonts w:ascii="Arial" w:hAnsi="Arial" w:cs="Arial"/>
            <w:sz w:val="22"/>
            <w:szCs w:val="22"/>
          </w:rPr>
          <w:delText xml:space="preserve">in Scopus </w:delText>
        </w:r>
      </w:del>
      <w:r w:rsidRPr="001E02AD">
        <w:rPr>
          <w:rFonts w:ascii="Arial" w:hAnsi="Arial" w:cs="Arial"/>
          <w:sz w:val="22"/>
          <w:szCs w:val="22"/>
        </w:rPr>
        <w:t xml:space="preserve">to 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identify all </w:t>
      </w:r>
      <w:r w:rsidRPr="001E02AD">
        <w:rPr>
          <w:rFonts w:ascii="Arial" w:hAnsi="Arial" w:cs="Arial"/>
          <w:sz w:val="22"/>
          <w:szCs w:val="22"/>
        </w:rPr>
        <w:t>RCTs using the Comprehensive Complication Index</w:t>
      </w:r>
      <w:ins w:id="46" w:author="fariba abbassi" w:date="2026-01-07T20:27:00Z" w16du:dateUtc="2026-01-07T19:27:00Z">
        <w:r w:rsidR="007C0651" w:rsidRPr="001E02AD">
          <w:rPr>
            <w:rFonts w:ascii="Arial" w:hAnsi="Arial" w:cs="Arial"/>
            <w:sz w:val="22"/>
            <w:szCs w:val="22"/>
            <w:vertAlign w:val="superscript"/>
            <w:rPrChange w:id="47" w:author="fariba abbassi" w:date="2026-01-07T20:48:00Z" w16du:dateUtc="2026-01-07T19:48:00Z">
              <w:rPr>
                <w:rFonts w:ascii="Arial" w:hAnsi="Arial" w:cs="Arial"/>
                <w:sz w:val="22"/>
                <w:szCs w:val="22"/>
              </w:rPr>
            </w:rPrChange>
          </w:rPr>
          <w:t>®</w:t>
        </w:r>
      </w:ins>
      <w:del w:id="48" w:author="fariba abbassi" w:date="2026-01-07T20:27:00Z" w16du:dateUtc="2026-01-07T19:27:00Z">
        <w:r w:rsidRPr="001E02AD" w:rsidDel="007C0651">
          <w:rPr>
            <w:rFonts w:ascii="Arial" w:hAnsi="Arial" w:cs="Arial"/>
            <w:sz w:val="22"/>
            <w:szCs w:val="22"/>
          </w:rPr>
          <w:delText xml:space="preserve"> (CCI</w:delText>
        </w:r>
        <w:r w:rsidRPr="001E02AD" w:rsidDel="007C0651">
          <w:rPr>
            <w:rFonts w:ascii="Arial" w:hAnsi="Arial" w:cs="Arial"/>
            <w:sz w:val="22"/>
            <w:szCs w:val="22"/>
            <w:vertAlign w:val="superscript"/>
          </w:rPr>
          <w:sym w:font="Symbol" w:char="F0D2"/>
        </w:r>
        <w:r w:rsidRPr="001E02AD" w:rsidDel="007C0651">
          <w:rPr>
            <w:rFonts w:ascii="Arial" w:hAnsi="Arial" w:cs="Arial"/>
            <w:sz w:val="22"/>
            <w:szCs w:val="22"/>
          </w:rPr>
          <w:delText>)</w:delText>
        </w:r>
      </w:del>
      <w:r w:rsidR="002B25A5" w:rsidRPr="001E02AD">
        <w:rPr>
          <w:rFonts w:ascii="Arial" w:hAnsi="Arial" w:cs="Arial"/>
          <w:sz w:val="22"/>
          <w:szCs w:val="22"/>
        </w:rPr>
        <w:t xml:space="preserve"> as an endpoint</w:t>
      </w:r>
      <w:r w:rsidRPr="001E02AD">
        <w:rPr>
          <w:rFonts w:ascii="Arial" w:hAnsi="Arial" w:cs="Arial"/>
          <w:sz w:val="22"/>
          <w:szCs w:val="22"/>
        </w:rPr>
        <w:t xml:space="preserve">. </w:t>
      </w:r>
      <w:del w:id="49" w:author="fariba abbassi" w:date="2026-01-06T12:40:00Z" w16du:dateUtc="2026-01-06T11:40:00Z">
        <w:r w:rsidR="001E3A1F" w:rsidRPr="001E02AD" w:rsidDel="004A3DD0">
          <w:rPr>
            <w:rFonts w:ascii="Arial" w:hAnsi="Arial" w:cs="Arial"/>
            <w:sz w:val="22"/>
            <w:szCs w:val="22"/>
          </w:rPr>
          <w:delText>W</w:delText>
        </w:r>
        <w:r w:rsidRPr="001E02AD" w:rsidDel="004A3DD0">
          <w:rPr>
            <w:rFonts w:ascii="Arial" w:hAnsi="Arial" w:cs="Arial"/>
            <w:sz w:val="22"/>
            <w:szCs w:val="22"/>
          </w:rPr>
          <w:delText>e extracted</w:delText>
        </w:r>
        <w:r w:rsidR="001E3A1F" w:rsidRPr="001E02AD" w:rsidDel="004A3DD0">
          <w:rPr>
            <w:rFonts w:ascii="Arial" w:hAnsi="Arial" w:cs="Arial"/>
            <w:sz w:val="22"/>
            <w:szCs w:val="22"/>
          </w:rPr>
          <w:delText xml:space="preserve"> f</w:delText>
        </w:r>
      </w:del>
      <w:ins w:id="50" w:author="fariba abbassi" w:date="2026-01-06T12:40:00Z" w16du:dateUtc="2026-01-06T11:40:00Z">
        <w:r w:rsidR="004A3DD0" w:rsidRPr="001E02AD">
          <w:rPr>
            <w:rFonts w:ascii="Arial" w:hAnsi="Arial" w:cs="Arial"/>
            <w:sz w:val="22"/>
            <w:szCs w:val="22"/>
          </w:rPr>
          <w:t>F</w:t>
        </w:r>
      </w:ins>
      <w:r w:rsidR="001E3A1F" w:rsidRPr="001E02AD">
        <w:rPr>
          <w:rFonts w:ascii="Arial" w:hAnsi="Arial" w:cs="Arial"/>
          <w:sz w:val="22"/>
          <w:szCs w:val="22"/>
        </w:rPr>
        <w:t xml:space="preserve">rom </w:t>
      </w:r>
      <w:del w:id="51" w:author="fariba abbassi" w:date="2026-01-06T12:40:00Z" w16du:dateUtc="2026-01-06T11:40:00Z">
        <w:r w:rsidR="001E3A1F" w:rsidRPr="001E02AD" w:rsidDel="004A3DD0">
          <w:rPr>
            <w:rFonts w:ascii="Arial" w:hAnsi="Arial" w:cs="Arial"/>
            <w:sz w:val="22"/>
            <w:szCs w:val="22"/>
          </w:rPr>
          <w:delText xml:space="preserve">both </w:delText>
        </w:r>
      </w:del>
      <w:r w:rsidR="001E3A1F" w:rsidRPr="001E02AD">
        <w:rPr>
          <w:rFonts w:ascii="Arial" w:hAnsi="Arial" w:cs="Arial"/>
          <w:sz w:val="22"/>
          <w:szCs w:val="22"/>
        </w:rPr>
        <w:t>pre-trial documentation and final publication</w:t>
      </w:r>
      <w:ins w:id="52" w:author="fariba abbassi" w:date="2026-01-06T12:40:00Z" w16du:dateUtc="2026-01-06T11:40:00Z">
        <w:r w:rsidR="004A3DD0" w:rsidRPr="001E02AD">
          <w:rPr>
            <w:rFonts w:ascii="Arial" w:hAnsi="Arial" w:cs="Arial"/>
            <w:sz w:val="22"/>
            <w:szCs w:val="22"/>
          </w:rPr>
          <w:t>s, we extracted</w:t>
        </w:r>
      </w:ins>
      <w:r w:rsidRPr="001E02AD">
        <w:rPr>
          <w:rFonts w:ascii="Arial" w:hAnsi="Arial" w:cs="Arial"/>
          <w:sz w:val="22"/>
          <w:szCs w:val="22"/>
        </w:rPr>
        <w:t xml:space="preserve"> </w:t>
      </w:r>
      <w:del w:id="53" w:author="fariba abbassi" w:date="2026-01-06T12:33:00Z" w16du:dateUtc="2026-01-06T11:33:00Z">
        <w:r w:rsidR="001E3A1F" w:rsidRPr="001E02AD" w:rsidDel="004A3DD0">
          <w:rPr>
            <w:rFonts w:ascii="Arial" w:hAnsi="Arial" w:cs="Arial"/>
            <w:sz w:val="22"/>
            <w:szCs w:val="22"/>
          </w:rPr>
          <w:delText xml:space="preserve">the </w:delText>
        </w:r>
        <w:r w:rsidRPr="001E02AD" w:rsidDel="004A3DD0">
          <w:rPr>
            <w:rFonts w:ascii="Arial" w:hAnsi="Arial" w:cs="Arial"/>
            <w:sz w:val="22"/>
            <w:szCs w:val="22"/>
          </w:rPr>
          <w:delText>reported</w:delText>
        </w:r>
      </w:del>
      <w:ins w:id="54" w:author="fariba abbassi" w:date="2026-01-06T12:33:00Z" w16du:dateUtc="2026-01-06T11:33:00Z">
        <w:r w:rsidR="004A3DD0" w:rsidRPr="001E02AD">
          <w:rPr>
            <w:rFonts w:ascii="Arial" w:hAnsi="Arial" w:cs="Arial"/>
            <w:sz w:val="22"/>
            <w:szCs w:val="22"/>
          </w:rPr>
          <w:t>information on</w:t>
        </w:r>
      </w:ins>
      <w:r w:rsidRPr="001E02AD">
        <w:rPr>
          <w:rFonts w:ascii="Arial" w:hAnsi="Arial" w:cs="Arial"/>
          <w:sz w:val="22"/>
          <w:szCs w:val="22"/>
        </w:rPr>
        <w:t xml:space="preserve"> </w:t>
      </w:r>
      <w:del w:id="55" w:author="fariba abbassi" w:date="2026-01-06T12:41:00Z" w16du:dateUtc="2026-01-06T11:41:00Z">
        <w:r w:rsidRPr="001E02AD" w:rsidDel="004A3DD0">
          <w:rPr>
            <w:rFonts w:ascii="Arial" w:hAnsi="Arial" w:cs="Arial"/>
            <w:sz w:val="22"/>
            <w:szCs w:val="22"/>
          </w:rPr>
          <w:delText xml:space="preserve">trial </w:delText>
        </w:r>
      </w:del>
      <w:del w:id="56" w:author="fariba abbassi" w:date="2026-01-07T20:25:00Z" w16du:dateUtc="2026-01-07T19:25:00Z">
        <w:r w:rsidRPr="001E02AD" w:rsidDel="007C0651">
          <w:rPr>
            <w:rFonts w:ascii="Arial" w:hAnsi="Arial" w:cs="Arial"/>
            <w:sz w:val="22"/>
            <w:szCs w:val="22"/>
          </w:rPr>
          <w:delText>endpoints</w:delText>
        </w:r>
        <w:r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, </w:delText>
        </w:r>
      </w:del>
      <w:ins w:id="57" w:author="fariba abbassi" w:date="2026-01-06T12:33:00Z" w16du:dateUtc="2026-01-06T11:33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study </w:t>
        </w:r>
      </w:ins>
      <w:ins w:id="58" w:author="Milo Alan Puhan" w:date="2026-01-07T15:12:00Z" w16du:dateUtc="2026-01-07T14:12:00Z">
        <w:r w:rsidR="0095121A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aims</w:t>
        </w:r>
      </w:ins>
      <w:ins w:id="59" w:author="fariba abbassi" w:date="2026-01-07T20:26:00Z" w16du:dateUtc="2026-01-07T19:26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, </w:t>
        </w:r>
      </w:ins>
      <w:ins w:id="60" w:author="Milo Alan Puhan" w:date="2026-01-07T15:12:00Z" w16du:dateUtc="2026-01-07T14:12:00Z">
        <w:del w:id="61" w:author="fariba abbassi" w:date="2026-01-07T20:26:00Z" w16du:dateUtc="2026-01-07T19:26:00Z">
          <w:r w:rsidR="0095121A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</w:delText>
          </w:r>
        </w:del>
        <w:del w:id="62" w:author="fariba abbassi" w:date="2026-01-07T20:25:00Z" w16du:dateUtc="2026-01-07T19:25:00Z">
          <w:r w:rsidR="0095121A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and </w:delText>
          </w:r>
        </w:del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</w:t>
      </w:r>
      <w:ins w:id="63" w:author="fariba abbassi" w:date="2026-01-07T20:26:00Z" w16du:dateUtc="2026-01-07T19:26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, </w:t>
        </w:r>
        <w:proofErr w:type="spellStart"/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endpoints, </w:t>
        </w:r>
      </w:ins>
      <w:proofErr w:type="spellEnd"/>
      <w:del w:id="64" w:author="fariba abbassi" w:date="2026-01-07T20:26:00Z" w16du:dateUtc="2026-01-07T19:26:00Z">
        <w:r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</w:del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 sample size calculation</w:t>
      </w:r>
      <w:ins w:id="65" w:author="fariba abbassi" w:date="2026-01-06T12:33:00Z" w16du:dateUtc="2026-01-06T11:33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s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For trials </w:t>
      </w:r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with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statistically significant primary endpoint</w:t>
      </w:r>
      <w:ins w:id="66" w:author="fariba abbassi" w:date="2026-01-06T12:41:00Z" w16du:dateUtc="2026-01-06T11:41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s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we </w:t>
      </w:r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results were interpreted </w:t>
      </w:r>
      <w:del w:id="67" w:author="fariba abbassi" w:date="2026-01-06T12:33:00Z" w16du:dateUtc="2026-01-06T11:33:00Z">
        <w:r w:rsidR="00646A5D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as clinically meaningful</w:delText>
        </w:r>
      </w:del>
      <w:ins w:id="68" w:author="fariba abbassi" w:date="2026-01-06T12:33:00Z" w16du:dateUtc="2026-01-06T11:33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in terms of clinical relevance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5FF8C22F" w14:textId="498F16C5" w:rsidR="007C0651" w:rsidRPr="001E02AD" w:rsidRDefault="007C5BAF" w:rsidP="001E3A1F">
      <w:pPr>
        <w:spacing w:before="40" w:after="120"/>
        <w:rPr>
          <w:ins w:id="69" w:author="fariba abbassi" w:date="2026-01-07T20:44:00Z" w16du:dateUtc="2026-01-07T19:44:00Z"/>
          <w:rFonts w:ascii="Arial" w:hAnsi="Arial" w:cs="Arial"/>
          <w:sz w:val="22"/>
          <w:szCs w:val="22"/>
        </w:rPr>
      </w:pPr>
      <w:r w:rsidRPr="001E02AD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Results: </w:t>
      </w:r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We identified </w:t>
      </w:r>
      <w:ins w:id="70" w:author="fariba abbassi" w:date="2026-01-07T20:42:00Z" w16du:dateUtc="2026-01-07T19:42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87</w:t>
        </w:r>
      </w:ins>
      <w:del w:id="71" w:author="fariba abbassi" w:date="2026-01-07T20:42:00Z" w16du:dateUtc="2026-01-07T19:42:00Z">
        <w:r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136</w:delText>
        </w:r>
      </w:del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del w:id="72" w:author="fariba abbassi" w:date="2026-01-07T20:44:00Z" w16du:dateUtc="2026-01-07T19:44:00Z">
        <w:r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eligible </w:delText>
        </w:r>
      </w:del>
      <w:ins w:id="73" w:author="fariba abbassi" w:date="2026-01-07T20:44:00Z" w16du:dateUtc="2026-01-07T19:44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published</w:t>
        </w:r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</w:t>
        </w:r>
      </w:ins>
      <w:r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RCTs</w:t>
      </w:r>
      <w:del w:id="74" w:author="fariba abbassi" w:date="2026-01-07T20:42:00Z" w16du:dateUtc="2026-01-07T19:42:00Z">
        <w:r w:rsidR="001E3A1F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  <w:r w:rsidR="001E3A1F" w:rsidRPr="001E02AD" w:rsidDel="007C0651">
          <w:rPr>
            <w:rFonts w:ascii="Arial" w:hAnsi="Arial" w:cs="Arial"/>
            <w:sz w:val="22"/>
            <w:szCs w:val="22"/>
          </w:rPr>
          <w:delText>(87 published, 49 ongoing)</w:delText>
        </w:r>
      </w:del>
      <w:r w:rsidR="001E3A1F" w:rsidRPr="001E02AD">
        <w:rPr>
          <w:rFonts w:ascii="Arial" w:hAnsi="Arial" w:cs="Arial"/>
          <w:sz w:val="22"/>
          <w:szCs w:val="22"/>
        </w:rPr>
        <w:t>. Pre-trial documents were available for 84</w:t>
      </w:r>
      <w:del w:id="75" w:author="fariba abbassi" w:date="2026-01-07T20:45:00Z" w16du:dateUtc="2026-01-07T19:45:00Z">
        <w:r w:rsidR="001E3A1F"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del w:id="76" w:author="fariba abbassi" w:date="2026-01-07T20:43:00Z" w16du:dateUtc="2026-01-07T19:43:00Z">
        <w:r w:rsidR="001E3A1F" w:rsidRPr="001E02AD" w:rsidDel="007C0651">
          <w:rPr>
            <w:rFonts w:ascii="Arial" w:hAnsi="Arial" w:cs="Arial"/>
            <w:sz w:val="22"/>
            <w:szCs w:val="22"/>
          </w:rPr>
          <w:delText xml:space="preserve">published </w:delText>
        </w:r>
      </w:del>
      <w:ins w:id="77" w:author="fariba abbassi" w:date="2026-01-07T20:43:00Z" w16du:dateUtc="2026-01-07T19:43:00Z">
        <w:r w:rsidR="007C0651" w:rsidRPr="001E02AD">
          <w:rPr>
            <w:rFonts w:ascii="Arial" w:hAnsi="Arial" w:cs="Arial"/>
            <w:sz w:val="22"/>
            <w:szCs w:val="22"/>
          </w:rPr>
          <w:t xml:space="preserve">(98%) </w:t>
        </w:r>
      </w:ins>
      <w:r w:rsidR="001E3A1F" w:rsidRPr="001E02AD">
        <w:rPr>
          <w:rFonts w:ascii="Arial" w:hAnsi="Arial" w:cs="Arial"/>
          <w:sz w:val="22"/>
          <w:szCs w:val="22"/>
        </w:rPr>
        <w:t>trial</w:t>
      </w:r>
      <w:ins w:id="78" w:author="fariba abbassi" w:date="2026-01-07T20:43:00Z" w16du:dateUtc="2026-01-07T19:43:00Z">
        <w:r w:rsidR="007C0651" w:rsidRPr="001E02AD">
          <w:rPr>
            <w:rFonts w:ascii="Arial" w:hAnsi="Arial" w:cs="Arial"/>
            <w:sz w:val="22"/>
            <w:szCs w:val="22"/>
          </w:rPr>
          <w:t xml:space="preserve">s; </w:t>
        </w:r>
      </w:ins>
      <w:del w:id="79" w:author="fariba abbassi" w:date="2026-01-07T20:43:00Z" w16du:dateUtc="2026-01-07T19:43:00Z">
        <w:r w:rsidR="001E3A1F" w:rsidRPr="001E02AD" w:rsidDel="007C0651">
          <w:rPr>
            <w:rFonts w:ascii="Arial" w:hAnsi="Arial" w:cs="Arial"/>
            <w:sz w:val="22"/>
            <w:szCs w:val="22"/>
          </w:rPr>
          <w:delText>s</w:delText>
        </w:r>
      </w:del>
      <w:del w:id="80" w:author="fariba abbassi" w:date="2026-01-07T20:27:00Z" w16du:dateUtc="2026-01-07T19:27:00Z">
        <w:r w:rsidR="001E3A1F"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del w:id="81" w:author="fariba abbassi" w:date="2026-01-07T20:43:00Z" w16du:dateUtc="2026-01-07T19:43:00Z">
        <w:r w:rsidR="001E3A1F" w:rsidRPr="001E02AD" w:rsidDel="007C0651">
          <w:rPr>
            <w:rFonts w:ascii="Arial" w:hAnsi="Arial" w:cs="Arial"/>
            <w:sz w:val="22"/>
            <w:szCs w:val="22"/>
          </w:rPr>
          <w:delText>(98%)</w:delText>
        </w:r>
        <w:r w:rsidR="00646A5D" w:rsidRPr="001E02AD" w:rsidDel="007C0651">
          <w:rPr>
            <w:rFonts w:ascii="Arial" w:hAnsi="Arial" w:cs="Arial"/>
            <w:sz w:val="22"/>
            <w:szCs w:val="22"/>
          </w:rPr>
          <w:delText>,</w:delText>
        </w:r>
      </w:del>
      <w:del w:id="82" w:author="fariba abbassi" w:date="2026-01-07T20:44:00Z" w16du:dateUtc="2026-01-07T19:44:00Z">
        <w:r w:rsidR="00646A5D"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del w:id="83" w:author="fariba abbassi" w:date="2026-01-07T20:26:00Z" w16du:dateUtc="2026-01-07T19:26:00Z">
        <w:r w:rsidR="00646A5D" w:rsidRPr="001E02AD" w:rsidDel="007C0651">
          <w:rPr>
            <w:rFonts w:ascii="Arial" w:hAnsi="Arial" w:cs="Arial"/>
            <w:sz w:val="22"/>
            <w:szCs w:val="22"/>
          </w:rPr>
          <w:delText>with p</w:delText>
        </w:r>
        <w:r w:rsidR="001E3A1F" w:rsidRPr="001E02AD" w:rsidDel="007C0651">
          <w:rPr>
            <w:rFonts w:ascii="Arial" w:hAnsi="Arial" w:cs="Arial"/>
            <w:sz w:val="22"/>
            <w:szCs w:val="22"/>
          </w:rPr>
          <w:delText>rimary endpoints defined in all (100%)</w:delText>
        </w:r>
      </w:del>
      <w:ins w:id="84" w:author="fariba abbassi" w:date="2026-01-07T20:26:00Z" w16du:dateUtc="2026-01-07T19:26:00Z">
        <w:r w:rsidR="007C0651" w:rsidRPr="001E02AD">
          <w:rPr>
            <w:rFonts w:ascii="Arial" w:hAnsi="Arial" w:cs="Arial"/>
            <w:sz w:val="22"/>
            <w:szCs w:val="22"/>
          </w:rPr>
          <w:t xml:space="preserve">all </w:t>
        </w:r>
      </w:ins>
      <w:ins w:id="85" w:author="fariba abbassi" w:date="2026-01-07T20:27:00Z" w16du:dateUtc="2026-01-07T19:27:00Z">
        <w:r w:rsidR="007C0651" w:rsidRPr="001E02AD">
          <w:rPr>
            <w:rFonts w:ascii="Arial" w:hAnsi="Arial" w:cs="Arial"/>
            <w:sz w:val="22"/>
            <w:szCs w:val="22"/>
          </w:rPr>
          <w:t>defined a primary endpoint</w:t>
        </w:r>
      </w:ins>
      <w:ins w:id="86" w:author="fariba abbassi" w:date="2026-01-07T20:44:00Z" w16du:dateUtc="2026-01-07T19:44:00Z">
        <w:r w:rsidR="007C0651" w:rsidRPr="001E02AD">
          <w:rPr>
            <w:rFonts w:ascii="Arial" w:hAnsi="Arial" w:cs="Arial"/>
            <w:sz w:val="22"/>
            <w:szCs w:val="22"/>
          </w:rPr>
          <w:t>, but only 23(27%)</w:t>
        </w:r>
      </w:ins>
      <w:del w:id="87" w:author="fariba abbassi" w:date="2026-01-06T12:34:00Z" w16du:dateUtc="2026-01-06T11:34:00Z">
        <w:r w:rsidR="001E3A1F" w:rsidRPr="001E02AD" w:rsidDel="004A3DD0">
          <w:rPr>
            <w:rFonts w:ascii="Arial" w:hAnsi="Arial" w:cs="Arial"/>
            <w:sz w:val="22"/>
            <w:szCs w:val="22"/>
          </w:rPr>
          <w:delText xml:space="preserve">, but </w:delText>
        </w:r>
      </w:del>
      <w:del w:id="88" w:author="fariba abbassi" w:date="2026-01-07T20:44:00Z" w16du:dateUtc="2026-01-07T19:44:00Z">
        <w:r w:rsidR="001E3A1F" w:rsidRPr="001E02AD" w:rsidDel="007C0651">
          <w:rPr>
            <w:rFonts w:ascii="Arial" w:hAnsi="Arial" w:cs="Arial"/>
            <w:sz w:val="22"/>
            <w:szCs w:val="22"/>
          </w:rPr>
          <w:delText>study design</w:delText>
        </w:r>
        <w:r w:rsidR="00F27C11" w:rsidRPr="001E02AD" w:rsidDel="007C0651">
          <w:rPr>
            <w:rFonts w:ascii="Arial" w:hAnsi="Arial" w:cs="Arial"/>
            <w:sz w:val="22"/>
            <w:szCs w:val="22"/>
          </w:rPr>
          <w:delText xml:space="preserve"> was</w:delText>
        </w:r>
      </w:del>
      <w:r w:rsidR="001E3A1F" w:rsidRPr="001E02AD">
        <w:rPr>
          <w:rFonts w:ascii="Arial" w:hAnsi="Arial" w:cs="Arial"/>
          <w:sz w:val="22"/>
          <w:szCs w:val="22"/>
        </w:rPr>
        <w:t xml:space="preserve"> reported </w:t>
      </w:r>
      <w:del w:id="89" w:author="fariba abbassi" w:date="2026-01-07T20:44:00Z" w16du:dateUtc="2026-01-07T19:44:00Z">
        <w:r w:rsidR="00646A5D" w:rsidRPr="001E02AD" w:rsidDel="007C0651">
          <w:rPr>
            <w:rFonts w:ascii="Arial" w:hAnsi="Arial" w:cs="Arial"/>
            <w:sz w:val="22"/>
            <w:szCs w:val="22"/>
          </w:rPr>
          <w:delText>in</w:delText>
        </w:r>
        <w:r w:rsidR="001E3A1F" w:rsidRPr="001E02AD" w:rsidDel="007C0651">
          <w:rPr>
            <w:rFonts w:ascii="Arial" w:hAnsi="Arial" w:cs="Arial"/>
            <w:sz w:val="22"/>
            <w:szCs w:val="22"/>
          </w:rPr>
          <w:delText xml:space="preserve"> only 23 </w:delText>
        </w:r>
        <w:r w:rsidR="00F27C11" w:rsidRPr="001E02AD" w:rsidDel="007C0651">
          <w:rPr>
            <w:rFonts w:ascii="Arial" w:hAnsi="Arial" w:cs="Arial"/>
            <w:sz w:val="22"/>
            <w:szCs w:val="22"/>
          </w:rPr>
          <w:delText>trials</w:delText>
        </w:r>
      </w:del>
      <w:del w:id="90" w:author="fariba abbassi" w:date="2026-01-07T20:27:00Z" w16du:dateUtc="2026-01-07T19:27:00Z">
        <w:r w:rsidR="00F27C11"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del w:id="91" w:author="fariba abbassi" w:date="2026-01-07T20:44:00Z" w16du:dateUtc="2026-01-07T19:44:00Z">
        <w:r w:rsidR="001E3A1F" w:rsidRPr="001E02AD" w:rsidDel="007C0651">
          <w:rPr>
            <w:rFonts w:ascii="Arial" w:hAnsi="Arial" w:cs="Arial"/>
            <w:sz w:val="22"/>
            <w:szCs w:val="22"/>
          </w:rPr>
          <w:delText>(27%).</w:delText>
        </w:r>
      </w:del>
      <w:ins w:id="92" w:author="fariba abbassi" w:date="2026-01-07T20:44:00Z" w16du:dateUtc="2026-01-07T19:44:00Z">
        <w:r w:rsidR="007C0651" w:rsidRPr="001E02AD">
          <w:rPr>
            <w:rFonts w:ascii="Arial" w:hAnsi="Arial" w:cs="Arial"/>
            <w:sz w:val="22"/>
            <w:szCs w:val="22"/>
          </w:rPr>
          <w:t>the study design.</w:t>
        </w:r>
      </w:ins>
      <w:del w:id="93" w:author="fariba abbassi" w:date="2026-01-07T20:44:00Z" w16du:dateUtc="2026-01-07T19:44:00Z">
        <w:r w:rsidR="001E3A1F"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</w:p>
    <w:p w14:paraId="601F7F37" w14:textId="4B8CA4B2" w:rsidR="007C5BAF" w:rsidRPr="001E02AD" w:rsidRDefault="001E3A1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1E02AD">
        <w:rPr>
          <w:rFonts w:ascii="Arial" w:hAnsi="Arial" w:cs="Arial"/>
          <w:sz w:val="22"/>
          <w:szCs w:val="22"/>
        </w:rPr>
        <w:t xml:space="preserve">Among the </w:t>
      </w:r>
      <w:r w:rsidR="00646A5D" w:rsidRPr="001E02AD">
        <w:rPr>
          <w:rFonts w:ascii="Arial" w:hAnsi="Arial" w:cs="Arial"/>
          <w:sz w:val="22"/>
          <w:szCs w:val="22"/>
        </w:rPr>
        <w:t>final</w:t>
      </w:r>
      <w:r w:rsidRPr="001E02AD">
        <w:rPr>
          <w:rFonts w:ascii="Arial" w:hAnsi="Arial" w:cs="Arial"/>
          <w:sz w:val="22"/>
          <w:szCs w:val="22"/>
        </w:rPr>
        <w:t xml:space="preserve"> publications, </w:t>
      </w:r>
      <w:r w:rsidR="00646A5D" w:rsidRPr="001E02AD">
        <w:rPr>
          <w:rFonts w:ascii="Arial" w:hAnsi="Arial" w:cs="Arial"/>
          <w:sz w:val="22"/>
          <w:szCs w:val="22"/>
        </w:rPr>
        <w:t>20</w:t>
      </w:r>
      <w:del w:id="94" w:author="fariba abbassi" w:date="2026-01-07T20:28:00Z" w16du:dateUtc="2026-01-07T19:28:00Z">
        <w:r w:rsidR="00646A5D"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r w:rsidR="00646A5D" w:rsidRPr="001E02AD">
        <w:rPr>
          <w:rFonts w:ascii="Arial" w:hAnsi="Arial" w:cs="Arial"/>
          <w:sz w:val="22"/>
          <w:szCs w:val="22"/>
        </w:rPr>
        <w:t xml:space="preserve">(23%) </w:t>
      </w:r>
      <w:ins w:id="95" w:author="fariba abbassi" w:date="2026-01-06T12:42:00Z" w16du:dateUtc="2026-01-06T11:42:00Z">
        <w:r w:rsidR="004A3DD0" w:rsidRPr="001E02AD">
          <w:rPr>
            <w:rFonts w:ascii="Arial" w:hAnsi="Arial" w:cs="Arial"/>
            <w:sz w:val="22"/>
            <w:szCs w:val="22"/>
          </w:rPr>
          <w:t xml:space="preserve">trials </w:t>
        </w:r>
      </w:ins>
      <w:r w:rsidR="00646A5D" w:rsidRPr="001E02AD">
        <w:rPr>
          <w:rFonts w:ascii="Arial" w:hAnsi="Arial" w:cs="Arial"/>
          <w:sz w:val="22"/>
          <w:szCs w:val="22"/>
        </w:rPr>
        <w:t xml:space="preserve">specified </w:t>
      </w:r>
      <w:ins w:id="96" w:author="Milo Alan Puhan" w:date="2026-01-07T15:20:00Z" w16du:dateUtc="2026-01-07T14:20:00Z">
        <w:r w:rsidR="003B0E8B" w:rsidRPr="001E02AD">
          <w:rPr>
            <w:rFonts w:ascii="Arial" w:hAnsi="Arial" w:cs="Arial"/>
            <w:sz w:val="22"/>
            <w:szCs w:val="22"/>
          </w:rPr>
          <w:t>an</w:t>
        </w:r>
      </w:ins>
      <w:ins w:id="97" w:author="Milo Alan Puhan" w:date="2026-01-07T15:13:00Z" w16du:dateUtc="2026-01-07T14:13:00Z">
        <w:r w:rsidR="00373EF3" w:rsidRPr="001E02AD">
          <w:rPr>
            <w:rFonts w:ascii="Arial" w:hAnsi="Arial" w:cs="Arial"/>
            <w:sz w:val="22"/>
            <w:szCs w:val="22"/>
          </w:rPr>
          <w:t xml:space="preserve"> aim to show</w:t>
        </w:r>
      </w:ins>
      <w:del w:id="98" w:author="Milo Alan Puhan" w:date="2026-01-07T15:13:00Z" w16du:dateUtc="2026-01-07T14:13:00Z">
        <w:r w:rsidR="00646A5D" w:rsidRPr="001E02AD" w:rsidDel="00373EF3">
          <w:rPr>
            <w:rFonts w:ascii="Arial" w:hAnsi="Arial" w:cs="Arial"/>
            <w:sz w:val="22"/>
            <w:szCs w:val="22"/>
          </w:rPr>
          <w:delText>a</w:delText>
        </w:r>
      </w:del>
      <w:r w:rsidR="00646A5D" w:rsidRPr="001E02AD">
        <w:rPr>
          <w:rFonts w:ascii="Arial" w:hAnsi="Arial" w:cs="Arial"/>
          <w:sz w:val="22"/>
          <w:szCs w:val="22"/>
        </w:rPr>
        <w:t xml:space="preserve"> superiority</w:t>
      </w:r>
      <w:ins w:id="99" w:author="Milo Alan Puhan" w:date="2026-01-07T15:13:00Z" w16du:dateUtc="2026-01-07T14:13:00Z">
        <w:r w:rsidR="00925144" w:rsidRPr="001E02AD">
          <w:rPr>
            <w:rFonts w:ascii="Arial" w:hAnsi="Arial" w:cs="Arial"/>
            <w:sz w:val="22"/>
            <w:szCs w:val="22"/>
          </w:rPr>
          <w:t xml:space="preserve"> </w:t>
        </w:r>
        <w:del w:id="100" w:author="fariba abbassi" w:date="2026-01-07T20:28:00Z" w16du:dateUtc="2026-01-07T19:28:00Z">
          <w:r w:rsidR="00925144" w:rsidRPr="001E02AD" w:rsidDel="007C0651">
            <w:rPr>
              <w:rFonts w:ascii="Arial" w:hAnsi="Arial" w:cs="Arial"/>
              <w:sz w:val="22"/>
              <w:szCs w:val="22"/>
            </w:rPr>
            <w:delText>and</w:delText>
          </w:r>
        </w:del>
      </w:ins>
      <w:ins w:id="101" w:author="fariba abbassi" w:date="2026-01-07T20:28:00Z" w16du:dateUtc="2026-01-07T19:28:00Z">
        <w:r w:rsidR="007C0651" w:rsidRPr="001E02AD">
          <w:rPr>
            <w:rFonts w:ascii="Arial" w:hAnsi="Arial" w:cs="Arial"/>
            <w:sz w:val="22"/>
            <w:szCs w:val="22"/>
          </w:rPr>
          <w:t>with</w:t>
        </w:r>
      </w:ins>
      <w:ins w:id="102" w:author="Milo Alan Puhan" w:date="2026-01-07T15:13:00Z" w16du:dateUtc="2026-01-07T14:13:00Z">
        <w:r w:rsidR="00925144" w:rsidRPr="001E02AD">
          <w:rPr>
            <w:rFonts w:ascii="Arial" w:hAnsi="Arial" w:cs="Arial"/>
            <w:sz w:val="22"/>
            <w:szCs w:val="22"/>
          </w:rPr>
          <w:t xml:space="preserve"> a corresponding study</w:t>
        </w:r>
      </w:ins>
      <w:r w:rsidR="00646A5D" w:rsidRPr="001E02AD">
        <w:rPr>
          <w:rFonts w:ascii="Arial" w:hAnsi="Arial" w:cs="Arial"/>
          <w:sz w:val="22"/>
          <w:szCs w:val="22"/>
        </w:rPr>
        <w:t xml:space="preserve"> design</w:t>
      </w:r>
      <w:ins w:id="103" w:author="fariba abbassi" w:date="2026-01-06T12:42:00Z" w16du:dateUtc="2026-01-06T11:42:00Z">
        <w:r w:rsidR="004A3DD0" w:rsidRPr="001E02AD">
          <w:rPr>
            <w:rFonts w:ascii="Arial" w:hAnsi="Arial" w:cs="Arial"/>
            <w:sz w:val="22"/>
            <w:szCs w:val="22"/>
          </w:rPr>
          <w:t xml:space="preserve"> and</w:t>
        </w:r>
      </w:ins>
      <w:del w:id="104" w:author="fariba abbassi" w:date="2026-01-06T12:42:00Z" w16du:dateUtc="2026-01-06T11:42:00Z">
        <w:r w:rsidR="00646A5D" w:rsidRPr="001E02AD" w:rsidDel="004A3DD0">
          <w:rPr>
            <w:rFonts w:ascii="Arial" w:hAnsi="Arial" w:cs="Arial"/>
            <w:sz w:val="22"/>
            <w:szCs w:val="22"/>
          </w:rPr>
          <w:delText>,</w:delText>
        </w:r>
      </w:del>
      <w:r w:rsidR="00646A5D" w:rsidRPr="001E02AD">
        <w:rPr>
          <w:rFonts w:ascii="Arial" w:hAnsi="Arial" w:cs="Arial"/>
          <w:sz w:val="22"/>
          <w:szCs w:val="22"/>
        </w:rPr>
        <w:t xml:space="preserve"> 12</w:t>
      </w:r>
      <w:del w:id="105" w:author="fariba abbassi" w:date="2026-01-07T20:28:00Z" w16du:dateUtc="2026-01-07T19:28:00Z">
        <w:r w:rsidR="00646A5D"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r w:rsidR="00646A5D" w:rsidRPr="001E02AD">
        <w:rPr>
          <w:rFonts w:ascii="Arial" w:hAnsi="Arial" w:cs="Arial"/>
          <w:sz w:val="22"/>
          <w:szCs w:val="22"/>
        </w:rPr>
        <w:t xml:space="preserve">(14%) a non-inferiority </w:t>
      </w:r>
      <w:ins w:id="106" w:author="Milo Alan Puhan" w:date="2026-01-07T15:13:00Z" w16du:dateUtc="2026-01-07T14:13:00Z">
        <w:r w:rsidR="00925144" w:rsidRPr="001E02AD">
          <w:rPr>
            <w:rFonts w:ascii="Arial" w:hAnsi="Arial" w:cs="Arial"/>
            <w:sz w:val="22"/>
            <w:szCs w:val="22"/>
          </w:rPr>
          <w:t xml:space="preserve">aim and </w:t>
        </w:r>
      </w:ins>
      <w:r w:rsidR="00646A5D" w:rsidRPr="001E02AD">
        <w:rPr>
          <w:rFonts w:ascii="Arial" w:hAnsi="Arial" w:cs="Arial"/>
          <w:sz w:val="22"/>
          <w:szCs w:val="22"/>
        </w:rPr>
        <w:t>design</w:t>
      </w:r>
      <w:ins w:id="107" w:author="Milo Alan Puhan" w:date="2026-01-07T15:20:00Z" w16du:dateUtc="2026-01-07T14:20:00Z">
        <w:r w:rsidR="003B0E8B" w:rsidRPr="001E02AD">
          <w:rPr>
            <w:rFonts w:ascii="Arial" w:hAnsi="Arial" w:cs="Arial"/>
            <w:sz w:val="22"/>
            <w:szCs w:val="22"/>
          </w:rPr>
          <w:t>, respectively</w:t>
        </w:r>
      </w:ins>
      <w:r w:rsidR="001D306E" w:rsidRPr="001E02AD">
        <w:rPr>
          <w:rFonts w:ascii="Arial" w:hAnsi="Arial" w:cs="Arial"/>
          <w:sz w:val="22"/>
          <w:szCs w:val="22"/>
        </w:rPr>
        <w:t>. T</w:t>
      </w:r>
      <w:r w:rsidR="00646A5D" w:rsidRPr="001E02AD">
        <w:rPr>
          <w:rFonts w:ascii="Arial" w:hAnsi="Arial" w:cs="Arial"/>
          <w:sz w:val="22"/>
          <w:szCs w:val="22"/>
        </w:rPr>
        <w:t xml:space="preserve">he </w:t>
      </w:r>
      <w:ins w:id="108" w:author="fariba abbassi" w:date="2026-01-06T12:34:00Z" w16du:dateUtc="2026-01-06T11:34:00Z">
        <w:r w:rsidR="004A3DD0" w:rsidRPr="001E02AD">
          <w:rPr>
            <w:rFonts w:ascii="Arial" w:hAnsi="Arial" w:cs="Arial"/>
            <w:sz w:val="22"/>
            <w:szCs w:val="22"/>
          </w:rPr>
          <w:t xml:space="preserve">remaining </w:t>
        </w:r>
      </w:ins>
      <w:r w:rsidR="00646A5D" w:rsidRPr="001E02AD">
        <w:rPr>
          <w:rFonts w:ascii="Arial" w:hAnsi="Arial" w:cs="Arial"/>
          <w:sz w:val="22"/>
          <w:szCs w:val="22"/>
        </w:rPr>
        <w:t xml:space="preserve">55 trials </w:t>
      </w:r>
      <w:del w:id="109" w:author="fariba abbassi" w:date="2026-01-06T12:35:00Z" w16du:dateUtc="2026-01-06T11:35:00Z">
        <w:r w:rsidR="00646A5D" w:rsidRPr="001E02AD" w:rsidDel="004A3DD0">
          <w:rPr>
            <w:rFonts w:ascii="Arial" w:hAnsi="Arial" w:cs="Arial"/>
            <w:sz w:val="22"/>
            <w:szCs w:val="22"/>
          </w:rPr>
          <w:delText xml:space="preserve">without </w:delText>
        </w:r>
      </w:del>
      <w:ins w:id="110" w:author="fariba abbassi" w:date="2026-01-06T12:35:00Z" w16du:dateUtc="2026-01-06T11:35:00Z">
        <w:r w:rsidR="004A3DD0" w:rsidRPr="001E02AD">
          <w:rPr>
            <w:rFonts w:ascii="Arial" w:hAnsi="Arial" w:cs="Arial"/>
            <w:sz w:val="22"/>
            <w:szCs w:val="22"/>
          </w:rPr>
          <w:t xml:space="preserve">did not </w:t>
        </w:r>
      </w:ins>
      <w:del w:id="111" w:author="fariba abbassi" w:date="2026-01-06T12:35:00Z" w16du:dateUtc="2026-01-06T11:35:00Z">
        <w:r w:rsidR="00646A5D" w:rsidRPr="001E02AD" w:rsidDel="004A3DD0">
          <w:rPr>
            <w:rFonts w:ascii="Arial" w:hAnsi="Arial" w:cs="Arial"/>
            <w:sz w:val="22"/>
            <w:szCs w:val="22"/>
          </w:rPr>
          <w:delText xml:space="preserve">a </w:delText>
        </w:r>
      </w:del>
      <w:r w:rsidR="00646A5D" w:rsidRPr="001E02AD">
        <w:rPr>
          <w:rFonts w:ascii="Arial" w:hAnsi="Arial" w:cs="Arial"/>
          <w:sz w:val="22"/>
          <w:szCs w:val="22"/>
        </w:rPr>
        <w:t>report</w:t>
      </w:r>
      <w:del w:id="112" w:author="fariba abbassi" w:date="2026-01-07T20:29:00Z" w16du:dateUtc="2026-01-07T19:29:00Z">
        <w:r w:rsidR="00646A5D" w:rsidRPr="001E02AD" w:rsidDel="007C0651">
          <w:rPr>
            <w:rFonts w:ascii="Arial" w:hAnsi="Arial" w:cs="Arial"/>
            <w:sz w:val="22"/>
            <w:szCs w:val="22"/>
          </w:rPr>
          <w:delText>ed</w:delText>
        </w:r>
      </w:del>
      <w:r w:rsidR="00646A5D" w:rsidRPr="001E02AD">
        <w:rPr>
          <w:rFonts w:ascii="Arial" w:hAnsi="Arial" w:cs="Arial"/>
          <w:sz w:val="22"/>
          <w:szCs w:val="22"/>
        </w:rPr>
        <w:t xml:space="preserve"> </w:t>
      </w:r>
      <w:ins w:id="113" w:author="fariba abbassi" w:date="2026-01-06T12:35:00Z" w16du:dateUtc="2026-01-06T11:35:00Z">
        <w:r w:rsidR="004A3DD0" w:rsidRPr="001E02AD">
          <w:rPr>
            <w:rFonts w:ascii="Arial" w:hAnsi="Arial" w:cs="Arial"/>
            <w:sz w:val="22"/>
            <w:szCs w:val="22"/>
          </w:rPr>
          <w:t xml:space="preserve">a </w:t>
        </w:r>
      </w:ins>
      <w:r w:rsidR="00646A5D" w:rsidRPr="001E02AD">
        <w:rPr>
          <w:rFonts w:ascii="Arial" w:hAnsi="Arial" w:cs="Arial"/>
          <w:sz w:val="22"/>
          <w:szCs w:val="22"/>
        </w:rPr>
        <w:t xml:space="preserve">study </w:t>
      </w:r>
      <w:ins w:id="114" w:author="fariba abbassi" w:date="2026-01-06T12:35:00Z" w16du:dateUtc="2026-01-06T11:35:00Z">
        <w:r w:rsidR="004A3DD0" w:rsidRPr="001E02AD">
          <w:rPr>
            <w:rFonts w:ascii="Arial" w:hAnsi="Arial" w:cs="Arial"/>
            <w:sz w:val="22"/>
            <w:szCs w:val="22"/>
          </w:rPr>
          <w:t xml:space="preserve">aim but </w:t>
        </w:r>
      </w:ins>
      <w:del w:id="115" w:author="fariba abbassi" w:date="2026-01-06T12:35:00Z" w16du:dateUtc="2026-01-06T11:35:00Z">
        <w:r w:rsidR="00646A5D" w:rsidRPr="001E02AD" w:rsidDel="004A3DD0">
          <w:rPr>
            <w:rFonts w:ascii="Arial" w:hAnsi="Arial" w:cs="Arial"/>
            <w:sz w:val="22"/>
            <w:szCs w:val="22"/>
          </w:rPr>
          <w:delText xml:space="preserve">aim </w:delText>
        </w:r>
      </w:del>
      <w:r w:rsidR="00646A5D" w:rsidRPr="001E02AD">
        <w:rPr>
          <w:rFonts w:ascii="Arial" w:hAnsi="Arial" w:cs="Arial"/>
          <w:sz w:val="22"/>
          <w:szCs w:val="22"/>
        </w:rPr>
        <w:t xml:space="preserve">were </w:t>
      </w:r>
      <w:del w:id="116" w:author="Milo Alan Puhan" w:date="2026-01-07T15:14:00Z" w16du:dateUtc="2026-01-07T14:14:00Z">
        <w:r w:rsidR="00646A5D" w:rsidRPr="001E02AD" w:rsidDel="0073134D">
          <w:rPr>
            <w:rFonts w:ascii="Arial" w:hAnsi="Arial" w:cs="Arial"/>
            <w:sz w:val="22"/>
            <w:szCs w:val="22"/>
          </w:rPr>
          <w:delText>effectively</w:delText>
        </w:r>
      </w:del>
      <w:ins w:id="117" w:author="fariba abbassi" w:date="2026-01-06T12:35:00Z" w16du:dateUtc="2026-01-06T11:35:00Z">
        <w:del w:id="118" w:author="Milo Alan Puhan" w:date="2026-01-07T15:14:00Z" w16du:dateUtc="2026-01-07T14:14:00Z">
          <w:r w:rsidR="004A3DD0" w:rsidRPr="001E02AD" w:rsidDel="0073134D">
            <w:rPr>
              <w:rFonts w:ascii="Arial" w:hAnsi="Arial" w:cs="Arial"/>
              <w:sz w:val="22"/>
              <w:szCs w:val="22"/>
            </w:rPr>
            <w:delText xml:space="preserve"> </w:delText>
          </w:r>
        </w:del>
      </w:ins>
      <w:ins w:id="119" w:author="Milo Alan Puhan" w:date="2026-01-07T15:14:00Z" w16du:dateUtc="2026-01-07T14:14:00Z">
        <w:r w:rsidR="0073134D" w:rsidRPr="001E02AD">
          <w:rPr>
            <w:rFonts w:ascii="Arial" w:hAnsi="Arial" w:cs="Arial"/>
            <w:sz w:val="22"/>
            <w:szCs w:val="22"/>
          </w:rPr>
          <w:t xml:space="preserve">basically designed and </w:t>
        </w:r>
      </w:ins>
      <w:ins w:id="120" w:author="fariba abbassi" w:date="2026-01-06T12:35:00Z" w16du:dateUtc="2026-01-06T11:35:00Z">
        <w:r w:rsidR="004A3DD0" w:rsidRPr="001E02AD">
          <w:rPr>
            <w:rFonts w:ascii="Arial" w:hAnsi="Arial" w:cs="Arial"/>
            <w:sz w:val="22"/>
            <w:szCs w:val="22"/>
          </w:rPr>
          <w:t>conducted as</w:t>
        </w:r>
      </w:ins>
      <w:r w:rsidR="00646A5D" w:rsidRPr="001E02AD">
        <w:rPr>
          <w:rFonts w:ascii="Arial" w:hAnsi="Arial" w:cs="Arial"/>
          <w:sz w:val="22"/>
          <w:szCs w:val="22"/>
        </w:rPr>
        <w:t xml:space="preserve"> superiority trials. S</w:t>
      </w:r>
      <w:r w:rsidRPr="001E02AD">
        <w:rPr>
          <w:rFonts w:ascii="Arial" w:hAnsi="Arial" w:cs="Arial"/>
          <w:sz w:val="22"/>
          <w:szCs w:val="22"/>
        </w:rPr>
        <w:t xml:space="preserve">ample size calculations were </w:t>
      </w:r>
      <w:r w:rsidR="00646A5D" w:rsidRPr="001E02AD">
        <w:rPr>
          <w:rFonts w:ascii="Arial" w:hAnsi="Arial" w:cs="Arial"/>
          <w:sz w:val="22"/>
          <w:szCs w:val="22"/>
        </w:rPr>
        <w:t>provided</w:t>
      </w:r>
      <w:r w:rsidRPr="001E02AD">
        <w:rPr>
          <w:rFonts w:ascii="Arial" w:hAnsi="Arial" w:cs="Arial"/>
          <w:sz w:val="22"/>
          <w:szCs w:val="22"/>
        </w:rPr>
        <w:t xml:space="preserve"> in 84</w:t>
      </w:r>
      <w:del w:id="121" w:author="fariba abbassi" w:date="2026-01-07T20:46:00Z" w16du:dateUtc="2026-01-07T19:46:00Z">
        <w:r w:rsidR="00646A5D" w:rsidRPr="001E02AD" w:rsidDel="007C0651">
          <w:rPr>
            <w:rFonts w:ascii="Arial" w:hAnsi="Arial" w:cs="Arial"/>
            <w:sz w:val="22"/>
            <w:szCs w:val="22"/>
          </w:rPr>
          <w:delText xml:space="preserve"> trials</w:delText>
        </w:r>
        <w:r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r w:rsidRPr="001E02AD">
        <w:rPr>
          <w:rFonts w:ascii="Arial" w:hAnsi="Arial" w:cs="Arial"/>
          <w:sz w:val="22"/>
          <w:szCs w:val="22"/>
        </w:rPr>
        <w:t>(98%)</w:t>
      </w:r>
      <w:ins w:id="122" w:author="fariba abbassi" w:date="2026-01-07T20:46:00Z" w16du:dateUtc="2026-01-07T19:46:00Z">
        <w:r w:rsidR="007C0651" w:rsidRPr="001E02AD">
          <w:rPr>
            <w:rFonts w:ascii="Arial" w:hAnsi="Arial" w:cs="Arial"/>
            <w:sz w:val="22"/>
            <w:szCs w:val="22"/>
          </w:rPr>
          <w:t xml:space="preserve"> </w:t>
        </w:r>
        <w:r w:rsidR="007C0651" w:rsidRPr="001E02AD">
          <w:rPr>
            <w:rFonts w:ascii="Arial" w:hAnsi="Arial" w:cs="Arial"/>
            <w:sz w:val="22"/>
            <w:szCs w:val="22"/>
          </w:rPr>
          <w:t>trials</w:t>
        </w:r>
      </w:ins>
      <w:r w:rsidRPr="001E02AD">
        <w:rPr>
          <w:rFonts w:ascii="Arial" w:hAnsi="Arial" w:cs="Arial"/>
          <w:sz w:val="22"/>
          <w:szCs w:val="22"/>
        </w:rPr>
        <w:t>, and 44</w:t>
      </w:r>
      <w:del w:id="123" w:author="fariba abbassi" w:date="2026-01-07T20:46:00Z" w16du:dateUtc="2026-01-07T19:46:00Z">
        <w:r w:rsidRPr="001E02AD" w:rsidDel="007C0651">
          <w:rPr>
            <w:rFonts w:ascii="Arial" w:hAnsi="Arial" w:cs="Arial"/>
            <w:sz w:val="22"/>
            <w:szCs w:val="22"/>
          </w:rPr>
          <w:delText xml:space="preserve"> </w:delText>
        </w:r>
      </w:del>
      <w:r w:rsidRPr="001E02AD">
        <w:rPr>
          <w:rFonts w:ascii="Arial" w:hAnsi="Arial" w:cs="Arial"/>
          <w:sz w:val="22"/>
          <w:szCs w:val="22"/>
        </w:rPr>
        <w:t>(51%) achieved statistical significance for their primary endpoint.</w:t>
      </w:r>
      <w:del w:id="124" w:author="fariba abbassi" w:date="2026-01-07T20:29:00Z" w16du:dateUtc="2026-01-07T19:29:00Z">
        <w:r w:rsidRPr="001E02AD" w:rsidDel="007C0651">
          <w:rPr>
            <w:rFonts w:ascii="Arial" w:hAnsi="Arial" w:cs="Arial"/>
            <w:sz w:val="22"/>
            <w:szCs w:val="22"/>
          </w:rPr>
          <w:delText xml:space="preserve"> However, only </w:delText>
        </w:r>
      </w:del>
      <w:del w:id="125" w:author="fariba abbassi" w:date="2026-01-06T12:43:00Z" w16du:dateUtc="2026-01-06T11:43:00Z">
        <w:r w:rsidR="001D7D3B" w:rsidRPr="001E02AD" w:rsidDel="004A3DD0">
          <w:rPr>
            <w:rFonts w:ascii="Arial" w:hAnsi="Arial" w:cs="Arial"/>
            <w:sz w:val="22"/>
            <w:szCs w:val="22"/>
          </w:rPr>
          <w:delText xml:space="preserve">in </w:delText>
        </w:r>
      </w:del>
      <w:del w:id="126" w:author="fariba abbassi" w:date="2026-01-07T20:29:00Z" w16du:dateUtc="2026-01-07T19:29:00Z">
        <w:r w:rsidRPr="001E02AD" w:rsidDel="007C0651">
          <w:rPr>
            <w:rFonts w:ascii="Arial" w:hAnsi="Arial" w:cs="Arial"/>
            <w:sz w:val="22"/>
            <w:szCs w:val="22"/>
          </w:rPr>
          <w:delText xml:space="preserve">9 (20%) </w:delText>
        </w:r>
      </w:del>
      <w:del w:id="127" w:author="fariba abbassi" w:date="2026-01-06T12:43:00Z" w16du:dateUtc="2026-01-06T11:43:00Z">
        <w:r w:rsidR="001D7D3B" w:rsidRPr="001E02AD" w:rsidDel="004A3DD0">
          <w:rPr>
            <w:rFonts w:ascii="Arial" w:hAnsi="Arial" w:cs="Arial"/>
            <w:sz w:val="22"/>
            <w:szCs w:val="22"/>
          </w:rPr>
          <w:delText xml:space="preserve">publications </w:delText>
        </w:r>
      </w:del>
      <w:ins w:id="128" w:author="fariba abbassi" w:date="2026-01-07T20:29:00Z" w16du:dateUtc="2026-01-07T19:29:00Z">
        <w:r w:rsidR="007C0651" w:rsidRPr="001E02AD">
          <w:rPr>
            <w:rFonts w:ascii="Arial" w:hAnsi="Arial" w:cs="Arial"/>
            <w:sz w:val="22"/>
            <w:szCs w:val="22"/>
          </w:rPr>
          <w:t xml:space="preserve"> O</w:t>
        </w:r>
      </w:ins>
      <w:ins w:id="129" w:author="fariba abbassi" w:date="2026-01-06T12:43:00Z" w16du:dateUtc="2026-01-06T11:43:00Z">
        <w:r w:rsidR="004A3DD0" w:rsidRPr="001E02AD">
          <w:rPr>
            <w:rFonts w:ascii="Arial" w:hAnsi="Arial" w:cs="Arial"/>
            <w:sz w:val="22"/>
            <w:szCs w:val="22"/>
          </w:rPr>
          <w:t xml:space="preserve">f </w:t>
        </w:r>
      </w:ins>
      <w:ins w:id="130" w:author="fariba abbassi" w:date="2026-01-06T12:45:00Z" w16du:dateUtc="2026-01-06T11:45:00Z">
        <w:r w:rsidR="004A3DD0" w:rsidRPr="001E02AD">
          <w:rPr>
            <w:rFonts w:ascii="Arial" w:hAnsi="Arial" w:cs="Arial"/>
            <w:sz w:val="22"/>
            <w:szCs w:val="22"/>
          </w:rPr>
          <w:t>these</w:t>
        </w:r>
      </w:ins>
      <w:ins w:id="131" w:author="fariba abbassi" w:date="2026-01-07T20:29:00Z" w16du:dateUtc="2026-01-07T19:29:00Z">
        <w:r w:rsidR="007C0651" w:rsidRPr="001E02AD">
          <w:rPr>
            <w:rFonts w:ascii="Arial" w:hAnsi="Arial" w:cs="Arial"/>
            <w:sz w:val="22"/>
            <w:szCs w:val="22"/>
          </w:rPr>
          <w:t xml:space="preserve">, only 9(20%) </w:t>
        </w:r>
      </w:ins>
      <w:del w:id="132" w:author="fariba abbassi" w:date="2026-01-06T12:36:00Z" w16du:dateUtc="2026-01-06T11:36:00Z">
        <w:r w:rsidRPr="001E02AD" w:rsidDel="004A3DD0">
          <w:rPr>
            <w:rFonts w:ascii="Arial" w:hAnsi="Arial" w:cs="Arial"/>
            <w:sz w:val="22"/>
            <w:szCs w:val="22"/>
          </w:rPr>
          <w:delText>results</w:delText>
        </w:r>
        <w:r w:rsidR="001D7D3B" w:rsidRPr="001E02AD" w:rsidDel="004A3DD0">
          <w:rPr>
            <w:rFonts w:ascii="Arial" w:hAnsi="Arial" w:cs="Arial"/>
            <w:sz w:val="22"/>
            <w:szCs w:val="22"/>
          </w:rPr>
          <w:delText xml:space="preserve"> </w:delText>
        </w:r>
      </w:del>
      <w:del w:id="133" w:author="fariba abbassi" w:date="2026-01-06T12:44:00Z" w16du:dateUtc="2026-01-06T11:44:00Z">
        <w:r w:rsidR="001D7D3B" w:rsidRPr="001E02AD" w:rsidDel="004A3DD0">
          <w:rPr>
            <w:rFonts w:ascii="Arial" w:hAnsi="Arial" w:cs="Arial"/>
            <w:sz w:val="22"/>
            <w:szCs w:val="22"/>
          </w:rPr>
          <w:delText xml:space="preserve">were </w:delText>
        </w:r>
      </w:del>
      <w:r w:rsidR="001D7D3B" w:rsidRPr="001E02AD">
        <w:rPr>
          <w:rFonts w:ascii="Arial" w:hAnsi="Arial" w:cs="Arial"/>
          <w:sz w:val="22"/>
          <w:szCs w:val="22"/>
        </w:rPr>
        <w:t>interpreted</w:t>
      </w:r>
      <w:ins w:id="134" w:author="fariba abbassi" w:date="2026-01-06T12:45:00Z" w16du:dateUtc="2026-01-06T11:45:00Z">
        <w:r w:rsidR="004A3DD0" w:rsidRPr="001E02AD">
          <w:rPr>
            <w:rFonts w:ascii="Arial" w:hAnsi="Arial" w:cs="Arial"/>
            <w:sz w:val="22"/>
            <w:szCs w:val="22"/>
          </w:rPr>
          <w:t xml:space="preserve"> their results</w:t>
        </w:r>
      </w:ins>
      <w:r w:rsidRPr="001E02AD">
        <w:rPr>
          <w:rFonts w:ascii="Arial" w:hAnsi="Arial" w:cs="Arial"/>
          <w:sz w:val="22"/>
          <w:szCs w:val="22"/>
        </w:rPr>
        <w:t xml:space="preserve"> from a clinical perspective.</w:t>
      </w:r>
    </w:p>
    <w:p w14:paraId="21623E8D" w14:textId="6BD9C545" w:rsidR="00E5429A" w:rsidRPr="001E02AD" w:rsidDel="007C0651" w:rsidRDefault="007C5BAF" w:rsidP="00646A5D">
      <w:pPr>
        <w:spacing w:before="40" w:after="120"/>
        <w:rPr>
          <w:del w:id="135" w:author="fariba abbassi" w:date="2026-01-07T20:35:00Z" w16du:dateUtc="2026-01-07T19:35:00Z"/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1E02AD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Conclusions: </w:t>
      </w:r>
      <w:ins w:id="136" w:author="fariba abbassi" w:date="2026-01-06T12:36:00Z" w16du:dateUtc="2026-01-06T11:36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  <w:rPrChange w:id="137" w:author="fariba abbassi" w:date="2026-01-07T20:48:00Z" w16du:dateUtc="2026-01-07T19:48:00Z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</w:rPrChange>
          </w:rPr>
          <w:t>Althou</w:t>
        </w:r>
      </w:ins>
      <w:ins w:id="138" w:author="fariba abbassi" w:date="2026-01-06T12:37:00Z" w16du:dateUtc="2026-01-06T11:37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  <w:rPrChange w:id="139" w:author="fariba abbassi" w:date="2026-01-07T20:48:00Z" w16du:dateUtc="2026-01-07T19:48:00Z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</w:rPrChange>
          </w:rPr>
          <w:t xml:space="preserve">gh </w:t>
        </w:r>
      </w:ins>
      <w:del w:id="140" w:author="fariba abbassi" w:date="2026-01-06T12:37:00Z" w16du:dateUtc="2026-01-06T11:37:00Z">
        <w:r w:rsidR="00646A5D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E</w:delText>
        </w:r>
      </w:del>
      <w:ins w:id="141" w:author="fariba abbassi" w:date="2026-01-06T12:37:00Z" w16du:dateUtc="2026-01-06T11:37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e</w:t>
        </w:r>
      </w:ins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ndpoints and sample size</w:t>
      </w:r>
      <w:ins w:id="142" w:author="fariba abbassi" w:date="2026-01-06T12:37:00Z" w16du:dateUtc="2026-01-06T11:37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calculations </w:t>
        </w:r>
      </w:ins>
      <w:del w:id="143" w:author="fariba abbassi" w:date="2026-01-06T12:37:00Z" w16du:dateUtc="2026-01-06T11:37:00Z">
        <w:r w:rsidR="00646A5D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s </w:delText>
        </w:r>
      </w:del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were usually reported, </w:t>
      </w:r>
      <w:del w:id="144" w:author="fariba abbassi" w:date="2026-01-06T12:37:00Z" w16du:dateUtc="2026-01-06T11:37:00Z">
        <w:r w:rsidR="00646A5D" w:rsidRPr="001E02A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but </w:delText>
        </w:r>
      </w:del>
      <w:ins w:id="145" w:author="fariba abbassi" w:date="2026-01-06T12:37:00Z" w16du:dateUtc="2026-01-06T11:37:00Z">
        <w:del w:id="146" w:author="Milo Alan Puhan" w:date="2026-01-07T15:14:00Z" w16du:dateUtc="2026-01-07T14:14:00Z">
          <w:r w:rsidR="004A3DD0" w:rsidRPr="001E02AD" w:rsidDel="0073134D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both  </w:delText>
          </w:r>
        </w:del>
      </w:ins>
      <w:del w:id="147" w:author="Milo Alan Puhan" w:date="2026-01-07T15:20:00Z" w16du:dateUtc="2026-01-07T14:20:00Z">
        <w:r w:rsidR="00646A5D" w:rsidRPr="001E02AD" w:rsidDel="00875C7E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study</w:delText>
        </w:r>
      </w:del>
      <w:ins w:id="148" w:author="Milo Alan Puhan" w:date="2026-01-07T15:20:00Z" w16du:dateUtc="2026-01-07T14:20:00Z">
        <w:r w:rsidR="00875C7E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specific study</w:t>
        </w:r>
      </w:ins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ins w:id="149" w:author="Milo Alan Puhan" w:date="2026-01-07T15:14:00Z" w16du:dateUtc="2026-01-07T14:14:00Z">
        <w:r w:rsidR="0073134D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aims and corresponding </w:t>
        </w:r>
      </w:ins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design </w:t>
      </w:r>
      <w:del w:id="150" w:author="Milo Alan Puhan" w:date="2026-01-07T15:14:00Z" w16du:dateUtc="2026-01-07T14:14:00Z">
        <w:r w:rsidR="00646A5D" w:rsidRPr="001E02AD" w:rsidDel="0073134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and </w:delText>
        </w:r>
      </w:del>
      <w:ins w:id="151" w:author="Milo Alan Puhan" w:date="2026-01-07T15:14:00Z" w16du:dateUtc="2026-01-07T14:14:00Z">
        <w:r w:rsidR="0073134D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as well as </w:t>
        </w:r>
      </w:ins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clinical interpretation were </w:t>
      </w:r>
      <w:ins w:id="152" w:author="fariba abbassi" w:date="2026-01-06T12:37:00Z" w16du:dateUtc="2026-01-06T11:37:00Z">
        <w:r w:rsidR="004A3DD0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frequently </w:t>
        </w:r>
      </w:ins>
      <w:r w:rsidR="00646A5D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lacking. </w:t>
      </w:r>
      <w:r w:rsidR="00DB1618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More than half of trials failed to demonstrate superiority</w:t>
      </w:r>
      <w:ins w:id="153" w:author="Milo Alan Puhan" w:date="2026-01-07T15:15:00Z" w16du:dateUtc="2026-01-07T14:15:00Z">
        <w:r w:rsidR="006C1CA3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and </w:t>
        </w:r>
        <w:del w:id="154" w:author="fariba abbassi" w:date="2026-01-07T20:30:00Z" w16du:dateUtc="2026-01-07T19:30:00Z">
          <w:r w:rsidR="00FA4A7D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would</w:delText>
          </w:r>
        </w:del>
      </w:ins>
      <w:ins w:id="155" w:author="fariba abbassi" w:date="2026-01-07T20:30:00Z" w16du:dateUtc="2026-01-07T19:30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might</w:t>
        </w:r>
      </w:ins>
      <w:ins w:id="156" w:author="Milo Alan Puhan" w:date="2026-01-07T15:15:00Z" w16du:dateUtc="2026-01-07T14:15:00Z">
        <w:r w:rsidR="00FA4A7D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have </w:t>
        </w:r>
        <w:del w:id="157" w:author="fariba abbassi" w:date="2026-01-07T20:31:00Z" w16du:dateUtc="2026-01-07T19:31:00Z">
          <w:r w:rsidR="00FA4A7D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provided</w:delText>
          </w:r>
        </w:del>
      </w:ins>
      <w:ins w:id="158" w:author="fariba abbassi" w:date="2026-01-07T20:31:00Z" w16du:dateUtc="2026-01-07T19:31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offered</w:t>
        </w:r>
      </w:ins>
      <w:ins w:id="159" w:author="Milo Alan Puhan" w:date="2026-01-07T15:15:00Z" w16du:dateUtc="2026-01-07T14:15:00Z">
        <w:r w:rsidR="00FA4A7D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more meaningful </w:t>
        </w:r>
      </w:ins>
      <w:del w:id="160" w:author="Milo Alan Puhan" w:date="2026-01-07T15:15:00Z" w16du:dateUtc="2026-01-07T14:15:00Z">
        <w:r w:rsidR="00DB1618" w:rsidRPr="001E02AD" w:rsidDel="00FA4A7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, </w:delText>
        </w:r>
      </w:del>
      <w:ins w:id="161" w:author="fariba abbassi" w:date="2026-01-06T12:46:00Z" w16du:dateUtc="2026-01-06T11:46:00Z">
        <w:del w:id="162" w:author="Milo Alan Puhan" w:date="2026-01-07T15:15:00Z" w16du:dateUtc="2026-01-07T14:15:00Z">
          <w:r w:rsidR="004A3DD0" w:rsidRPr="001E02AD" w:rsidDel="00FA4A7D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offering </w:delText>
          </w:r>
        </w:del>
      </w:ins>
      <w:del w:id="163" w:author="Milo Alan Puhan" w:date="2026-01-07T15:15:00Z" w16du:dateUtc="2026-01-07T14:15:00Z">
        <w:r w:rsidR="00DB1618" w:rsidRPr="001E02AD" w:rsidDel="00FA4A7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contributing limited </w:delText>
        </w:r>
      </w:del>
      <w:r w:rsidR="00DB1618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guidance to clinical practice</w:t>
      </w:r>
      <w:del w:id="164" w:author="Milo Alan Puhan" w:date="2026-01-07T15:15:00Z" w16du:dateUtc="2026-01-07T14:15:00Z">
        <w:r w:rsidR="00DB1618" w:rsidRPr="001E02AD" w:rsidDel="00FA4A7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, whereas a</w:delText>
        </w:r>
      </w:del>
      <w:ins w:id="165" w:author="Milo Alan Puhan" w:date="2026-01-07T15:15:00Z" w16du:dateUtc="2026-01-07T14:15:00Z">
        <w:r w:rsidR="00FA4A7D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</w:t>
        </w:r>
      </w:ins>
      <w:ins w:id="166" w:author="Milo Alan Puhan" w:date="2026-01-07T15:16:00Z" w16du:dateUtc="2026-01-07T14:16:00Z">
        <w:r w:rsidR="00FA4A7D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if </w:t>
        </w:r>
        <w:del w:id="167" w:author="fariba abbassi" w:date="2026-01-07T20:31:00Z" w16du:dateUtc="2026-01-07T19:31:00Z">
          <w:r w:rsidR="00FA4A7D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they had been </w:delText>
          </w:r>
        </w:del>
        <w:r w:rsidR="006F3C67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designed as non-inferiority </w:t>
        </w:r>
        <w:del w:id="168" w:author="fariba abbassi" w:date="2026-01-07T20:31:00Z" w16du:dateUtc="2026-01-07T19:31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RCTs</w:delText>
          </w:r>
        </w:del>
      </w:ins>
      <w:ins w:id="169" w:author="fariba abbassi" w:date="2026-01-07T20:31:00Z" w16du:dateUtc="2026-01-07T19:31:00Z">
        <w:r w:rsidR="007C0651" w:rsidRPr="001E02A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trials</w:t>
        </w:r>
      </w:ins>
      <w:del w:id="170" w:author="Milo Alan Puhan" w:date="2026-01-07T15:15:00Z" w16du:dateUtc="2026-01-07T14:15:00Z">
        <w:r w:rsidR="00DB1618" w:rsidRPr="001E02AD" w:rsidDel="006C1CA3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non-inferiority design might have yielded </w:delText>
        </w:r>
      </w:del>
      <w:ins w:id="171" w:author="fariba abbassi" w:date="2026-01-06T12:38:00Z" w16du:dateUtc="2026-01-06T11:38:00Z">
        <w:del w:id="172" w:author="Milo Alan Puhan" w:date="2026-01-07T15:15:00Z" w16du:dateUtc="2026-01-07T14:15:00Z">
          <w:r w:rsidR="004A3DD0" w:rsidRPr="001E02AD" w:rsidDel="006C1CA3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more </w:delText>
          </w:r>
        </w:del>
      </w:ins>
      <w:del w:id="173" w:author="Milo Alan Puhan" w:date="2026-01-07T15:15:00Z" w16du:dateUtc="2026-01-07T14:15:00Z">
        <w:r w:rsidR="00DB1618" w:rsidRPr="001E02AD" w:rsidDel="006C1CA3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clinically meaningful results</w:delText>
        </w:r>
      </w:del>
      <w:r w:rsidR="00DB1618" w:rsidRPr="001E02A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ins w:id="174" w:author="fariba abbassi" w:date="2026-01-07T20:35:00Z" w16du:dateUtc="2026-01-07T19:35:00Z">
        <w:r w:rsidR="007C0651" w:rsidRPr="001E02AD">
          <w:rPr>
            <w:rFonts w:ascii="Arial" w:hAnsi="Arial" w:cs="Arial"/>
            <w:sz w:val="22"/>
            <w:szCs w:val="22"/>
            <w:rPrChange w:id="175" w:author="fariba abbassi" w:date="2026-01-07T20:48:00Z" w16du:dateUtc="2026-01-07T19:48:00Z">
              <w:rPr/>
            </w:rPrChange>
          </w:rPr>
          <w:t>These findings highlight limited awareness of study planning that clearly specifies appropriate aims</w:t>
        </w:r>
        <w:r w:rsidR="007C0651" w:rsidRPr="001E02AD">
          <w:rPr>
            <w:rFonts w:ascii="Arial" w:hAnsi="Arial" w:cs="Arial"/>
            <w:sz w:val="22"/>
            <w:szCs w:val="22"/>
            <w:rPrChange w:id="176" w:author="fariba abbassi" w:date="2026-01-07T20:48:00Z" w16du:dateUtc="2026-01-07T19:48:00Z">
              <w:rPr/>
            </w:rPrChange>
          </w:rPr>
          <w:t>-</w:t>
        </w:r>
        <w:r w:rsidR="007C0651" w:rsidRPr="001E02AD">
          <w:rPr>
            <w:rFonts w:ascii="Arial" w:hAnsi="Arial" w:cs="Arial"/>
            <w:sz w:val="22"/>
            <w:szCs w:val="22"/>
            <w:rPrChange w:id="177" w:author="fariba abbassi" w:date="2026-01-07T20:48:00Z" w16du:dateUtc="2026-01-07T19:48:00Z">
              <w:rPr/>
            </w:rPrChange>
          </w:rPr>
          <w:t>such as superiority or non-inferiority for different outcomes</w:t>
        </w:r>
        <w:r w:rsidR="007C0651" w:rsidRPr="001E02AD">
          <w:rPr>
            <w:rFonts w:ascii="Arial" w:hAnsi="Arial" w:cs="Arial"/>
            <w:sz w:val="22"/>
            <w:szCs w:val="22"/>
            <w:rPrChange w:id="178" w:author="fariba abbassi" w:date="2026-01-07T20:48:00Z" w16du:dateUtc="2026-01-07T19:48:00Z">
              <w:rPr/>
            </w:rPrChange>
          </w:rPr>
          <w:t>-</w:t>
        </w:r>
        <w:r w:rsidR="007C0651" w:rsidRPr="001E02AD">
          <w:rPr>
            <w:rFonts w:ascii="Arial" w:hAnsi="Arial" w:cs="Arial"/>
            <w:sz w:val="22"/>
            <w:szCs w:val="22"/>
            <w:rPrChange w:id="179" w:author="fariba abbassi" w:date="2026-01-07T20:48:00Z" w16du:dateUtc="2026-01-07T19:48:00Z">
              <w:rPr/>
            </w:rPrChange>
          </w:rPr>
          <w:t>to adequately assess the balance between beneficial and harmful effects when comparing surgical interventions.</w:t>
        </w:r>
      </w:ins>
      <w:del w:id="180" w:author="fariba abbassi" w:date="2026-01-07T20:35:00Z" w16du:dateUtc="2026-01-07T19:35:00Z">
        <w:r w:rsidR="00646A5D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These findings highlight substantial shortcomings in trial planning</w:delText>
        </w:r>
        <w:r w:rsidR="00DB1618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, question </w:delText>
        </w:r>
      </w:del>
      <w:ins w:id="181" w:author="Milo Alan Puhan" w:date="2026-01-07T15:17:00Z" w16du:dateUtc="2026-01-07T14:17:00Z">
        <w:del w:id="182" w:author="fariba abbassi" w:date="2026-01-07T20:35:00Z" w16du:dateUtc="2026-01-07T19:35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a</w:delText>
          </w:r>
        </w:del>
      </w:ins>
      <w:ins w:id="183" w:author="Milo Alan Puhan" w:date="2026-01-07T15:16:00Z" w16du:dateUtc="2026-01-07T14:16:00Z">
        <w:del w:id="184" w:author="fariba abbassi" w:date="2026-01-07T20:35:00Z" w16du:dateUtc="2026-01-07T19:35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</w:delText>
          </w:r>
        </w:del>
        <w:del w:id="185" w:author="fariba abbassi" w:date="2026-01-07T20:33:00Z" w16du:dateUtc="2026-01-07T19:33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lack of</w:delText>
          </w:r>
        </w:del>
        <w:del w:id="186" w:author="fariba abbassi" w:date="2026-01-07T20:35:00Z" w16du:dateUtc="2026-01-07T19:35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awareness </w:delText>
          </w:r>
        </w:del>
        <w:del w:id="187" w:author="fariba abbassi" w:date="2026-01-07T20:33:00Z" w16du:dateUtc="2026-01-07T19:33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for</w:delText>
          </w:r>
        </w:del>
        <w:del w:id="188" w:author="fariba abbassi" w:date="2026-01-07T20:35:00Z" w16du:dateUtc="2026-01-07T19:35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study </w:delText>
          </w:r>
        </w:del>
      </w:ins>
      <w:ins w:id="189" w:author="Milo Alan Puhan" w:date="2026-01-07T15:21:00Z" w16du:dateUtc="2026-01-07T14:21:00Z">
        <w:del w:id="190" w:author="fariba abbassi" w:date="2026-01-07T20:35:00Z" w16du:dateUtc="2026-01-07T19:35:00Z">
          <w:r w:rsidR="007E6BDB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planning</w:delText>
          </w:r>
        </w:del>
      </w:ins>
      <w:ins w:id="191" w:author="Milo Alan Puhan" w:date="2026-01-07T15:17:00Z" w16du:dateUtc="2026-01-07T14:17:00Z">
        <w:del w:id="192" w:author="fariba abbassi" w:date="2026-01-07T20:35:00Z" w16du:dateUtc="2026-01-07T19:35:00Z">
          <w:r w:rsidR="00B93843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that specif</w:delText>
          </w:r>
        </w:del>
      </w:ins>
      <w:ins w:id="193" w:author="Milo Alan Puhan" w:date="2026-01-07T15:21:00Z" w16du:dateUtc="2026-01-07T14:21:00Z">
        <w:del w:id="194" w:author="fariba abbassi" w:date="2026-01-07T20:35:00Z" w16du:dateUtc="2026-01-07T19:35:00Z">
          <w:r w:rsidR="007E6BDB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îes</w:delText>
          </w:r>
        </w:del>
      </w:ins>
      <w:ins w:id="195" w:author="Milo Alan Puhan" w:date="2026-01-07T15:17:00Z" w16du:dateUtc="2026-01-07T14:17:00Z">
        <w:del w:id="196" w:author="fariba abbassi" w:date="2026-01-07T20:35:00Z" w16du:dateUtc="2026-01-07T19:35:00Z">
          <w:r w:rsidR="00B93843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aims to address </w:delText>
          </w:r>
        </w:del>
      </w:ins>
      <w:ins w:id="197" w:author="Milo Alan Puhan" w:date="2026-01-07T15:16:00Z" w16du:dateUtc="2026-01-07T14:16:00Z">
        <w:del w:id="198" w:author="fariba abbassi" w:date="2026-01-07T20:35:00Z" w16du:dateUtc="2026-01-07T19:35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(</w:delText>
          </w:r>
        </w:del>
      </w:ins>
      <w:del w:id="199" w:author="fariba abbassi" w:date="2026-01-07T20:35:00Z" w16du:dateUtc="2026-01-07T19:35:00Z">
        <w:r w:rsidR="00DB1618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the utility of superiority designs </w:delText>
        </w:r>
      </w:del>
      <w:ins w:id="200" w:author="Milo Alan Puhan" w:date="2026-01-07T15:17:00Z" w16du:dateUtc="2026-01-07T14:17:00Z">
        <w:del w:id="201" w:author="fariba abbassi" w:date="2026-01-07T20:35:00Z" w16du:dateUtc="2026-01-07T19:35:00Z">
          <w:r w:rsidR="00B93843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or</w:delText>
          </w:r>
        </w:del>
      </w:ins>
      <w:ins w:id="202" w:author="Milo Alan Puhan" w:date="2026-01-07T15:16:00Z" w16du:dateUtc="2026-01-07T14:16:00Z">
        <w:del w:id="203" w:author="fariba abbassi" w:date="2026-01-07T20:35:00Z" w16du:dateUtc="2026-01-07T19:35:00Z">
          <w:r w:rsidR="006F3C67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non-inferiority for different outcomes</w:delText>
          </w:r>
        </w:del>
      </w:ins>
      <w:ins w:id="204" w:author="Milo Alan Puhan" w:date="2026-01-07T15:21:00Z" w16du:dateUtc="2026-01-07T14:21:00Z">
        <w:del w:id="205" w:author="fariba abbassi" w:date="2026-01-07T20:35:00Z" w16du:dateUtc="2026-01-07T19:35:00Z">
          <w:r w:rsidR="00755AD3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as </w:delText>
          </w:r>
        </w:del>
      </w:ins>
      <w:ins w:id="206" w:author="Milo Alan Puhan" w:date="2026-01-07T15:22:00Z" w16du:dateUtc="2026-01-07T14:22:00Z">
        <w:del w:id="207" w:author="fariba abbassi" w:date="2026-01-07T20:35:00Z" w16du:dateUtc="2026-01-07T19:35:00Z">
          <w:r w:rsidR="00755AD3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appropriate to assess the balance of beneficial and harmful outcomes</w:delText>
          </w:r>
          <w:r w:rsidR="000D6C32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</w:delText>
          </w:r>
        </w:del>
        <w:del w:id="208" w:author="fariba abbassi" w:date="2026-01-07T20:32:00Z" w16du:dateUtc="2026-01-07T19:32:00Z">
          <w:r w:rsidR="000D6C32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>of competing</w:delText>
          </w:r>
        </w:del>
        <w:del w:id="209" w:author="fariba abbassi" w:date="2026-01-07T20:35:00Z" w16du:dateUtc="2026-01-07T19:35:00Z">
          <w:r w:rsidR="000D6C32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 surgical interventions</w:delText>
          </w:r>
        </w:del>
      </w:ins>
      <w:ins w:id="210" w:author="Milo Alan Puhan" w:date="2026-01-07T15:18:00Z" w16du:dateUtc="2026-01-07T14:18:00Z">
        <w:del w:id="211" w:author="fariba abbassi" w:date="2026-01-07T20:35:00Z" w16du:dateUtc="2026-01-07T19:35:00Z">
          <w:r w:rsidR="00B93843" w:rsidRPr="001E02AD" w:rsidDel="007C0651">
            <w:rPr>
              <w:rFonts w:ascii="Arial" w:eastAsia="Times New Roman" w:hAnsi="Arial" w:cs="Arial"/>
              <w:kern w:val="0"/>
              <w:sz w:val="22"/>
              <w:szCs w:val="22"/>
              <w:lang w:eastAsia="de-DE"/>
              <w14:ligatures w14:val="none"/>
            </w:rPr>
            <w:delText xml:space="preserve">. </w:delText>
          </w:r>
        </w:del>
      </w:ins>
      <w:del w:id="212" w:author="fariba abbassi" w:date="2026-01-07T20:35:00Z" w16du:dateUtc="2026-01-07T19:35:00Z">
        <w:r w:rsidR="00DB1618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in this context </w:delText>
        </w:r>
        <w:r w:rsidR="00646A5D" w:rsidRPr="001E02AD" w:rsidDel="007C065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and underscore the need for more rigorous consideration of clinical relevance when designing and reporting RCTs.</w:delText>
        </w:r>
      </w:del>
    </w:p>
    <w:p w14:paraId="1CFCFF82" w14:textId="77777777" w:rsidR="007C5BAF" w:rsidRDefault="007C5BAF" w:rsidP="007C0651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546A6D5B" w14:textId="77777777" w:rsidR="00B1446F" w:rsidRPr="003F4E74" w:rsidRDefault="00B1446F" w:rsidP="00B1446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40" w:after="40"/>
        <w:ind w:left="60" w:right="60"/>
        <w:jc w:val="left"/>
        <w:rPr>
          <w:rFonts w:ascii="Arial" w:hAnsi="Arial" w:cs="Arial"/>
          <w:i w:val="0"/>
          <w:iCs/>
          <w:sz w:val="22"/>
          <w:szCs w:val="22"/>
        </w:rPr>
      </w:pPr>
      <w:r w:rsidRPr="003F4E74">
        <w:rPr>
          <w:rFonts w:ascii="Arial" w:hAnsi="Arial" w:cs="Arial"/>
          <w:i w:val="0"/>
          <w:iCs/>
          <w:sz w:val="22"/>
          <w:szCs w:val="22"/>
        </w:rPr>
        <w:lastRenderedPageBreak/>
        <w:t>Table 1. Information reported in pre-trial documentation of published randomized controlled trials</w:t>
      </w:r>
    </w:p>
    <w:tbl>
      <w:tblPr>
        <w:tblW w:w="9923" w:type="dxa"/>
        <w:jc w:val="center"/>
        <w:tblLayout w:type="fixed"/>
        <w:tblLook w:val="0420" w:firstRow="1" w:lastRow="0" w:firstColumn="0" w:lastColumn="0" w:noHBand="0" w:noVBand="1"/>
      </w:tblPr>
      <w:tblGrid>
        <w:gridCol w:w="2835"/>
        <w:gridCol w:w="2268"/>
        <w:gridCol w:w="2552"/>
        <w:gridCol w:w="2268"/>
      </w:tblGrid>
      <w:tr w:rsidR="00B1446F" w:rsidRPr="003F4E74" w14:paraId="6839444E" w14:textId="77777777" w:rsidTr="00954B9A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22DD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33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published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31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1B8C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unpublished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8C2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Registry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record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45</w:t>
            </w:r>
          </w:p>
        </w:tc>
      </w:tr>
      <w:tr w:rsidR="00B1446F" w:rsidRPr="003F4E74" w14:paraId="61A8C584" w14:textId="77777777" w:rsidTr="00954B9A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6536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Primary endpoint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DB2A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185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0B41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45 (100%)</w:t>
            </w:r>
          </w:p>
        </w:tc>
      </w:tr>
      <w:tr w:rsidR="00B1446F" w:rsidRPr="003F4E74" w14:paraId="15BA3C5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54E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Study 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4C9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818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65DD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B1446F" w:rsidRPr="003F4E74" w14:paraId="40F7219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F95F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745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10 (32%)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3551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6C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(4%)</w:t>
            </w:r>
          </w:p>
        </w:tc>
      </w:tr>
      <w:tr w:rsidR="00B1446F" w:rsidRPr="003F4E74" w14:paraId="3B49C0C7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CF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1C5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(19%)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43A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FB9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(2%)</w:t>
            </w:r>
          </w:p>
        </w:tc>
      </w:tr>
      <w:tr w:rsidR="00B1446F" w:rsidRPr="003F4E74" w14:paraId="144D50EC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714E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87D1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1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864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B1446F" w:rsidRPr="003F4E74" w14:paraId="37051E41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62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7A8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(48%)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B226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73F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(93%)</w:t>
            </w:r>
          </w:p>
        </w:tc>
      </w:tr>
      <w:tr w:rsidR="00B1446F" w:rsidRPr="003F4E74" w14:paraId="7218CF98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674C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2BD1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B5A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F75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(13%)</w:t>
            </w:r>
          </w:p>
        </w:tc>
      </w:tr>
      <w:tr w:rsidR="00B1446F" w:rsidRPr="003F4E74" w14:paraId="1DA076A9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F84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Protocols described as unpublished are provided as supplementary material accompanying the final publication.</w:t>
            </w:r>
          </w:p>
        </w:tc>
      </w:tr>
      <w:tr w:rsidR="00B1446F" w:rsidRPr="003F4E74" w14:paraId="619569D4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E8D8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Discrete variables are expressed in number (percentage (%)).</w:t>
            </w:r>
          </w:p>
        </w:tc>
      </w:tr>
    </w:tbl>
    <w:p w14:paraId="3C09CF2B" w14:textId="77777777" w:rsidR="00B1446F" w:rsidRPr="003F4E74" w:rsidRDefault="00B1446F" w:rsidP="00B1446F">
      <w:pPr>
        <w:spacing w:before="40" w:after="40"/>
        <w:rPr>
          <w:rFonts w:ascii="Arial" w:hAnsi="Arial" w:cs="Arial"/>
          <w:sz w:val="20"/>
          <w:szCs w:val="20"/>
        </w:rPr>
      </w:pPr>
    </w:p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5" w:author="Milo Alan Puhan" w:date="2026-01-07T15:19:00Z" w:initials="MP">
    <w:p w14:paraId="3A8A7BC4" w14:textId="77777777" w:rsidR="00A136D1" w:rsidRDefault="00A136D1" w:rsidP="00A136D1">
      <w:pPr>
        <w:pStyle w:val="Kommentartext"/>
      </w:pPr>
      <w:r>
        <w:rPr>
          <w:rStyle w:val="Kommentarzeichen"/>
        </w:rPr>
        <w:annotationRef/>
      </w:r>
      <w:r>
        <w:t>Endpoint selection is about the aims and designs, in the results it is about defining  primary and secondary outcomes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8A7B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782EB3" w16cex:dateUtc="2026-01-07T14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8A7BC4" w16cid:durableId="7E782E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o Alan Puhan">
    <w15:presenceInfo w15:providerId="AD" w15:userId="S::miloalan.puhan@uzh.ch::f7c67eeb-100a-4a00-a77c-7e2ae2a8c130"/>
  </w15:person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0D6C32"/>
    <w:rsid w:val="00193CE6"/>
    <w:rsid w:val="001D306E"/>
    <w:rsid w:val="001D7D3B"/>
    <w:rsid w:val="001E02AD"/>
    <w:rsid w:val="001E3A1F"/>
    <w:rsid w:val="00284B5D"/>
    <w:rsid w:val="002A61FC"/>
    <w:rsid w:val="002B25A5"/>
    <w:rsid w:val="002F5338"/>
    <w:rsid w:val="00373EF3"/>
    <w:rsid w:val="003B0E8B"/>
    <w:rsid w:val="003F4E74"/>
    <w:rsid w:val="004A265B"/>
    <w:rsid w:val="004A3DD0"/>
    <w:rsid w:val="004A7ECF"/>
    <w:rsid w:val="0059269F"/>
    <w:rsid w:val="00595AAA"/>
    <w:rsid w:val="005F5E58"/>
    <w:rsid w:val="005F7E03"/>
    <w:rsid w:val="006210FC"/>
    <w:rsid w:val="00646A5D"/>
    <w:rsid w:val="006B170E"/>
    <w:rsid w:val="006B2686"/>
    <w:rsid w:val="006C1CA3"/>
    <w:rsid w:val="006D0526"/>
    <w:rsid w:val="006F3C67"/>
    <w:rsid w:val="007244D9"/>
    <w:rsid w:val="0073134D"/>
    <w:rsid w:val="00755AD3"/>
    <w:rsid w:val="007C0651"/>
    <w:rsid w:val="007C5BAF"/>
    <w:rsid w:val="007C72D1"/>
    <w:rsid w:val="007E6BDB"/>
    <w:rsid w:val="007F5632"/>
    <w:rsid w:val="00804D5D"/>
    <w:rsid w:val="00867EEE"/>
    <w:rsid w:val="00875C7E"/>
    <w:rsid w:val="008F1DC0"/>
    <w:rsid w:val="00910037"/>
    <w:rsid w:val="00925144"/>
    <w:rsid w:val="0095121A"/>
    <w:rsid w:val="009548A9"/>
    <w:rsid w:val="009B09AC"/>
    <w:rsid w:val="009E184A"/>
    <w:rsid w:val="00A136D1"/>
    <w:rsid w:val="00A54DBD"/>
    <w:rsid w:val="00A6635E"/>
    <w:rsid w:val="00B1446F"/>
    <w:rsid w:val="00B22389"/>
    <w:rsid w:val="00B93843"/>
    <w:rsid w:val="00C021DE"/>
    <w:rsid w:val="00C1173F"/>
    <w:rsid w:val="00C470E2"/>
    <w:rsid w:val="00C67843"/>
    <w:rsid w:val="00C825B9"/>
    <w:rsid w:val="00C95C1D"/>
    <w:rsid w:val="00CA4163"/>
    <w:rsid w:val="00CC088E"/>
    <w:rsid w:val="00CD0842"/>
    <w:rsid w:val="00CD4DDE"/>
    <w:rsid w:val="00CD7C3E"/>
    <w:rsid w:val="00CF7974"/>
    <w:rsid w:val="00D139CC"/>
    <w:rsid w:val="00D612AA"/>
    <w:rsid w:val="00D95471"/>
    <w:rsid w:val="00DB1618"/>
    <w:rsid w:val="00DC38BF"/>
    <w:rsid w:val="00E31FA5"/>
    <w:rsid w:val="00E5429A"/>
    <w:rsid w:val="00E84F17"/>
    <w:rsid w:val="00EB2B09"/>
    <w:rsid w:val="00EB6D85"/>
    <w:rsid w:val="00EF7BB2"/>
    <w:rsid w:val="00F01C6B"/>
    <w:rsid w:val="00F23FCA"/>
    <w:rsid w:val="00F27C11"/>
    <w:rsid w:val="00FA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berschrift1">
    <w:name w:val="heading 1"/>
    <w:basedOn w:val="Standard"/>
    <w:next w:val="Textkrper"/>
    <w:link w:val="berschrift1Zchn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el">
    <w:name w:val="Title"/>
    <w:basedOn w:val="Standard"/>
    <w:next w:val="Textkrper"/>
    <w:link w:val="TitelZchn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enabsatz">
    <w:name w:val="List Paragraph"/>
    <w:basedOn w:val="Standard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7C5B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C5BA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eastAsiaTheme="minorHAnsi"/>
      <w:sz w:val="20"/>
      <w:szCs w:val="20"/>
    </w:rPr>
  </w:style>
  <w:style w:type="paragraph" w:styleId="berarbeitung">
    <w:name w:val="Revision"/>
    <w:hidden/>
    <w:uiPriority w:val="99"/>
    <w:semiHidden/>
    <w:rsid w:val="002B25A5"/>
    <w:pPr>
      <w:spacing w:after="0" w:line="240" w:lineRule="auto"/>
    </w:pPr>
    <w:rPr>
      <w:rFonts w:eastAsiaTheme="minorHAnsi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B25A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B25A5"/>
    <w:rPr>
      <w:rFonts w:eastAsiaTheme="minorHAnsi"/>
      <w:b/>
      <w:bCs/>
      <w:sz w:val="20"/>
      <w:szCs w:val="20"/>
    </w:rPr>
  </w:style>
  <w:style w:type="paragraph" w:customStyle="1" w:styleId="TableCaption">
    <w:name w:val="Table Caption"/>
    <w:basedOn w:val="Standard"/>
    <w:qFormat/>
    <w:rsid w:val="00B1446F"/>
    <w:pPr>
      <w:jc w:val="center"/>
    </w:pPr>
    <w:rPr>
      <w:rFonts w:eastAsiaTheme="minorEastAsia"/>
      <w:b/>
      <w:i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682</Words>
  <Characters>4297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fariba abbassi</cp:lastModifiedBy>
  <cp:revision>25</cp:revision>
  <dcterms:created xsi:type="dcterms:W3CDTF">2026-01-07T14:09:00Z</dcterms:created>
  <dcterms:modified xsi:type="dcterms:W3CDTF">2026-01-07T19:49:00Z</dcterms:modified>
</cp:coreProperties>
</file>