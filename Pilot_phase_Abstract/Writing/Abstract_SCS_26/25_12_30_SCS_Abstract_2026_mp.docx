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28D0" w14:textId="77777777" w:rsidR="007C5BAF" w:rsidRPr="0008213C" w:rsidRDefault="007C5BAF" w:rsidP="007C5BAF">
      <w:pPr>
        <w:spacing w:before="40" w:after="120"/>
        <w:rPr>
          <w:rFonts w:ascii="Arial" w:hAnsi="Arial" w:cs="Arial"/>
          <w:b/>
          <w:bCs/>
        </w:rPr>
      </w:pPr>
      <w:r w:rsidRPr="0008213C">
        <w:rPr>
          <w:rFonts w:ascii="Arial" w:hAnsi="Arial" w:cs="Arial"/>
          <w:b/>
          <w:bCs/>
        </w:rPr>
        <w:t>Getting to the Root of the Problem: Surgical RCTs Are Poorly Designed Preventing Conclusive Decision Making</w:t>
      </w:r>
    </w:p>
    <w:p w14:paraId="13E27A86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283262E" w14:textId="778B5980" w:rsidR="007C5BAF" w:rsidRPr="0008213C" w:rsidRDefault="002B25A5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Fariba Abbassi, MD</w:t>
      </w:r>
      <w:r w:rsidRPr="0008213C">
        <w:rPr>
          <w:rFonts w:ascii="Arial" w:hAnsi="Arial" w:cs="Arial"/>
          <w:sz w:val="22"/>
          <w:szCs w:val="22"/>
          <w:vertAlign w:val="superscript"/>
        </w:rPr>
        <w:t>1*</w:t>
      </w:r>
      <w:r w:rsidRPr="0008213C">
        <w:rPr>
          <w:rFonts w:ascii="Arial" w:hAnsi="Arial" w:cs="Arial"/>
          <w:sz w:val="22"/>
          <w:szCs w:val="22"/>
        </w:rPr>
        <w:t xml:space="preserve">; </w:t>
      </w:r>
      <w:r w:rsidR="00F23FCA" w:rsidRPr="0008213C">
        <w:rPr>
          <w:rFonts w:ascii="Arial" w:hAnsi="Arial" w:cs="Arial"/>
          <w:sz w:val="22"/>
          <w:szCs w:val="22"/>
        </w:rPr>
        <w:t>Joana Rodrigues Ribeiro, MD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*</w:t>
      </w:r>
      <w:r w:rsidR="00F23FCA" w:rsidRPr="0008213C">
        <w:rPr>
          <w:rFonts w:ascii="Arial" w:hAnsi="Arial" w:cs="Arial"/>
          <w:sz w:val="22"/>
          <w:szCs w:val="22"/>
        </w:rPr>
        <w:t xml:space="preserve">; </w:t>
      </w:r>
      <w:r w:rsidR="007C5BAF" w:rsidRPr="0008213C">
        <w:rPr>
          <w:rFonts w:ascii="Arial" w:hAnsi="Arial" w:cs="Arial"/>
          <w:sz w:val="22"/>
          <w:szCs w:val="22"/>
        </w:rPr>
        <w:t>Matthias Pfister, MD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>; Pierre-Alain Clavien, MD, PhD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32B73EF" wp14:editId="250B6AEC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BAF" w:rsidRPr="0008213C">
        <w:rPr>
          <w:rFonts w:ascii="Arial" w:hAnsi="Arial" w:cs="Arial"/>
          <w:sz w:val="22"/>
          <w:szCs w:val="22"/>
        </w:rPr>
        <w:t>; Milo A Puhan, MD, PhD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211A412" wp14:editId="39D01331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D73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6D64E0B1" w14:textId="4A0A7714" w:rsidR="00B22389" w:rsidRPr="00B22389" w:rsidRDefault="007C5BAF" w:rsidP="00B22389">
      <w:pPr>
        <w:spacing w:before="40" w:after="120"/>
        <w:rPr>
          <w:rFonts w:ascii="Arial" w:hAnsi="Arial" w:cs="Arial"/>
          <w:color w:val="000000" w:themeColor="text1"/>
          <w:sz w:val="22"/>
          <w:szCs w:val="22"/>
        </w:rPr>
      </w:pPr>
      <w:r w:rsidRPr="00B22389">
        <w:rPr>
          <w:rFonts w:ascii="Arial" w:hAnsi="Arial" w:cs="Arial"/>
          <w:color w:val="000000" w:themeColor="text1"/>
          <w:sz w:val="22"/>
          <w:szCs w:val="22"/>
          <w:vertAlign w:val="superscript"/>
        </w:rPr>
        <w:t>1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Department of Visceral and Thoracic Surgery, Cantonal Hospital Winterthur, Winterthur 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</w:rPr>
        <w:t>(Switzerland)</w:t>
      </w:r>
    </w:p>
    <w:p w14:paraId="781101B1" w14:textId="162180A8" w:rsidR="007C5BAF" w:rsidRPr="00B22389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B22389">
        <w:rPr>
          <w:rFonts w:ascii="Arial" w:hAnsi="Arial" w:cs="Arial"/>
          <w:sz w:val="22"/>
          <w:szCs w:val="22"/>
        </w:rPr>
        <w:t>Epidemiology, Biostatistics and Prevention Institute, University of Zurich, Zurich (Switzerland)</w:t>
      </w:r>
    </w:p>
    <w:p w14:paraId="3F7AD6FE" w14:textId="1B996AE1" w:rsidR="007C5BAF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B22389">
        <w:rPr>
          <w:rFonts w:ascii="Arial" w:hAnsi="Arial" w:cs="Arial"/>
          <w:sz w:val="22"/>
          <w:szCs w:val="22"/>
        </w:rPr>
        <w:t xml:space="preserve">Hub </w:t>
      </w:r>
      <w:r w:rsidR="007C5BAF" w:rsidRPr="0008213C">
        <w:rPr>
          <w:rFonts w:ascii="Arial" w:hAnsi="Arial" w:cs="Arial"/>
          <w:sz w:val="22"/>
          <w:szCs w:val="22"/>
        </w:rPr>
        <w:t>for Translational Research and Liver/GI Health, FZ-Healthcare Foundation, Zurich</w:t>
      </w:r>
      <w:r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(Switzerland)</w:t>
      </w:r>
    </w:p>
    <w:p w14:paraId="66969321" w14:textId="280CADF4" w:rsidR="007C5BAF" w:rsidRDefault="00B22389" w:rsidP="007C5BAF">
      <w:pPr>
        <w:spacing w:before="40" w:after="120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 xml:space="preserve">Department of Surgery, Cantonal Hospital Thurgau, Frauenfeld </w:t>
      </w:r>
      <w:r w:rsidR="007C5BAF" w:rsidRPr="0008213C">
        <w:rPr>
          <w:rFonts w:ascii="Arial" w:hAnsi="Arial" w:cs="Arial"/>
          <w:color w:val="212121"/>
          <w:sz w:val="22"/>
          <w:szCs w:val="22"/>
          <w:shd w:val="clear" w:color="auto" w:fill="FFFFFF"/>
        </w:rPr>
        <w:t>(Switzerland)</w:t>
      </w:r>
    </w:p>
    <w:p w14:paraId="3997566B" w14:textId="516E13A2" w:rsidR="007C5BAF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sz w:val="22"/>
          <w:szCs w:val="22"/>
        </w:rPr>
        <w:t>Department of Surgery and Transplantation, University of Zurich, Wyss Translational Center, Swiss Medical Network, Zurich (Switzerland)</w:t>
      </w:r>
    </w:p>
    <w:p w14:paraId="7DDB2341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*Both authors contributed equally to this work</w:t>
      </w:r>
    </w:p>
    <w:p w14:paraId="72DCC6EB" w14:textId="77777777" w:rsidR="00B22389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2594A7B9" w14:textId="20D150F3" w:rsidR="00E5429A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Background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andomized controlled trials (RCTs)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considered the gold standard for generating </w:t>
      </w:r>
      <w:ins w:id="0" w:author="Milo Alan Puhan" w:date="2026-01-01T07:11:00Z" w16du:dateUtc="2026-01-01T06:11:00Z">
        <w:r w:rsidR="00CA4163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causal </w:t>
        </w:r>
      </w:ins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evidence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have </w:t>
      </w:r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been shown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F7BB2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rarely place patients at the center of their research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to be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</w:t>
      </w:r>
      <w:ins w:id="1" w:author="Milo Alan Puhan" w:date="2026-01-01T07:12:00Z" w16du:dateUtc="2026-01-01T06:12:00Z">
        <w:r w:rsidR="00E84F17" w:rsidRPr="00E84F17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</w:t>
        </w:r>
        <w:r w:rsidR="00E84F17" w:rsidRPr="0008213C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reported</w:t>
        </w:r>
      </w:ins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incompletely and inconsistently</w:t>
      </w:r>
      <w:del w:id="2" w:author="Milo Alan Puhan" w:date="2026-01-01T07:11:00Z" w16du:dateUtc="2026-01-01T06:11:00Z">
        <w:r w:rsidR="00E31FA5" w:rsidRPr="0008213C" w:rsidDel="00E84F17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reported</w:delText>
        </w:r>
      </w:del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Poor reporting, however, may only be the symptom of a deeper issue, namely, inadequate trial planning.</w:t>
      </w:r>
    </w:p>
    <w:p w14:paraId="6B27B60C" w14:textId="6B1A4E04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Aims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This </w:t>
      </w:r>
      <w:del w:id="3" w:author="Milo Alan Puhan" w:date="2026-01-01T07:12:00Z" w16du:dateUtc="2026-01-01T06:12:00Z">
        <w:r w:rsidDel="00C95C1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meta-research </w:delText>
        </w:r>
      </w:del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study </w:t>
      </w:r>
      <w:del w:id="4" w:author="Milo Alan Puhan" w:date="2026-01-01T07:12:00Z" w16du:dateUtc="2026-01-01T06:12:00Z">
        <w:r w:rsidDel="00C95C1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aims </w:delText>
        </w:r>
      </w:del>
      <w:ins w:id="5" w:author="Milo Alan Puhan" w:date="2026-01-01T07:12:00Z" w16du:dateUtc="2026-01-01T06:12:00Z">
        <w:r w:rsidR="00C95C1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aimed</w:t>
        </w:r>
        <w:r w:rsidR="00C95C1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</w:t>
        </w:r>
      </w:ins>
      <w:del w:id="6" w:author="Milo Alan Puhan" w:date="2026-01-01T07:12:00Z" w16du:dateUtc="2026-01-01T06:12:00Z">
        <w:r w:rsidR="00E5429A" w:rsidDel="00C95C1D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primarily </w:delText>
        </w:r>
      </w:del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to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investigate </w:t>
      </w:r>
      <w:del w:id="7" w:author="Milo Alan Puhan" w:date="2026-01-01T07:13:00Z" w16du:dateUtc="2026-01-01T06:13:00Z">
        <w:r w:rsidDel="00D9547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the extent</w:delText>
        </w:r>
        <w:r w:rsidRPr="001F40DD" w:rsidDel="00D9547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of </w:delText>
        </w:r>
        <w:commentRangeStart w:id="8"/>
        <w:r w:rsidRPr="001F40DD" w:rsidDel="00D9547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shortcomings</w:delText>
        </w:r>
      </w:del>
      <w:commentRangeEnd w:id="8"/>
      <w:r w:rsidR="006210FC">
        <w:rPr>
          <w:rStyle w:val="Kommentarzeichen"/>
        </w:rPr>
        <w:commentReference w:id="8"/>
      </w:r>
      <w:del w:id="9" w:author="Milo Alan Puhan" w:date="2026-01-01T07:13:00Z" w16du:dateUtc="2026-01-01T06:13:00Z">
        <w:r w:rsidRPr="001F40DD" w:rsidDel="00D9547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in</w:delText>
        </w:r>
      </w:del>
      <w:ins w:id="10" w:author="Milo Alan Puhan" w:date="2026-01-01T07:13:00Z" w16du:dateUtc="2026-01-01T06:13:00Z">
        <w:r w:rsidR="00D9547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to what extent</w:t>
        </w:r>
      </w:ins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ins w:id="11" w:author="Milo Alan Puhan" w:date="2026-01-01T07:14:00Z" w16du:dateUtc="2026-01-01T06:14:00Z">
        <w:r w:rsidR="008F1DC0" w:rsidRPr="00E5429A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clinical relevance </w:t>
        </w:r>
        <w:r w:rsidR="008F1DC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was considered in </w:t>
        </w:r>
        <w:r w:rsidR="008F1DC0" w:rsidRPr="00E5429A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>design, endpoint</w:t>
        </w:r>
        <w:r w:rsidR="008F1DC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selection</w:t>
        </w:r>
        <w:r w:rsidR="008F1DC0" w:rsidRPr="00E5429A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and interpretation</w:t>
        </w:r>
        <w:r w:rsidR="008F1DC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t xml:space="preserve"> of </w:t>
        </w:r>
      </w:ins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RCTs</w:t>
      </w:r>
      <w:del w:id="12" w:author="Milo Alan Puhan" w:date="2026-01-01T07:14:00Z" w16du:dateUtc="2026-01-01T06:14:00Z">
        <w:r w:rsidR="00E5429A" w:rsidDel="00193CE6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</w:delText>
        </w:r>
        <w:r w:rsidRPr="001F40DD" w:rsidDel="00193CE6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planning</w:delText>
        </w:r>
      </w:del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del w:id="13" w:author="Milo Alan Puhan" w:date="2026-01-01T07:13:00Z" w16du:dateUtc="2026-01-01T06:13:00Z">
        <w:r w:rsidR="00E5429A" w:rsidDel="00D9547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and secondly to</w:delText>
        </w:r>
        <w:r w:rsidR="00E5429A" w:rsidRPr="00E5429A" w:rsidDel="00D9547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assess </w:delText>
        </w:r>
        <w:r w:rsidR="002B25A5" w:rsidDel="00D95471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consideration of</w:delText>
        </w:r>
      </w:del>
      <w:del w:id="14" w:author="Milo Alan Puhan" w:date="2026-01-01T07:14:00Z" w16du:dateUtc="2026-01-01T06:14:00Z">
        <w:r w:rsidR="002B25A5" w:rsidDel="00193CE6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</w:delText>
        </w:r>
        <w:r w:rsidR="00E5429A" w:rsidRPr="00E5429A" w:rsidDel="008F1DC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>clinical relevance in trial design, endpoint</w:delText>
        </w:r>
        <w:r w:rsidR="002B25A5" w:rsidDel="008F1DC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selection</w:delText>
        </w:r>
        <w:r w:rsidR="00E5429A" w:rsidRPr="00E5429A" w:rsidDel="008F1DC0">
          <w:rPr>
            <w:rFonts w:ascii="Arial" w:eastAsia="Times New Roman" w:hAnsi="Arial" w:cs="Arial"/>
            <w:kern w:val="0"/>
            <w:sz w:val="22"/>
            <w:szCs w:val="22"/>
            <w:lang w:eastAsia="de-DE"/>
            <w14:ligatures w14:val="none"/>
          </w:rPr>
          <w:delText xml:space="preserve"> and interpretation</w:delText>
        </w:r>
      </w:del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D7FD7D4" w14:textId="29F2CC70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Material and Methods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2B25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performed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systematic </w:t>
      </w:r>
      <w:r w:rsidRPr="0008213C">
        <w:rPr>
          <w:rFonts w:ascii="Arial" w:hAnsi="Arial" w:cs="Arial"/>
          <w:sz w:val="22"/>
          <w:szCs w:val="22"/>
        </w:rPr>
        <w:t xml:space="preserve">literature </w:t>
      </w:r>
      <w:r>
        <w:rPr>
          <w:rFonts w:ascii="Arial" w:hAnsi="Arial" w:cs="Arial"/>
          <w:sz w:val="22"/>
          <w:szCs w:val="22"/>
        </w:rPr>
        <w:t xml:space="preserve">search in Scopus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identify all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RCTs using the Comprehensive Complication Index (CCI</w:t>
      </w:r>
      <w:r w:rsidRPr="0008213C">
        <w:rPr>
          <w:rFonts w:ascii="Arial" w:hAnsi="Arial" w:cs="Arial"/>
          <w:sz w:val="22"/>
          <w:szCs w:val="22"/>
          <w:vertAlign w:val="superscript"/>
        </w:rPr>
        <w:sym w:font="Symbol" w:char="F0D2"/>
      </w:r>
      <w:r w:rsidRPr="0008213C">
        <w:rPr>
          <w:rFonts w:ascii="Arial" w:hAnsi="Arial" w:cs="Arial"/>
          <w:sz w:val="22"/>
          <w:szCs w:val="22"/>
        </w:rPr>
        <w:t>)</w:t>
      </w:r>
      <w:r w:rsidR="002B25A5">
        <w:rPr>
          <w:rFonts w:ascii="Arial" w:hAnsi="Arial" w:cs="Arial"/>
          <w:sz w:val="22"/>
          <w:szCs w:val="22"/>
        </w:rPr>
        <w:t xml:space="preserve"> as an endpoint</w:t>
      </w:r>
      <w:r w:rsidRPr="0008213C">
        <w:rPr>
          <w:rFonts w:ascii="Arial" w:hAnsi="Arial" w:cs="Arial"/>
          <w:sz w:val="22"/>
          <w:szCs w:val="22"/>
        </w:rPr>
        <w:t xml:space="preserve">. As the CCI® is the only validated and patient-relevant measure of postoperative morbidity, </w:t>
      </w:r>
      <w:r>
        <w:rPr>
          <w:rFonts w:ascii="Arial" w:hAnsi="Arial" w:cs="Arial"/>
          <w:sz w:val="22"/>
          <w:szCs w:val="22"/>
        </w:rPr>
        <w:t xml:space="preserve">we assumed that </w:t>
      </w:r>
      <w:r w:rsidRPr="0008213C">
        <w:rPr>
          <w:rFonts w:ascii="Arial" w:hAnsi="Arial" w:cs="Arial"/>
          <w:sz w:val="22"/>
          <w:szCs w:val="22"/>
        </w:rPr>
        <w:t xml:space="preserve">trials using this outcome </w:t>
      </w:r>
      <w:r>
        <w:rPr>
          <w:rFonts w:ascii="Arial" w:hAnsi="Arial" w:cs="Arial"/>
          <w:sz w:val="22"/>
          <w:szCs w:val="22"/>
        </w:rPr>
        <w:t xml:space="preserve">would have </w:t>
      </w:r>
      <w:r w:rsidR="001D306E">
        <w:rPr>
          <w:rFonts w:ascii="Arial" w:hAnsi="Arial" w:cs="Arial"/>
          <w:sz w:val="22"/>
          <w:szCs w:val="22"/>
        </w:rPr>
        <w:t>a large</w:t>
      </w:r>
      <w:r w:rsidRPr="0008213C">
        <w:rPr>
          <w:rFonts w:ascii="Arial" w:hAnsi="Arial" w:cs="Arial"/>
          <w:sz w:val="22"/>
          <w:szCs w:val="22"/>
        </w:rPr>
        <w:t xml:space="preserve"> potential to inform meaningful decision making. </w:t>
      </w:r>
      <w:r w:rsidR="001E3A1F">
        <w:rPr>
          <w:rFonts w:ascii="Arial" w:hAnsi="Arial" w:cs="Arial"/>
          <w:sz w:val="22"/>
          <w:szCs w:val="22"/>
        </w:rPr>
        <w:t>W</w:t>
      </w:r>
      <w:r w:rsidRPr="006666A7">
        <w:rPr>
          <w:rFonts w:ascii="Arial" w:hAnsi="Arial" w:cs="Arial"/>
          <w:sz w:val="22"/>
          <w:szCs w:val="22"/>
        </w:rPr>
        <w:t>e extracted</w:t>
      </w:r>
      <w:r w:rsidR="001E3A1F">
        <w:rPr>
          <w:rFonts w:ascii="Arial" w:hAnsi="Arial" w:cs="Arial"/>
          <w:sz w:val="22"/>
          <w:szCs w:val="22"/>
        </w:rPr>
        <w:t xml:space="preserve"> from both </w:t>
      </w:r>
      <w:r w:rsidR="001E3A1F" w:rsidRPr="006666A7">
        <w:rPr>
          <w:rFonts w:ascii="Arial" w:hAnsi="Arial" w:cs="Arial"/>
          <w:sz w:val="22"/>
          <w:szCs w:val="22"/>
        </w:rPr>
        <w:t>pre-trial documentation and</w:t>
      </w:r>
      <w:r w:rsidR="001E3A1F">
        <w:rPr>
          <w:rFonts w:ascii="Arial" w:hAnsi="Arial" w:cs="Arial"/>
          <w:sz w:val="22"/>
          <w:szCs w:val="22"/>
        </w:rPr>
        <w:t xml:space="preserve"> </w:t>
      </w:r>
      <w:r w:rsidR="001E3A1F" w:rsidRPr="006666A7">
        <w:rPr>
          <w:rFonts w:ascii="Arial" w:hAnsi="Arial" w:cs="Arial"/>
          <w:sz w:val="22"/>
          <w:szCs w:val="22"/>
        </w:rPr>
        <w:t>final publication</w:t>
      </w:r>
      <w:r w:rsidRPr="006666A7">
        <w:rPr>
          <w:rFonts w:ascii="Arial" w:hAnsi="Arial" w:cs="Arial"/>
          <w:sz w:val="22"/>
          <w:szCs w:val="22"/>
        </w:rPr>
        <w:t xml:space="preserve"> </w:t>
      </w:r>
      <w:r w:rsidR="001E3A1F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 xml:space="preserve">reported </w:t>
      </w:r>
      <w:r w:rsidRPr="006666A7">
        <w:rPr>
          <w:rFonts w:ascii="Arial" w:hAnsi="Arial" w:cs="Arial"/>
          <w:sz w:val="22"/>
          <w:szCs w:val="22"/>
        </w:rPr>
        <w:t>trial endpoints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 and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For trials </w:t>
      </w:r>
      <w:r w:rsidR="00646A5D"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with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2B25A5"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 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statistically significant primary endpoint, we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assessed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whether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results were interpreted as clinically meaningful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01F7F37" w14:textId="042E0D0B" w:rsidR="007C5BAF" w:rsidRPr="006749D7" w:rsidRDefault="007C5BAF" w:rsidP="001E3A1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Results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6666A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 identified 136 eligible RCTs</w:t>
      </w:r>
      <w:r w:rsidR="001E3A1F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1E3A1F" w:rsidRPr="001E3A1F">
        <w:rPr>
          <w:rFonts w:ascii="Arial" w:hAnsi="Arial" w:cs="Arial"/>
          <w:sz w:val="22"/>
          <w:szCs w:val="22"/>
        </w:rPr>
        <w:t>(87 published, 49 ongoing). Pre-trial documents were available for 84 published trials (98%)</w:t>
      </w:r>
      <w:r w:rsidR="00646A5D">
        <w:rPr>
          <w:rFonts w:ascii="Arial" w:hAnsi="Arial" w:cs="Arial"/>
          <w:sz w:val="22"/>
          <w:szCs w:val="22"/>
        </w:rPr>
        <w:t>, with p</w:t>
      </w:r>
      <w:r w:rsidR="001E3A1F" w:rsidRPr="001E3A1F">
        <w:rPr>
          <w:rFonts w:ascii="Arial" w:hAnsi="Arial" w:cs="Arial"/>
          <w:sz w:val="22"/>
          <w:szCs w:val="22"/>
        </w:rPr>
        <w:t>rimary endpoints defined in all (100%), but study design</w:t>
      </w:r>
      <w:ins w:id="15" w:author="Milo Alan Puhan" w:date="2026-01-01T07:15:00Z" w16du:dateUtc="2026-01-01T06:15:00Z">
        <w:r w:rsidR="00F27C11">
          <w:rPr>
            <w:rFonts w:ascii="Arial" w:hAnsi="Arial" w:cs="Arial"/>
            <w:sz w:val="22"/>
            <w:szCs w:val="22"/>
          </w:rPr>
          <w:t xml:space="preserve"> was</w:t>
        </w:r>
      </w:ins>
      <w:r w:rsidR="001E3A1F" w:rsidRPr="001E3A1F">
        <w:rPr>
          <w:rFonts w:ascii="Arial" w:hAnsi="Arial" w:cs="Arial"/>
          <w:sz w:val="22"/>
          <w:szCs w:val="22"/>
        </w:rPr>
        <w:t xml:space="preserve"> reported </w:t>
      </w:r>
      <w:r w:rsidR="00646A5D">
        <w:rPr>
          <w:rFonts w:ascii="Arial" w:hAnsi="Arial" w:cs="Arial"/>
          <w:sz w:val="22"/>
          <w:szCs w:val="22"/>
        </w:rPr>
        <w:t>in</w:t>
      </w:r>
      <w:r w:rsidR="001E3A1F" w:rsidRPr="001E3A1F">
        <w:rPr>
          <w:rFonts w:ascii="Arial" w:hAnsi="Arial" w:cs="Arial"/>
          <w:sz w:val="22"/>
          <w:szCs w:val="22"/>
        </w:rPr>
        <w:t xml:space="preserve"> only 23 </w:t>
      </w:r>
      <w:ins w:id="16" w:author="Milo Alan Puhan" w:date="2026-01-01T07:15:00Z" w16du:dateUtc="2026-01-01T06:15:00Z">
        <w:r w:rsidR="00F27C11">
          <w:rPr>
            <w:rFonts w:ascii="Arial" w:hAnsi="Arial" w:cs="Arial"/>
            <w:sz w:val="22"/>
            <w:szCs w:val="22"/>
          </w:rPr>
          <w:t xml:space="preserve">trials </w:t>
        </w:r>
      </w:ins>
      <w:r w:rsidR="001E3A1F" w:rsidRPr="001E3A1F">
        <w:rPr>
          <w:rFonts w:ascii="Arial" w:hAnsi="Arial" w:cs="Arial"/>
          <w:sz w:val="22"/>
          <w:szCs w:val="22"/>
        </w:rPr>
        <w:t xml:space="preserve">(27%). Among the </w:t>
      </w:r>
      <w:r w:rsidR="00646A5D">
        <w:rPr>
          <w:rFonts w:ascii="Arial" w:hAnsi="Arial" w:cs="Arial"/>
          <w:sz w:val="22"/>
          <w:szCs w:val="22"/>
        </w:rPr>
        <w:t>final</w:t>
      </w:r>
      <w:r w:rsidR="001E3A1F" w:rsidRPr="001E3A1F">
        <w:rPr>
          <w:rFonts w:ascii="Arial" w:hAnsi="Arial" w:cs="Arial"/>
          <w:sz w:val="22"/>
          <w:szCs w:val="22"/>
        </w:rPr>
        <w:t xml:space="preserve"> publications, </w:t>
      </w:r>
      <w:r w:rsidR="00646A5D" w:rsidRPr="00646A5D">
        <w:rPr>
          <w:rFonts w:ascii="Arial" w:hAnsi="Arial" w:cs="Arial"/>
          <w:sz w:val="22"/>
          <w:szCs w:val="22"/>
        </w:rPr>
        <w:t>20 (23%) specified a superiority design, 12 (14%) a non-inferiority design</w:t>
      </w:r>
      <w:r w:rsidR="001D306E">
        <w:rPr>
          <w:rFonts w:ascii="Arial" w:hAnsi="Arial" w:cs="Arial"/>
          <w:sz w:val="22"/>
          <w:szCs w:val="22"/>
        </w:rPr>
        <w:t>. T</w:t>
      </w:r>
      <w:r w:rsidR="00646A5D" w:rsidRPr="00646A5D">
        <w:rPr>
          <w:rFonts w:ascii="Arial" w:hAnsi="Arial" w:cs="Arial"/>
          <w:sz w:val="22"/>
          <w:szCs w:val="22"/>
        </w:rPr>
        <w:t>he 55 trials without a reported study aim were effectively superiority trials.</w:t>
      </w:r>
      <w:r w:rsidR="00646A5D">
        <w:rPr>
          <w:rFonts w:ascii="Arial" w:hAnsi="Arial" w:cs="Arial"/>
          <w:sz w:val="22"/>
          <w:szCs w:val="22"/>
        </w:rPr>
        <w:t xml:space="preserve"> S</w:t>
      </w:r>
      <w:r w:rsidR="001E3A1F" w:rsidRPr="001E3A1F">
        <w:rPr>
          <w:rFonts w:ascii="Arial" w:hAnsi="Arial" w:cs="Arial"/>
          <w:sz w:val="22"/>
          <w:szCs w:val="22"/>
        </w:rPr>
        <w:t xml:space="preserve">ample size calculations were </w:t>
      </w:r>
      <w:r w:rsidR="00646A5D">
        <w:rPr>
          <w:rFonts w:ascii="Arial" w:hAnsi="Arial" w:cs="Arial"/>
          <w:sz w:val="22"/>
          <w:szCs w:val="22"/>
        </w:rPr>
        <w:t>provided</w:t>
      </w:r>
      <w:r w:rsidR="001E3A1F" w:rsidRPr="001E3A1F">
        <w:rPr>
          <w:rFonts w:ascii="Arial" w:hAnsi="Arial" w:cs="Arial"/>
          <w:sz w:val="22"/>
          <w:szCs w:val="22"/>
        </w:rPr>
        <w:t xml:space="preserve"> in 84</w:t>
      </w:r>
      <w:r w:rsidR="00646A5D">
        <w:rPr>
          <w:rFonts w:ascii="Arial" w:hAnsi="Arial" w:cs="Arial"/>
          <w:sz w:val="22"/>
          <w:szCs w:val="22"/>
        </w:rPr>
        <w:t xml:space="preserve"> trials</w:t>
      </w:r>
      <w:r w:rsidR="001E3A1F" w:rsidRPr="001E3A1F">
        <w:rPr>
          <w:rFonts w:ascii="Arial" w:hAnsi="Arial" w:cs="Arial"/>
          <w:sz w:val="22"/>
          <w:szCs w:val="22"/>
        </w:rPr>
        <w:t xml:space="preserve"> (98%), and 44 (51%) achieved statistical significance for their primary endpoint. However, only </w:t>
      </w:r>
      <w:ins w:id="17" w:author="Milo Alan Puhan" w:date="2026-01-01T07:16:00Z" w16du:dateUtc="2026-01-01T06:16:00Z">
        <w:r w:rsidR="001D7D3B">
          <w:rPr>
            <w:rFonts w:ascii="Arial" w:hAnsi="Arial" w:cs="Arial"/>
            <w:sz w:val="22"/>
            <w:szCs w:val="22"/>
          </w:rPr>
          <w:t xml:space="preserve">in </w:t>
        </w:r>
      </w:ins>
      <w:r w:rsidR="001E3A1F" w:rsidRPr="001E3A1F">
        <w:rPr>
          <w:rFonts w:ascii="Arial" w:hAnsi="Arial" w:cs="Arial"/>
          <w:sz w:val="22"/>
          <w:szCs w:val="22"/>
        </w:rPr>
        <w:t>9 (</w:t>
      </w:r>
      <w:r w:rsidR="001E3A1F" w:rsidRPr="00B22389">
        <w:rPr>
          <w:rFonts w:ascii="Arial" w:hAnsi="Arial" w:cs="Arial"/>
          <w:sz w:val="22"/>
          <w:szCs w:val="22"/>
        </w:rPr>
        <w:t>20%)</w:t>
      </w:r>
      <w:r w:rsidR="001E3A1F" w:rsidRPr="001E3A1F">
        <w:rPr>
          <w:rFonts w:ascii="Arial" w:hAnsi="Arial" w:cs="Arial"/>
          <w:sz w:val="22"/>
          <w:szCs w:val="22"/>
        </w:rPr>
        <w:t xml:space="preserve"> </w:t>
      </w:r>
      <w:ins w:id="18" w:author="Milo Alan Puhan" w:date="2026-01-01T07:16:00Z" w16du:dateUtc="2026-01-01T06:16:00Z">
        <w:r w:rsidR="001D7D3B">
          <w:rPr>
            <w:rFonts w:ascii="Arial" w:hAnsi="Arial" w:cs="Arial"/>
            <w:sz w:val="22"/>
            <w:szCs w:val="22"/>
          </w:rPr>
          <w:t xml:space="preserve">publications </w:t>
        </w:r>
      </w:ins>
      <w:del w:id="19" w:author="Milo Alan Puhan" w:date="2026-01-01T07:16:00Z" w16du:dateUtc="2026-01-01T06:16:00Z">
        <w:r w:rsidR="001E3A1F" w:rsidRPr="001E3A1F" w:rsidDel="001D7D3B">
          <w:rPr>
            <w:rFonts w:ascii="Arial" w:hAnsi="Arial" w:cs="Arial"/>
            <w:sz w:val="22"/>
            <w:szCs w:val="22"/>
          </w:rPr>
          <w:delText xml:space="preserve">interpreted </w:delText>
        </w:r>
      </w:del>
      <w:r w:rsidR="001E3A1F" w:rsidRPr="001E3A1F">
        <w:rPr>
          <w:rFonts w:ascii="Arial" w:hAnsi="Arial" w:cs="Arial"/>
          <w:sz w:val="22"/>
          <w:szCs w:val="22"/>
        </w:rPr>
        <w:t>results</w:t>
      </w:r>
      <w:ins w:id="20" w:author="Milo Alan Puhan" w:date="2026-01-01T07:16:00Z" w16du:dateUtc="2026-01-01T06:16:00Z">
        <w:r w:rsidR="001D7D3B">
          <w:rPr>
            <w:rFonts w:ascii="Arial" w:hAnsi="Arial" w:cs="Arial"/>
            <w:sz w:val="22"/>
            <w:szCs w:val="22"/>
          </w:rPr>
          <w:t xml:space="preserve"> were </w:t>
        </w:r>
        <w:r w:rsidR="001D7D3B" w:rsidRPr="001E3A1F">
          <w:rPr>
            <w:rFonts w:ascii="Arial" w:hAnsi="Arial" w:cs="Arial"/>
            <w:sz w:val="22"/>
            <w:szCs w:val="22"/>
          </w:rPr>
          <w:t>interpreted</w:t>
        </w:r>
      </w:ins>
      <w:r w:rsidR="001E3A1F" w:rsidRPr="001E3A1F">
        <w:rPr>
          <w:rFonts w:ascii="Arial" w:hAnsi="Arial" w:cs="Arial"/>
          <w:sz w:val="22"/>
          <w:szCs w:val="22"/>
        </w:rPr>
        <w:t xml:space="preserve"> from a clinical perspective.</w:t>
      </w:r>
    </w:p>
    <w:p w14:paraId="21623E8D" w14:textId="61C089CE" w:rsidR="00E5429A" w:rsidRPr="0008213C" w:rsidRDefault="007C5BAF" w:rsidP="00646A5D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Conclusions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Endpoints and sample sizes were usually reported, but study design and clinical interpretation were lacking.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These findings highlight substantial shortcomings in trial planning and underscore the need for more rigorous consideration of clinical relevance when designing and reporting RCTs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1CFCFF8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546A6D5B" w14:textId="77777777" w:rsidR="00B1446F" w:rsidRPr="003F4E74" w:rsidRDefault="00B1446F" w:rsidP="00B1446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40" w:after="40"/>
        <w:ind w:left="60" w:right="60"/>
        <w:jc w:val="left"/>
        <w:rPr>
          <w:rFonts w:ascii="Arial" w:hAnsi="Arial" w:cs="Arial"/>
          <w:i w:val="0"/>
          <w:iCs/>
          <w:sz w:val="22"/>
          <w:szCs w:val="22"/>
        </w:rPr>
      </w:pPr>
      <w:r w:rsidRPr="003F4E74">
        <w:rPr>
          <w:rFonts w:ascii="Arial" w:hAnsi="Arial" w:cs="Arial"/>
          <w:i w:val="0"/>
          <w:iCs/>
          <w:sz w:val="22"/>
          <w:szCs w:val="22"/>
        </w:rPr>
        <w:t>Table 1. Information reported in pre-trial documentation of published randomized controlled trials</w:t>
      </w:r>
    </w:p>
    <w:tbl>
      <w:tblPr>
        <w:tblW w:w="9923" w:type="dxa"/>
        <w:jc w:val="center"/>
        <w:tblLayout w:type="fixed"/>
        <w:tblLook w:val="0420" w:firstRow="1" w:lastRow="0" w:firstColumn="0" w:lastColumn="0" w:noHBand="0" w:noVBand="1"/>
      </w:tblPr>
      <w:tblGrid>
        <w:gridCol w:w="2835"/>
        <w:gridCol w:w="2268"/>
        <w:gridCol w:w="2552"/>
        <w:gridCol w:w="2268"/>
      </w:tblGrid>
      <w:tr w:rsidR="00B1446F" w:rsidRPr="003F4E74" w14:paraId="6839444E" w14:textId="77777777" w:rsidTr="00954B9A">
        <w:trPr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22DD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033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published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31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21B8C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unpublished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8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8C2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Registry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record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45</w:t>
            </w:r>
          </w:p>
        </w:tc>
      </w:tr>
      <w:tr w:rsidR="00B1446F" w:rsidRPr="003F4E74" w14:paraId="61A8C584" w14:textId="77777777" w:rsidTr="00954B9A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E6536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Primary endpoint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DB2A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185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0B41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45 (100%)</w:t>
            </w:r>
          </w:p>
        </w:tc>
      </w:tr>
      <w:tr w:rsidR="00B1446F" w:rsidRPr="003F4E74" w14:paraId="15BA3C5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E54E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Study design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B4C9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5818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65DD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B1446F" w:rsidRPr="003F4E74" w14:paraId="40F7219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8F95F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3745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10 (32%)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3551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36C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(4%)</w:t>
            </w:r>
          </w:p>
        </w:tc>
      </w:tr>
      <w:tr w:rsidR="00B1446F" w:rsidRPr="003F4E74" w14:paraId="3B49C0C7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CF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91C5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(19%)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043A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FB9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 (2%)</w:t>
            </w:r>
          </w:p>
        </w:tc>
      </w:tr>
      <w:tr w:rsidR="00B1446F" w:rsidRPr="003F4E74" w14:paraId="144D50EC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5714E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87D1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1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A864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</w:tr>
      <w:tr w:rsidR="00B1446F" w:rsidRPr="003F4E74" w14:paraId="37051E41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62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A7A8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15 (48%)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B226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373F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42 (93%)</w:t>
            </w:r>
          </w:p>
        </w:tc>
      </w:tr>
      <w:tr w:rsidR="00B1446F" w:rsidRPr="003F4E74" w14:paraId="7218CF98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674C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Sample size calculation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2BD1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FB5A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F75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(13%)</w:t>
            </w:r>
          </w:p>
        </w:tc>
      </w:tr>
      <w:tr w:rsidR="00B1446F" w:rsidRPr="003F4E74" w14:paraId="1DA076A9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0F84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Protocols described as unpublished are provided as supplementary material accompanying the final publication.</w:t>
            </w:r>
          </w:p>
        </w:tc>
      </w:tr>
      <w:tr w:rsidR="00B1446F" w:rsidRPr="003F4E74" w14:paraId="619569D4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E8D8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Discrete variables are expressed in number (percentage (%)).</w:t>
            </w:r>
          </w:p>
        </w:tc>
      </w:tr>
    </w:tbl>
    <w:p w14:paraId="3C09CF2B" w14:textId="77777777" w:rsidR="00B1446F" w:rsidRPr="003F4E74" w:rsidRDefault="00B1446F" w:rsidP="00B1446F">
      <w:pPr>
        <w:spacing w:before="40" w:after="40"/>
        <w:rPr>
          <w:rFonts w:ascii="Arial" w:hAnsi="Arial" w:cs="Arial"/>
          <w:sz w:val="20"/>
          <w:szCs w:val="20"/>
        </w:rPr>
      </w:pPr>
    </w:p>
    <w:p w14:paraId="1CE52F10" w14:textId="77777777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Milo Alan Puhan" w:date="2026-01-01T07:13:00Z" w:initials="MP">
    <w:p w14:paraId="50007460" w14:textId="77777777" w:rsidR="006210FC" w:rsidRDefault="006210FC" w:rsidP="006210FC">
      <w:pPr>
        <w:pStyle w:val="Kommentartext"/>
      </w:pPr>
      <w:r>
        <w:rPr>
          <w:rStyle w:val="Kommentarzeichen"/>
        </w:rPr>
        <w:annotationRef/>
      </w:r>
      <w:r>
        <w:t>Would frame it more neutral and not mention shortcomings since this would be rather a result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0074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C6B79B" w16cex:dateUtc="2026-01-01T06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007460" w16cid:durableId="2BC6B7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lo Alan Puhan">
    <w15:presenceInfo w15:providerId="AD" w15:userId="S::miloalan.puhan@uzh.ch::f7c67eeb-100a-4a00-a77c-7e2ae2a8c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AF"/>
    <w:rsid w:val="000C79CE"/>
    <w:rsid w:val="00193CE6"/>
    <w:rsid w:val="001D306E"/>
    <w:rsid w:val="001D7D3B"/>
    <w:rsid w:val="001E3A1F"/>
    <w:rsid w:val="00284B5D"/>
    <w:rsid w:val="002A61FC"/>
    <w:rsid w:val="002B25A5"/>
    <w:rsid w:val="002F5338"/>
    <w:rsid w:val="003F4E74"/>
    <w:rsid w:val="004A265B"/>
    <w:rsid w:val="004A7ECF"/>
    <w:rsid w:val="0059269F"/>
    <w:rsid w:val="00595AAA"/>
    <w:rsid w:val="005F5E58"/>
    <w:rsid w:val="005F7E03"/>
    <w:rsid w:val="006210FC"/>
    <w:rsid w:val="00646A5D"/>
    <w:rsid w:val="006B170E"/>
    <w:rsid w:val="006B2686"/>
    <w:rsid w:val="006D0526"/>
    <w:rsid w:val="007244D9"/>
    <w:rsid w:val="007C5BAF"/>
    <w:rsid w:val="007F5632"/>
    <w:rsid w:val="00804D5D"/>
    <w:rsid w:val="008F1DC0"/>
    <w:rsid w:val="009548A9"/>
    <w:rsid w:val="009E184A"/>
    <w:rsid w:val="00A6635E"/>
    <w:rsid w:val="00B1446F"/>
    <w:rsid w:val="00B22389"/>
    <w:rsid w:val="00C021DE"/>
    <w:rsid w:val="00C470E2"/>
    <w:rsid w:val="00C67843"/>
    <w:rsid w:val="00C95C1D"/>
    <w:rsid w:val="00CA4163"/>
    <w:rsid w:val="00CC088E"/>
    <w:rsid w:val="00CD0842"/>
    <w:rsid w:val="00CD4DDE"/>
    <w:rsid w:val="00CD7C3E"/>
    <w:rsid w:val="00D139CC"/>
    <w:rsid w:val="00D612AA"/>
    <w:rsid w:val="00D95471"/>
    <w:rsid w:val="00DC38BF"/>
    <w:rsid w:val="00E31FA5"/>
    <w:rsid w:val="00E5429A"/>
    <w:rsid w:val="00E84F17"/>
    <w:rsid w:val="00EF7BB2"/>
    <w:rsid w:val="00F01C6B"/>
    <w:rsid w:val="00F23FCA"/>
    <w:rsid w:val="00F2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6AFA1"/>
  <w15:chartTrackingRefBased/>
  <w15:docId w15:val="{5A7133AC-8061-9C46-B5A2-B3AE0B1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C5BAF"/>
    <w:pPr>
      <w:spacing w:after="0" w:line="240" w:lineRule="auto"/>
    </w:pPr>
    <w:rPr>
      <w:rFonts w:eastAsiaTheme="minorHAnsi"/>
    </w:rPr>
  </w:style>
  <w:style w:type="paragraph" w:styleId="berschrift1">
    <w:name w:val="heading 1"/>
    <w:basedOn w:val="Standard"/>
    <w:next w:val="Textkrper"/>
    <w:link w:val="berschrift1Zchn"/>
    <w:autoRedefine/>
    <w:uiPriority w:val="9"/>
    <w:qFormat/>
    <w:rsid w:val="00C470E2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autoRedefine/>
    <w:uiPriority w:val="9"/>
    <w:unhideWhenUsed/>
    <w:qFormat/>
    <w:rsid w:val="00C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595AAA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5BAF"/>
    <w:pPr>
      <w:keepNext/>
      <w:keepLines/>
      <w:spacing w:before="40" w:line="36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5BAF"/>
    <w:pPr>
      <w:keepNext/>
      <w:keepLines/>
      <w:spacing w:before="40" w:line="36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5BAF"/>
    <w:pPr>
      <w:keepNext/>
      <w:keepLines/>
      <w:spacing w:line="36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5BAF"/>
    <w:pPr>
      <w:keepNext/>
      <w:keepLines/>
      <w:spacing w:line="36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el">
    <w:name w:val="Title"/>
    <w:basedOn w:val="Standard"/>
    <w:next w:val="Textkrper"/>
    <w:link w:val="TitelZchn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470E2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C470E2"/>
    <w:pPr>
      <w:spacing w:before="40" w:after="120" w:line="360" w:lineRule="auto"/>
    </w:pPr>
    <w:rPr>
      <w:rFonts w:ascii="Arial" w:eastAsia="Times New Roman" w:hAnsi="Arial" w:cs="Times New Roman"/>
      <w:kern w:val="0"/>
      <w:sz w:val="22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5BAF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5BAF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5BAF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5BAF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5BAF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5BAF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5BAF"/>
    <w:pPr>
      <w:numPr>
        <w:ilvl w:val="1"/>
      </w:numPr>
      <w:spacing w:before="40" w:after="160" w:line="36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5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7C5BAF"/>
    <w:pPr>
      <w:spacing w:before="160" w:after="160" w:line="360" w:lineRule="auto"/>
      <w:jc w:val="center"/>
    </w:pPr>
    <w:rPr>
      <w:rFonts w:ascii="Arial" w:eastAsia="Times New Roman" w:hAnsi="Arial" w:cs="Times New Roman"/>
      <w:i/>
      <w:iCs/>
      <w:color w:val="404040" w:themeColor="text1" w:themeTint="BF"/>
      <w:kern w:val="0"/>
      <w:sz w:val="22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7C5BAF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enabsatz">
    <w:name w:val="List Paragraph"/>
    <w:basedOn w:val="Standard"/>
    <w:uiPriority w:val="34"/>
    <w:qFormat/>
    <w:rsid w:val="007C5BAF"/>
    <w:pPr>
      <w:spacing w:before="40" w:after="120" w:line="360" w:lineRule="auto"/>
      <w:ind w:left="720"/>
      <w:contextualSpacing/>
    </w:pPr>
    <w:rPr>
      <w:rFonts w:ascii="Arial" w:eastAsia="Times New Roman" w:hAnsi="Arial" w:cs="Times New Roman"/>
      <w:kern w:val="0"/>
      <w:sz w:val="22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7C5B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="Times New Roman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5BAF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7C5BAF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C5BA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eastAsiaTheme="minorHAnsi"/>
      <w:sz w:val="20"/>
      <w:szCs w:val="20"/>
    </w:rPr>
  </w:style>
  <w:style w:type="paragraph" w:styleId="berarbeitung">
    <w:name w:val="Revision"/>
    <w:hidden/>
    <w:uiPriority w:val="99"/>
    <w:semiHidden/>
    <w:rsid w:val="002B25A5"/>
    <w:pPr>
      <w:spacing w:after="0" w:line="240" w:lineRule="auto"/>
    </w:pPr>
    <w:rPr>
      <w:rFonts w:eastAsiaTheme="minorHAnsi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B25A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B25A5"/>
    <w:rPr>
      <w:rFonts w:eastAsiaTheme="minorHAnsi"/>
      <w:b/>
      <w:bCs/>
      <w:sz w:val="20"/>
      <w:szCs w:val="20"/>
    </w:rPr>
  </w:style>
  <w:style w:type="paragraph" w:customStyle="1" w:styleId="TableCaption">
    <w:name w:val="Table Caption"/>
    <w:basedOn w:val="Standard"/>
    <w:qFormat/>
    <w:rsid w:val="00B1446F"/>
    <w:pPr>
      <w:jc w:val="center"/>
    </w:pPr>
    <w:rPr>
      <w:rFonts w:eastAsiaTheme="minorEastAsia"/>
      <w:b/>
      <w:i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Milo Alan Puhan</cp:lastModifiedBy>
  <cp:revision>11</cp:revision>
  <dcterms:created xsi:type="dcterms:W3CDTF">2026-01-01T06:11:00Z</dcterms:created>
  <dcterms:modified xsi:type="dcterms:W3CDTF">2026-01-01T06:16:00Z</dcterms:modified>
</cp:coreProperties>
</file>