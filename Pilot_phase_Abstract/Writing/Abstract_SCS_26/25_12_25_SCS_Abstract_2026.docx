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828D0" w14:textId="77777777" w:rsidR="007C5BAF" w:rsidRPr="0008213C" w:rsidRDefault="007C5BAF" w:rsidP="007C5BAF">
      <w:pPr>
        <w:spacing w:before="40" w:after="120"/>
        <w:rPr>
          <w:rFonts w:ascii="Arial" w:hAnsi="Arial" w:cs="Arial"/>
          <w:b/>
          <w:bCs/>
        </w:rPr>
      </w:pPr>
      <w:commentRangeStart w:id="0"/>
      <w:r w:rsidRPr="0008213C">
        <w:rPr>
          <w:rFonts w:ascii="Arial" w:hAnsi="Arial" w:cs="Arial"/>
          <w:b/>
          <w:bCs/>
        </w:rPr>
        <w:t>Getting to the Root of the Problem: Surgical RCTs Are Poorly Designed Preventing Conclusive Decision Making</w:t>
      </w:r>
      <w:commentRangeEnd w:id="0"/>
      <w:r>
        <w:rPr>
          <w:rStyle w:val="CommentReference"/>
        </w:rPr>
        <w:commentReference w:id="0"/>
      </w:r>
    </w:p>
    <w:p w14:paraId="13E27A86" w14:textId="77777777" w:rsidR="007C5BAF" w:rsidRPr="0008213C" w:rsidRDefault="007C5BAF" w:rsidP="007C5BAF">
      <w:pPr>
        <w:spacing w:before="40" w:after="120"/>
        <w:rPr>
          <w:rFonts w:ascii="Arial" w:hAnsi="Arial" w:cs="Arial"/>
          <w:sz w:val="22"/>
          <w:szCs w:val="22"/>
        </w:rPr>
      </w:pPr>
    </w:p>
    <w:p w14:paraId="7283262E" w14:textId="778B5980" w:rsidR="007C5BAF" w:rsidRPr="0008213C" w:rsidRDefault="002B25A5" w:rsidP="007C5BAF">
      <w:pPr>
        <w:spacing w:before="40" w:after="120"/>
        <w:rPr>
          <w:rFonts w:ascii="Arial" w:hAnsi="Arial" w:cs="Arial"/>
          <w:sz w:val="22"/>
          <w:szCs w:val="22"/>
        </w:rPr>
      </w:pPr>
      <w:r w:rsidRPr="0008213C">
        <w:rPr>
          <w:rFonts w:ascii="Arial" w:hAnsi="Arial" w:cs="Arial"/>
          <w:sz w:val="22"/>
          <w:szCs w:val="22"/>
        </w:rPr>
        <w:t>Fariba Abbassi, MD</w:t>
      </w:r>
      <w:r w:rsidRPr="0008213C">
        <w:rPr>
          <w:rFonts w:ascii="Arial" w:hAnsi="Arial" w:cs="Arial"/>
          <w:sz w:val="22"/>
          <w:szCs w:val="22"/>
          <w:vertAlign w:val="superscript"/>
        </w:rPr>
        <w:t>1*</w:t>
      </w:r>
      <w:r w:rsidRPr="0008213C">
        <w:rPr>
          <w:rFonts w:ascii="Arial" w:hAnsi="Arial" w:cs="Arial"/>
          <w:sz w:val="22"/>
          <w:szCs w:val="22"/>
        </w:rPr>
        <w:t xml:space="preserve">; </w:t>
      </w:r>
      <w:r w:rsidR="00F23FCA" w:rsidRPr="0008213C">
        <w:rPr>
          <w:rFonts w:ascii="Arial" w:hAnsi="Arial" w:cs="Arial"/>
          <w:sz w:val="22"/>
          <w:szCs w:val="22"/>
        </w:rPr>
        <w:t>Joana Rodrigues Ribeiro, MD</w:t>
      </w:r>
      <w:r w:rsidR="00B22389">
        <w:rPr>
          <w:rFonts w:ascii="Arial" w:hAnsi="Arial" w:cs="Arial"/>
          <w:sz w:val="22"/>
          <w:szCs w:val="22"/>
          <w:vertAlign w:val="superscript"/>
        </w:rPr>
        <w:t>2</w:t>
      </w:r>
      <w:r w:rsidR="00F23FCA" w:rsidRPr="0008213C">
        <w:rPr>
          <w:rFonts w:ascii="Arial" w:hAnsi="Arial" w:cs="Arial"/>
          <w:sz w:val="22"/>
          <w:szCs w:val="22"/>
          <w:vertAlign w:val="superscript"/>
        </w:rPr>
        <w:t>,</w:t>
      </w:r>
      <w:r w:rsidR="00B22389">
        <w:rPr>
          <w:rFonts w:ascii="Arial" w:hAnsi="Arial" w:cs="Arial"/>
          <w:sz w:val="22"/>
          <w:szCs w:val="22"/>
          <w:vertAlign w:val="superscript"/>
        </w:rPr>
        <w:t>3</w:t>
      </w:r>
      <w:r w:rsidR="00F23FCA" w:rsidRPr="0008213C">
        <w:rPr>
          <w:rFonts w:ascii="Arial" w:hAnsi="Arial" w:cs="Arial"/>
          <w:sz w:val="22"/>
          <w:szCs w:val="22"/>
          <w:vertAlign w:val="superscript"/>
        </w:rPr>
        <w:t>*</w:t>
      </w:r>
      <w:r w:rsidR="00F23FCA" w:rsidRPr="0008213C">
        <w:rPr>
          <w:rFonts w:ascii="Arial" w:hAnsi="Arial" w:cs="Arial"/>
          <w:sz w:val="22"/>
          <w:szCs w:val="22"/>
        </w:rPr>
        <w:t xml:space="preserve">; </w:t>
      </w:r>
      <w:r w:rsidR="007C5BAF" w:rsidRPr="0008213C">
        <w:rPr>
          <w:rFonts w:ascii="Arial" w:hAnsi="Arial" w:cs="Arial"/>
          <w:sz w:val="22"/>
          <w:szCs w:val="22"/>
        </w:rPr>
        <w:t>Matthias Pfister, MD</w:t>
      </w:r>
      <w:r w:rsidR="00B22389">
        <w:rPr>
          <w:rFonts w:ascii="Arial" w:hAnsi="Arial" w:cs="Arial"/>
          <w:sz w:val="22"/>
          <w:szCs w:val="22"/>
          <w:vertAlign w:val="superscript"/>
        </w:rPr>
        <w:t>3</w:t>
      </w:r>
      <w:r w:rsidR="007C5BAF" w:rsidRPr="0008213C">
        <w:rPr>
          <w:rFonts w:ascii="Arial" w:hAnsi="Arial" w:cs="Arial"/>
          <w:sz w:val="22"/>
          <w:szCs w:val="22"/>
          <w:vertAlign w:val="superscript"/>
        </w:rPr>
        <w:t>,</w:t>
      </w:r>
      <w:r w:rsidR="00B22389">
        <w:rPr>
          <w:rFonts w:ascii="Arial" w:hAnsi="Arial" w:cs="Arial"/>
          <w:sz w:val="22"/>
          <w:szCs w:val="22"/>
          <w:vertAlign w:val="superscript"/>
        </w:rPr>
        <w:t>4</w:t>
      </w:r>
      <w:r w:rsidR="007C5BAF" w:rsidRPr="0008213C">
        <w:rPr>
          <w:rFonts w:ascii="Arial" w:hAnsi="Arial" w:cs="Arial"/>
          <w:sz w:val="22"/>
          <w:szCs w:val="22"/>
        </w:rPr>
        <w:t>; Pierre-Alain Clavien, MD, PhD</w:t>
      </w:r>
      <w:r w:rsidR="00B22389">
        <w:rPr>
          <w:rFonts w:ascii="Arial" w:hAnsi="Arial" w:cs="Arial"/>
          <w:sz w:val="22"/>
          <w:szCs w:val="22"/>
          <w:vertAlign w:val="superscript"/>
        </w:rPr>
        <w:t>3</w:t>
      </w:r>
      <w:r w:rsidR="007C5BAF" w:rsidRPr="0008213C">
        <w:rPr>
          <w:rFonts w:ascii="Arial" w:hAnsi="Arial" w:cs="Arial"/>
          <w:sz w:val="22"/>
          <w:szCs w:val="22"/>
          <w:vertAlign w:val="superscript"/>
        </w:rPr>
        <w:t>,</w:t>
      </w:r>
      <w:r w:rsidR="00B22389">
        <w:rPr>
          <w:rFonts w:ascii="Arial" w:hAnsi="Arial" w:cs="Arial"/>
          <w:sz w:val="22"/>
          <w:szCs w:val="22"/>
          <w:vertAlign w:val="superscript"/>
        </w:rPr>
        <w:t>5</w:t>
      </w:r>
      <w:r w:rsidR="007C5BAF" w:rsidRPr="0008213C">
        <w:rPr>
          <w:rFonts w:ascii="Arial" w:hAnsi="Arial" w:cs="Arial"/>
          <w:noProof/>
          <w:color w:val="000000" w:themeColor="text1"/>
          <w:sz w:val="22"/>
          <w:szCs w:val="22"/>
        </w:rPr>
        <w:drawing>
          <wp:inline distT="0" distB="0" distL="0" distR="0" wp14:anchorId="332B73EF" wp14:editId="250B6AEC">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07C5BAF" w:rsidRPr="0008213C">
        <w:rPr>
          <w:rFonts w:ascii="Arial" w:hAnsi="Arial" w:cs="Arial"/>
          <w:sz w:val="22"/>
          <w:szCs w:val="22"/>
        </w:rPr>
        <w:t xml:space="preserve">; Milo A </w:t>
      </w:r>
      <w:proofErr w:type="spellStart"/>
      <w:r w:rsidR="007C5BAF" w:rsidRPr="0008213C">
        <w:rPr>
          <w:rFonts w:ascii="Arial" w:hAnsi="Arial" w:cs="Arial"/>
          <w:sz w:val="22"/>
          <w:szCs w:val="22"/>
        </w:rPr>
        <w:t>Puhan</w:t>
      </w:r>
      <w:proofErr w:type="spellEnd"/>
      <w:r w:rsidR="007C5BAF" w:rsidRPr="0008213C">
        <w:rPr>
          <w:rFonts w:ascii="Arial" w:hAnsi="Arial" w:cs="Arial"/>
          <w:sz w:val="22"/>
          <w:szCs w:val="22"/>
        </w:rPr>
        <w:t>, MD, PhD</w:t>
      </w:r>
      <w:r w:rsidR="00B22389">
        <w:rPr>
          <w:rFonts w:ascii="Arial" w:hAnsi="Arial" w:cs="Arial"/>
          <w:sz w:val="22"/>
          <w:szCs w:val="22"/>
          <w:vertAlign w:val="superscript"/>
        </w:rPr>
        <w:t>2</w:t>
      </w:r>
      <w:r w:rsidR="007C5BAF" w:rsidRPr="0008213C">
        <w:rPr>
          <w:rFonts w:ascii="Arial" w:hAnsi="Arial" w:cs="Arial"/>
          <w:sz w:val="22"/>
          <w:szCs w:val="22"/>
          <w:vertAlign w:val="superscript"/>
        </w:rPr>
        <w:t>,</w:t>
      </w:r>
      <w:r w:rsidR="00B22389">
        <w:rPr>
          <w:rFonts w:ascii="Arial" w:hAnsi="Arial" w:cs="Arial"/>
          <w:sz w:val="22"/>
          <w:szCs w:val="22"/>
          <w:vertAlign w:val="superscript"/>
        </w:rPr>
        <w:t>3</w:t>
      </w:r>
      <w:r w:rsidR="007C5BAF" w:rsidRPr="0008213C">
        <w:rPr>
          <w:rFonts w:ascii="Arial" w:hAnsi="Arial" w:cs="Arial"/>
          <w:noProof/>
          <w:color w:val="000000" w:themeColor="text1"/>
          <w:sz w:val="22"/>
          <w:szCs w:val="22"/>
        </w:rPr>
        <w:drawing>
          <wp:inline distT="0" distB="0" distL="0" distR="0" wp14:anchorId="4211A412" wp14:editId="39D01331">
            <wp:extent cx="166370" cy="166370"/>
            <wp:effectExtent l="0" t="0" r="5080" b="5080"/>
            <wp:docPr id="536979988"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p>
    <w:p w14:paraId="2C5C9D73" w14:textId="77777777" w:rsidR="007C5BAF" w:rsidRPr="0008213C" w:rsidRDefault="007C5BAF" w:rsidP="007C5BAF">
      <w:pPr>
        <w:spacing w:before="40" w:after="120"/>
        <w:rPr>
          <w:rFonts w:ascii="Arial" w:hAnsi="Arial" w:cs="Arial"/>
          <w:sz w:val="22"/>
          <w:szCs w:val="22"/>
        </w:rPr>
      </w:pPr>
    </w:p>
    <w:p w14:paraId="6D64E0B1" w14:textId="4A0A7714" w:rsidR="00B22389" w:rsidRPr="00B22389" w:rsidRDefault="007C5BAF" w:rsidP="00B22389">
      <w:pPr>
        <w:spacing w:before="40" w:after="120"/>
        <w:rPr>
          <w:rFonts w:ascii="Arial" w:hAnsi="Arial" w:cs="Arial"/>
          <w:color w:val="000000" w:themeColor="text1"/>
          <w:sz w:val="22"/>
          <w:szCs w:val="22"/>
        </w:rPr>
      </w:pPr>
      <w:r w:rsidRPr="00B22389">
        <w:rPr>
          <w:rFonts w:ascii="Arial" w:hAnsi="Arial" w:cs="Arial"/>
          <w:color w:val="000000" w:themeColor="text1"/>
          <w:sz w:val="22"/>
          <w:szCs w:val="22"/>
          <w:vertAlign w:val="superscript"/>
        </w:rPr>
        <w:t>1</w:t>
      </w:r>
      <w:r w:rsidR="00B22389" w:rsidRPr="00B22389">
        <w:rPr>
          <w:rFonts w:ascii="Arial" w:hAnsi="Arial" w:cs="Arial"/>
          <w:color w:val="000000" w:themeColor="text1"/>
          <w:sz w:val="22"/>
          <w:szCs w:val="22"/>
          <w:shd w:val="clear" w:color="auto" w:fill="FFFFFF"/>
        </w:rPr>
        <w:t>Department of Visceral and Thoracic Surgery, Cantonal Hospital Winterthur, Winterthur</w:t>
      </w:r>
      <w:r w:rsidR="00B22389" w:rsidRPr="00B22389">
        <w:rPr>
          <w:rFonts w:ascii="Arial" w:hAnsi="Arial" w:cs="Arial"/>
          <w:color w:val="000000" w:themeColor="text1"/>
          <w:sz w:val="22"/>
          <w:szCs w:val="22"/>
          <w:shd w:val="clear" w:color="auto" w:fill="FFFFFF"/>
        </w:rPr>
        <w:t xml:space="preserve"> </w:t>
      </w:r>
      <w:r w:rsidR="00B22389" w:rsidRPr="00B22389">
        <w:rPr>
          <w:rFonts w:ascii="Arial" w:hAnsi="Arial" w:cs="Arial"/>
          <w:color w:val="000000" w:themeColor="text1"/>
          <w:sz w:val="22"/>
          <w:szCs w:val="22"/>
        </w:rPr>
        <w:t>(Switzerland)</w:t>
      </w:r>
    </w:p>
    <w:p w14:paraId="781101B1" w14:textId="162180A8" w:rsidR="007C5BAF" w:rsidRPr="00B22389" w:rsidRDefault="00B22389" w:rsidP="007C5BAF">
      <w:pPr>
        <w:spacing w:before="40" w:after="120"/>
        <w:rPr>
          <w:rFonts w:ascii="Arial" w:hAnsi="Arial" w:cs="Arial"/>
          <w:sz w:val="22"/>
          <w:szCs w:val="22"/>
        </w:rPr>
      </w:pPr>
      <w:r w:rsidRPr="00B22389">
        <w:rPr>
          <w:rFonts w:ascii="Arial" w:hAnsi="Arial" w:cs="Arial"/>
          <w:sz w:val="22"/>
          <w:szCs w:val="22"/>
          <w:vertAlign w:val="superscript"/>
        </w:rPr>
        <w:t>2</w:t>
      </w:r>
      <w:r w:rsidR="007C5BAF" w:rsidRPr="00B22389">
        <w:rPr>
          <w:rFonts w:ascii="Arial" w:hAnsi="Arial" w:cs="Arial"/>
          <w:sz w:val="22"/>
          <w:szCs w:val="22"/>
        </w:rPr>
        <w:t>Epidemiology, Biostatistics and Prevention Institute, University of Zurich, Zurich (Switzerland)</w:t>
      </w:r>
    </w:p>
    <w:p w14:paraId="3F7AD6FE" w14:textId="1B996AE1" w:rsidR="007C5BAF" w:rsidRDefault="00B22389" w:rsidP="007C5BAF">
      <w:pPr>
        <w:spacing w:before="40" w:after="120"/>
        <w:rPr>
          <w:rFonts w:ascii="Arial" w:hAnsi="Arial" w:cs="Arial"/>
          <w:sz w:val="22"/>
          <w:szCs w:val="22"/>
        </w:rPr>
      </w:pPr>
      <w:r w:rsidRPr="00B22389">
        <w:rPr>
          <w:rFonts w:ascii="Arial" w:hAnsi="Arial" w:cs="Arial"/>
          <w:sz w:val="22"/>
          <w:szCs w:val="22"/>
          <w:vertAlign w:val="superscript"/>
        </w:rPr>
        <w:t>3</w:t>
      </w:r>
      <w:r w:rsidR="007C5BAF" w:rsidRPr="00B22389">
        <w:rPr>
          <w:rFonts w:ascii="Arial" w:hAnsi="Arial" w:cs="Arial"/>
          <w:sz w:val="22"/>
          <w:szCs w:val="22"/>
        </w:rPr>
        <w:t xml:space="preserve">Hub </w:t>
      </w:r>
      <w:r w:rsidR="007C5BAF" w:rsidRPr="0008213C">
        <w:rPr>
          <w:rFonts w:ascii="Arial" w:hAnsi="Arial" w:cs="Arial"/>
          <w:sz w:val="22"/>
          <w:szCs w:val="22"/>
        </w:rPr>
        <w:t>for Translational Research and Liver/GI Health, FZ-Healthcare Foundation, Zurich</w:t>
      </w:r>
      <w:r>
        <w:rPr>
          <w:rFonts w:ascii="Arial" w:hAnsi="Arial" w:cs="Arial"/>
          <w:sz w:val="22"/>
          <w:szCs w:val="22"/>
        </w:rPr>
        <w:t xml:space="preserve"> </w:t>
      </w:r>
      <w:r w:rsidRPr="0008213C">
        <w:rPr>
          <w:rFonts w:ascii="Arial" w:hAnsi="Arial" w:cs="Arial"/>
          <w:sz w:val="22"/>
          <w:szCs w:val="22"/>
        </w:rPr>
        <w:t>(Switzerland)</w:t>
      </w:r>
    </w:p>
    <w:p w14:paraId="66969321" w14:textId="280CADF4" w:rsidR="007C5BAF" w:rsidRDefault="00B22389" w:rsidP="007C5BAF">
      <w:pPr>
        <w:spacing w:before="40" w:after="120"/>
        <w:rPr>
          <w:rFonts w:ascii="Arial" w:hAnsi="Arial" w:cs="Arial"/>
          <w:color w:val="212121"/>
          <w:sz w:val="22"/>
          <w:szCs w:val="22"/>
          <w:shd w:val="clear" w:color="auto" w:fill="FFFFFF"/>
        </w:rPr>
      </w:pPr>
      <w:r>
        <w:rPr>
          <w:rFonts w:ascii="Arial" w:hAnsi="Arial" w:cs="Arial"/>
          <w:sz w:val="22"/>
          <w:szCs w:val="22"/>
          <w:vertAlign w:val="superscript"/>
        </w:rPr>
        <w:t>4</w:t>
      </w:r>
      <w:r w:rsidR="007C5BAF" w:rsidRPr="0008213C">
        <w:rPr>
          <w:rFonts w:ascii="Arial" w:hAnsi="Arial" w:cs="Arial"/>
          <w:sz w:val="22"/>
          <w:szCs w:val="22"/>
        </w:rPr>
        <w:t xml:space="preserve">Department of Surgery, Cantonal Hospital Thurgau, Frauenfeld </w:t>
      </w:r>
      <w:r w:rsidR="007C5BAF" w:rsidRPr="0008213C">
        <w:rPr>
          <w:rFonts w:ascii="Arial" w:hAnsi="Arial" w:cs="Arial"/>
          <w:color w:val="212121"/>
          <w:sz w:val="22"/>
          <w:szCs w:val="22"/>
          <w:shd w:val="clear" w:color="auto" w:fill="FFFFFF"/>
        </w:rPr>
        <w:t>(Switzerland)</w:t>
      </w:r>
    </w:p>
    <w:p w14:paraId="3997566B" w14:textId="516E13A2" w:rsidR="007C5BAF" w:rsidRPr="0008213C" w:rsidRDefault="00B22389" w:rsidP="007C5BAF">
      <w:pPr>
        <w:spacing w:before="40" w:after="120"/>
        <w:rPr>
          <w:rFonts w:ascii="Arial" w:hAnsi="Arial" w:cs="Arial"/>
          <w:sz w:val="22"/>
          <w:szCs w:val="22"/>
        </w:rPr>
      </w:pPr>
      <w:r>
        <w:rPr>
          <w:rFonts w:ascii="Arial" w:hAnsi="Arial" w:cs="Arial"/>
          <w:sz w:val="22"/>
          <w:szCs w:val="22"/>
          <w:vertAlign w:val="superscript"/>
        </w:rPr>
        <w:t>5</w:t>
      </w:r>
      <w:r w:rsidR="007C5BAF" w:rsidRPr="0008213C">
        <w:rPr>
          <w:rFonts w:ascii="Arial" w:hAnsi="Arial" w:cs="Arial"/>
          <w:sz w:val="22"/>
          <w:szCs w:val="22"/>
        </w:rPr>
        <w:t>Department of Surgery and Transplantation, University of Zurich, Wyss Translational Center, Swiss Medical Network, Zurich (Switzerland)</w:t>
      </w:r>
    </w:p>
    <w:p w14:paraId="7DDB2341" w14:textId="77777777" w:rsidR="007C5BAF" w:rsidRPr="0008213C" w:rsidRDefault="007C5BAF" w:rsidP="007C5BAF">
      <w:pPr>
        <w:spacing w:before="40" w:after="120"/>
        <w:rPr>
          <w:rFonts w:ascii="Arial" w:hAnsi="Arial" w:cs="Arial"/>
          <w:sz w:val="22"/>
          <w:szCs w:val="22"/>
        </w:rPr>
      </w:pPr>
      <w:r w:rsidRPr="0008213C">
        <w:rPr>
          <w:rFonts w:ascii="Arial" w:hAnsi="Arial" w:cs="Arial"/>
          <w:sz w:val="22"/>
          <w:szCs w:val="22"/>
        </w:rPr>
        <w:t>*Both authors contributed equally to this work</w:t>
      </w:r>
    </w:p>
    <w:p w14:paraId="72DCC6EB" w14:textId="77777777" w:rsidR="00B22389" w:rsidRPr="0008213C" w:rsidRDefault="00B22389" w:rsidP="007C5BAF">
      <w:pPr>
        <w:spacing w:before="40" w:after="120"/>
        <w:rPr>
          <w:rFonts w:ascii="Arial" w:hAnsi="Arial" w:cs="Arial"/>
          <w:sz w:val="22"/>
          <w:szCs w:val="22"/>
        </w:rPr>
      </w:pPr>
    </w:p>
    <w:p w14:paraId="2594A7B9" w14:textId="67E01D92" w:rsidR="00E5429A" w:rsidRDefault="007C5BAF" w:rsidP="007C5BAF">
      <w:pPr>
        <w:spacing w:before="40" w:after="120"/>
        <w:rPr>
          <w:rFonts w:ascii="Arial" w:eastAsia="Times New Roman" w:hAnsi="Arial" w:cs="Arial"/>
          <w:kern w:val="0"/>
          <w:sz w:val="22"/>
          <w:szCs w:val="22"/>
          <w:lang w:eastAsia="de-DE"/>
          <w14:ligatures w14:val="none"/>
        </w:rPr>
      </w:pPr>
      <w:r w:rsidRPr="0008213C">
        <w:rPr>
          <w:rFonts w:ascii="Arial" w:eastAsia="Times New Roman" w:hAnsi="Arial" w:cs="Arial"/>
          <w:b/>
          <w:bCs/>
          <w:kern w:val="0"/>
          <w:sz w:val="22"/>
          <w:szCs w:val="22"/>
          <w:lang w:eastAsia="de-DE"/>
          <w14:ligatures w14:val="none"/>
        </w:rPr>
        <w:t>Background</w:t>
      </w:r>
      <w:r>
        <w:rPr>
          <w:rFonts w:ascii="Arial" w:eastAsia="Times New Roman" w:hAnsi="Arial" w:cs="Arial"/>
          <w:b/>
          <w:bCs/>
          <w:kern w:val="0"/>
          <w:sz w:val="22"/>
          <w:szCs w:val="22"/>
          <w:lang w:eastAsia="de-DE"/>
          <w14:ligatures w14:val="none"/>
        </w:rPr>
        <w:t>:</w:t>
      </w:r>
      <w:r w:rsidRPr="0008213C">
        <w:rPr>
          <w:rFonts w:ascii="Arial" w:eastAsia="Times New Roman" w:hAnsi="Arial" w:cs="Arial"/>
          <w:kern w:val="0"/>
          <w:sz w:val="22"/>
          <w:szCs w:val="22"/>
          <w:lang w:eastAsia="de-DE"/>
          <w14:ligatures w14:val="none"/>
        </w:rPr>
        <w:t xml:space="preserve"> </w:t>
      </w:r>
      <w:r w:rsidR="006B2686">
        <w:rPr>
          <w:rFonts w:ascii="Arial" w:eastAsia="Times New Roman" w:hAnsi="Arial" w:cs="Arial"/>
          <w:kern w:val="0"/>
          <w:sz w:val="22"/>
          <w:szCs w:val="22"/>
          <w:lang w:eastAsia="de-DE"/>
          <w14:ligatures w14:val="none"/>
        </w:rPr>
        <w:t>Surgical r</w:t>
      </w:r>
      <w:r w:rsidRPr="0008213C">
        <w:rPr>
          <w:rFonts w:ascii="Arial" w:eastAsia="Times New Roman" w:hAnsi="Arial" w:cs="Arial"/>
          <w:kern w:val="0"/>
          <w:sz w:val="22"/>
          <w:szCs w:val="22"/>
          <w:lang w:eastAsia="de-DE"/>
          <w14:ligatures w14:val="none"/>
        </w:rPr>
        <w:t>andomized controlled trials (RCTs)</w:t>
      </w:r>
      <w:r w:rsidR="006B2686">
        <w:rPr>
          <w:rFonts w:ascii="Arial" w:eastAsia="Times New Roman" w:hAnsi="Arial" w:cs="Arial"/>
          <w:kern w:val="0"/>
          <w:sz w:val="22"/>
          <w:szCs w:val="22"/>
          <w:lang w:eastAsia="de-DE"/>
          <w14:ligatures w14:val="none"/>
        </w:rPr>
        <w:t xml:space="preserve">, </w:t>
      </w:r>
      <w:r w:rsidRPr="0008213C">
        <w:rPr>
          <w:rFonts w:ascii="Arial" w:eastAsia="Times New Roman" w:hAnsi="Arial" w:cs="Arial"/>
          <w:kern w:val="0"/>
          <w:sz w:val="22"/>
          <w:szCs w:val="22"/>
          <w:lang w:eastAsia="de-DE"/>
          <w14:ligatures w14:val="none"/>
        </w:rPr>
        <w:t>considered the gold standard for generating evidence</w:t>
      </w:r>
      <w:r w:rsidR="006B2686">
        <w:rPr>
          <w:rFonts w:ascii="Arial" w:eastAsia="Times New Roman" w:hAnsi="Arial" w:cs="Arial"/>
          <w:kern w:val="0"/>
          <w:sz w:val="22"/>
          <w:szCs w:val="22"/>
          <w:lang w:eastAsia="de-DE"/>
          <w14:ligatures w14:val="none"/>
        </w:rPr>
        <w:t xml:space="preserve">, have </w:t>
      </w:r>
      <w:r w:rsidR="00E31FA5">
        <w:rPr>
          <w:rFonts w:ascii="Arial" w:eastAsia="Times New Roman" w:hAnsi="Arial" w:cs="Arial"/>
          <w:kern w:val="0"/>
          <w:sz w:val="22"/>
          <w:szCs w:val="22"/>
          <w:lang w:eastAsia="de-DE"/>
          <w14:ligatures w14:val="none"/>
        </w:rPr>
        <w:t xml:space="preserve">been shown </w:t>
      </w:r>
      <w:r w:rsidR="006B2686">
        <w:rPr>
          <w:rFonts w:ascii="Arial" w:eastAsia="Times New Roman" w:hAnsi="Arial" w:cs="Arial"/>
          <w:kern w:val="0"/>
          <w:sz w:val="22"/>
          <w:szCs w:val="22"/>
          <w:lang w:eastAsia="de-DE"/>
          <w14:ligatures w14:val="none"/>
        </w:rPr>
        <w:t>to</w:t>
      </w:r>
      <w:r w:rsidR="00E5429A">
        <w:rPr>
          <w:rFonts w:ascii="Arial" w:eastAsia="Times New Roman" w:hAnsi="Arial" w:cs="Arial"/>
          <w:kern w:val="0"/>
          <w:sz w:val="22"/>
          <w:szCs w:val="22"/>
          <w:lang w:eastAsia="de-DE"/>
          <w14:ligatures w14:val="none"/>
        </w:rPr>
        <w:t xml:space="preserve"> </w:t>
      </w:r>
      <w:r w:rsidR="00EF7BB2" w:rsidRPr="0008213C">
        <w:rPr>
          <w:rFonts w:ascii="Arial" w:eastAsia="Times New Roman" w:hAnsi="Arial" w:cs="Arial"/>
          <w:kern w:val="0"/>
          <w:sz w:val="22"/>
          <w:szCs w:val="22"/>
          <w:lang w:eastAsia="de-DE"/>
          <w14:ligatures w14:val="none"/>
        </w:rPr>
        <w:t>rarely place patients at the center of their research</w:t>
      </w:r>
      <w:r w:rsidR="00EF7BB2">
        <w:rPr>
          <w:rFonts w:ascii="Arial" w:eastAsia="Times New Roman" w:hAnsi="Arial" w:cs="Arial"/>
          <w:kern w:val="0"/>
          <w:sz w:val="22"/>
          <w:szCs w:val="22"/>
          <w:lang w:eastAsia="de-DE"/>
          <w14:ligatures w14:val="none"/>
        </w:rPr>
        <w:t xml:space="preserve"> and to be</w:t>
      </w:r>
      <w:r w:rsidRPr="0008213C">
        <w:rPr>
          <w:rFonts w:ascii="Arial" w:eastAsia="Times New Roman" w:hAnsi="Arial" w:cs="Arial"/>
          <w:kern w:val="0"/>
          <w:sz w:val="22"/>
          <w:szCs w:val="22"/>
          <w:lang w:eastAsia="de-DE"/>
          <w14:ligatures w14:val="none"/>
        </w:rPr>
        <w:t xml:space="preserve"> </w:t>
      </w:r>
      <w:r w:rsidR="00E31FA5" w:rsidRPr="0008213C">
        <w:rPr>
          <w:rFonts w:ascii="Arial" w:eastAsia="Times New Roman" w:hAnsi="Arial" w:cs="Arial"/>
          <w:kern w:val="0"/>
          <w:sz w:val="22"/>
          <w:szCs w:val="22"/>
          <w:lang w:eastAsia="de-DE"/>
          <w14:ligatures w14:val="none"/>
        </w:rPr>
        <w:t>often incompletely and inconsistently reported</w:t>
      </w:r>
      <w:r w:rsidR="00EF7BB2">
        <w:rPr>
          <w:rFonts w:ascii="Arial" w:eastAsia="Times New Roman" w:hAnsi="Arial" w:cs="Arial"/>
          <w:kern w:val="0"/>
          <w:sz w:val="22"/>
          <w:szCs w:val="22"/>
          <w:lang w:eastAsia="de-DE"/>
          <w14:ligatures w14:val="none"/>
        </w:rPr>
        <w:t xml:space="preserve">. </w:t>
      </w:r>
      <w:r w:rsidR="00E5429A" w:rsidRPr="00E5429A">
        <w:rPr>
          <w:rFonts w:ascii="Arial" w:eastAsia="Times New Roman" w:hAnsi="Arial" w:cs="Arial"/>
          <w:kern w:val="0"/>
          <w:sz w:val="22"/>
          <w:szCs w:val="22"/>
          <w:lang w:eastAsia="de-DE"/>
          <w14:ligatures w14:val="none"/>
        </w:rPr>
        <w:t>Poor reporting, however, may only be the symptom of a deeper issue, namely, inadequate trial planning.</w:t>
      </w:r>
    </w:p>
    <w:p w14:paraId="6B27B60C" w14:textId="5E90816B" w:rsidR="007C5BAF" w:rsidRPr="0008213C" w:rsidRDefault="007C5BAF" w:rsidP="007C5BAF">
      <w:pPr>
        <w:spacing w:before="40" w:after="120"/>
        <w:rPr>
          <w:rFonts w:ascii="Arial" w:eastAsia="Times New Roman" w:hAnsi="Arial" w:cs="Arial"/>
          <w:b/>
          <w:bCs/>
          <w:kern w:val="0"/>
          <w:sz w:val="22"/>
          <w:szCs w:val="22"/>
          <w:lang w:eastAsia="de-DE"/>
          <w14:ligatures w14:val="none"/>
        </w:rPr>
      </w:pPr>
      <w:r w:rsidRPr="0008213C">
        <w:rPr>
          <w:rFonts w:ascii="Arial" w:eastAsia="Times New Roman" w:hAnsi="Arial" w:cs="Arial"/>
          <w:b/>
          <w:bCs/>
          <w:kern w:val="0"/>
          <w:sz w:val="22"/>
          <w:szCs w:val="22"/>
          <w:lang w:eastAsia="de-DE"/>
          <w14:ligatures w14:val="none"/>
        </w:rPr>
        <w:t>Aims</w:t>
      </w:r>
      <w:r>
        <w:rPr>
          <w:rFonts w:ascii="Arial" w:eastAsia="Times New Roman" w:hAnsi="Arial" w:cs="Arial"/>
          <w:b/>
          <w:bCs/>
          <w:kern w:val="0"/>
          <w:sz w:val="22"/>
          <w:szCs w:val="22"/>
          <w:lang w:eastAsia="de-DE"/>
          <w14:ligatures w14:val="none"/>
        </w:rPr>
        <w:t>:</w:t>
      </w:r>
      <w:r w:rsidRPr="0008213C">
        <w:rPr>
          <w:rFonts w:ascii="Arial" w:eastAsia="Times New Roman" w:hAnsi="Arial" w:cs="Arial"/>
          <w:kern w:val="0"/>
          <w:sz w:val="22"/>
          <w:szCs w:val="22"/>
          <w:lang w:eastAsia="de-DE"/>
          <w14:ligatures w14:val="none"/>
        </w:rPr>
        <w:t xml:space="preserve"> </w:t>
      </w:r>
      <w:r>
        <w:rPr>
          <w:rFonts w:ascii="Arial" w:eastAsia="Times New Roman" w:hAnsi="Arial" w:cs="Arial"/>
          <w:kern w:val="0"/>
          <w:sz w:val="22"/>
          <w:szCs w:val="22"/>
          <w:lang w:eastAsia="de-DE"/>
          <w14:ligatures w14:val="none"/>
        </w:rPr>
        <w:t xml:space="preserve">This meta-research study aims </w:t>
      </w:r>
      <w:r w:rsidR="00E5429A">
        <w:rPr>
          <w:rFonts w:ascii="Arial" w:eastAsia="Times New Roman" w:hAnsi="Arial" w:cs="Arial"/>
          <w:kern w:val="0"/>
          <w:sz w:val="22"/>
          <w:szCs w:val="22"/>
          <w:lang w:eastAsia="de-DE"/>
          <w14:ligatures w14:val="none"/>
        </w:rPr>
        <w:t xml:space="preserve">primarily </w:t>
      </w:r>
      <w:r w:rsidR="00284B5D">
        <w:rPr>
          <w:rFonts w:ascii="Arial" w:eastAsia="Times New Roman" w:hAnsi="Arial" w:cs="Arial"/>
          <w:kern w:val="0"/>
          <w:sz w:val="22"/>
          <w:szCs w:val="22"/>
          <w:lang w:eastAsia="de-DE"/>
          <w14:ligatures w14:val="none"/>
        </w:rPr>
        <w:t xml:space="preserve">to </w:t>
      </w:r>
      <w:r w:rsidR="00E5429A">
        <w:rPr>
          <w:rFonts w:ascii="Arial" w:eastAsia="Times New Roman" w:hAnsi="Arial" w:cs="Arial"/>
          <w:kern w:val="0"/>
          <w:sz w:val="22"/>
          <w:szCs w:val="22"/>
          <w:lang w:eastAsia="de-DE"/>
          <w14:ligatures w14:val="none"/>
        </w:rPr>
        <w:t xml:space="preserve">investigate </w:t>
      </w:r>
      <w:r>
        <w:rPr>
          <w:rFonts w:ascii="Arial" w:eastAsia="Times New Roman" w:hAnsi="Arial" w:cs="Arial"/>
          <w:kern w:val="0"/>
          <w:sz w:val="22"/>
          <w:szCs w:val="22"/>
          <w:lang w:eastAsia="de-DE"/>
          <w14:ligatures w14:val="none"/>
        </w:rPr>
        <w:t>the extent</w:t>
      </w:r>
      <w:r w:rsidRPr="001F40DD">
        <w:rPr>
          <w:rFonts w:ascii="Arial" w:eastAsia="Times New Roman" w:hAnsi="Arial" w:cs="Arial"/>
          <w:kern w:val="0"/>
          <w:sz w:val="22"/>
          <w:szCs w:val="22"/>
          <w:lang w:eastAsia="de-DE"/>
          <w14:ligatures w14:val="none"/>
        </w:rPr>
        <w:t xml:space="preserve"> of shortcomings in </w:t>
      </w:r>
      <w:r w:rsidR="00E5429A">
        <w:rPr>
          <w:rFonts w:ascii="Arial" w:eastAsia="Times New Roman" w:hAnsi="Arial" w:cs="Arial"/>
          <w:kern w:val="0"/>
          <w:sz w:val="22"/>
          <w:szCs w:val="22"/>
          <w:lang w:eastAsia="de-DE"/>
          <w14:ligatures w14:val="none"/>
        </w:rPr>
        <w:t xml:space="preserve">surgical RCTs </w:t>
      </w:r>
      <w:r w:rsidRPr="001F40DD">
        <w:rPr>
          <w:rFonts w:ascii="Arial" w:eastAsia="Times New Roman" w:hAnsi="Arial" w:cs="Arial"/>
          <w:kern w:val="0"/>
          <w:sz w:val="22"/>
          <w:szCs w:val="22"/>
          <w:lang w:eastAsia="de-DE"/>
          <w14:ligatures w14:val="none"/>
        </w:rPr>
        <w:t>planning</w:t>
      </w:r>
      <w:r w:rsidR="00E5429A">
        <w:rPr>
          <w:rFonts w:ascii="Arial" w:eastAsia="Times New Roman" w:hAnsi="Arial" w:cs="Arial"/>
          <w:kern w:val="0"/>
          <w:sz w:val="22"/>
          <w:szCs w:val="22"/>
          <w:lang w:eastAsia="de-DE"/>
          <w14:ligatures w14:val="none"/>
        </w:rPr>
        <w:t>, and secondly to</w:t>
      </w:r>
      <w:r w:rsidR="00E5429A" w:rsidRPr="00E5429A">
        <w:rPr>
          <w:rFonts w:ascii="Arial" w:eastAsia="Times New Roman" w:hAnsi="Arial" w:cs="Arial"/>
          <w:kern w:val="0"/>
          <w:sz w:val="22"/>
          <w:szCs w:val="22"/>
          <w:lang w:eastAsia="de-DE"/>
          <w14:ligatures w14:val="none"/>
        </w:rPr>
        <w:t xml:space="preserve"> assess </w:t>
      </w:r>
      <w:r w:rsidR="002B25A5">
        <w:rPr>
          <w:rFonts w:ascii="Arial" w:eastAsia="Times New Roman" w:hAnsi="Arial" w:cs="Arial"/>
          <w:kern w:val="0"/>
          <w:sz w:val="22"/>
          <w:szCs w:val="22"/>
          <w:lang w:eastAsia="de-DE"/>
          <w14:ligatures w14:val="none"/>
        </w:rPr>
        <w:t xml:space="preserve">consideration of </w:t>
      </w:r>
      <w:r w:rsidR="00E5429A" w:rsidRPr="00E5429A">
        <w:rPr>
          <w:rFonts w:ascii="Arial" w:eastAsia="Times New Roman" w:hAnsi="Arial" w:cs="Arial"/>
          <w:kern w:val="0"/>
          <w:sz w:val="22"/>
          <w:szCs w:val="22"/>
          <w:lang w:eastAsia="de-DE"/>
          <w14:ligatures w14:val="none"/>
        </w:rPr>
        <w:t>clinical relevance in trial design, endpoint</w:t>
      </w:r>
      <w:ins w:id="1" w:author="fariba abbassi" w:date="2025-12-25T20:42:00Z" w16du:dateUtc="2025-12-25T19:42:00Z">
        <w:r w:rsidR="002B25A5">
          <w:rPr>
            <w:rFonts w:ascii="Arial" w:eastAsia="Times New Roman" w:hAnsi="Arial" w:cs="Arial"/>
            <w:kern w:val="0"/>
            <w:sz w:val="22"/>
            <w:szCs w:val="22"/>
            <w:lang w:eastAsia="de-DE"/>
            <w14:ligatures w14:val="none"/>
          </w:rPr>
          <w:t xml:space="preserve"> selection</w:t>
        </w:r>
        <w:del w:id="2" w:author="Joana Rodrigues Ribeiro" w:date="2025-12-26T14:26:00Z" w16du:dateUtc="2025-12-26T13:26:00Z">
          <w:r w:rsidR="002B25A5" w:rsidDel="00B22389">
            <w:rPr>
              <w:rFonts w:ascii="Arial" w:eastAsia="Times New Roman" w:hAnsi="Arial" w:cs="Arial"/>
              <w:kern w:val="0"/>
              <w:sz w:val="22"/>
              <w:szCs w:val="22"/>
              <w:lang w:eastAsia="de-DE"/>
              <w14:ligatures w14:val="none"/>
            </w:rPr>
            <w:delText>?</w:delText>
          </w:r>
        </w:del>
      </w:ins>
      <w:del w:id="3" w:author="Joana Rodrigues Ribeiro" w:date="2025-12-26T14:26:00Z" w16du:dateUtc="2025-12-26T13:26:00Z">
        <w:r w:rsidR="00E5429A" w:rsidRPr="00E5429A" w:rsidDel="00B22389">
          <w:rPr>
            <w:rFonts w:ascii="Arial" w:eastAsia="Times New Roman" w:hAnsi="Arial" w:cs="Arial"/>
            <w:kern w:val="0"/>
            <w:sz w:val="22"/>
            <w:szCs w:val="22"/>
            <w:lang w:eastAsia="de-DE"/>
            <w14:ligatures w14:val="none"/>
          </w:rPr>
          <w:delText>,</w:delText>
        </w:r>
      </w:del>
      <w:r w:rsidR="00E5429A" w:rsidRPr="00E5429A">
        <w:rPr>
          <w:rFonts w:ascii="Arial" w:eastAsia="Times New Roman" w:hAnsi="Arial" w:cs="Arial"/>
          <w:kern w:val="0"/>
          <w:sz w:val="22"/>
          <w:szCs w:val="22"/>
          <w:lang w:eastAsia="de-DE"/>
          <w14:ligatures w14:val="none"/>
        </w:rPr>
        <w:t xml:space="preserve"> and interpretation</w:t>
      </w:r>
      <w:r w:rsidR="00E5429A">
        <w:rPr>
          <w:rFonts w:ascii="Arial" w:eastAsia="Times New Roman" w:hAnsi="Arial" w:cs="Arial"/>
          <w:kern w:val="0"/>
          <w:sz w:val="22"/>
          <w:szCs w:val="22"/>
          <w:lang w:eastAsia="de-DE"/>
          <w14:ligatures w14:val="none"/>
        </w:rPr>
        <w:t>.</w:t>
      </w:r>
    </w:p>
    <w:p w14:paraId="6D7FD7D4" w14:textId="7EF32CC2" w:rsidR="007C5BAF" w:rsidRPr="0008213C" w:rsidRDefault="007C5BAF" w:rsidP="007C5BAF">
      <w:pPr>
        <w:spacing w:before="40" w:after="120"/>
        <w:rPr>
          <w:rFonts w:ascii="Arial" w:eastAsia="Times New Roman" w:hAnsi="Arial" w:cs="Arial"/>
          <w:b/>
          <w:bCs/>
          <w:kern w:val="0"/>
          <w:sz w:val="22"/>
          <w:szCs w:val="22"/>
          <w:lang w:eastAsia="de-DE"/>
          <w14:ligatures w14:val="none"/>
        </w:rPr>
      </w:pPr>
      <w:r w:rsidRPr="0008213C">
        <w:rPr>
          <w:rFonts w:ascii="Arial" w:eastAsia="Times New Roman" w:hAnsi="Arial" w:cs="Arial"/>
          <w:b/>
          <w:bCs/>
          <w:kern w:val="0"/>
          <w:sz w:val="22"/>
          <w:szCs w:val="22"/>
          <w:lang w:eastAsia="de-DE"/>
          <w14:ligatures w14:val="none"/>
        </w:rPr>
        <w:t>Material and Methods</w:t>
      </w:r>
      <w:r>
        <w:rPr>
          <w:rFonts w:ascii="Arial" w:eastAsia="Times New Roman" w:hAnsi="Arial" w:cs="Arial"/>
          <w:b/>
          <w:bCs/>
          <w:kern w:val="0"/>
          <w:sz w:val="22"/>
          <w:szCs w:val="22"/>
          <w:lang w:eastAsia="de-DE"/>
          <w14:ligatures w14:val="none"/>
        </w:rPr>
        <w:t xml:space="preserve">: </w:t>
      </w:r>
      <w:r w:rsidR="00E5429A">
        <w:rPr>
          <w:rFonts w:ascii="Arial" w:eastAsia="Times New Roman" w:hAnsi="Arial" w:cs="Arial"/>
          <w:kern w:val="0"/>
          <w:sz w:val="22"/>
          <w:szCs w:val="22"/>
          <w:lang w:eastAsia="de-DE"/>
          <w14:ligatures w14:val="none"/>
        </w:rPr>
        <w:t>We</w:t>
      </w:r>
      <w:r w:rsidRPr="0008213C">
        <w:rPr>
          <w:rFonts w:ascii="Arial" w:eastAsia="Times New Roman" w:hAnsi="Arial" w:cs="Arial"/>
          <w:kern w:val="0"/>
          <w:sz w:val="22"/>
          <w:szCs w:val="22"/>
          <w:lang w:eastAsia="de-DE"/>
          <w14:ligatures w14:val="none"/>
        </w:rPr>
        <w:t xml:space="preserve"> </w:t>
      </w:r>
      <w:r w:rsidR="002B25A5">
        <w:rPr>
          <w:rFonts w:ascii="Arial" w:eastAsia="Times New Roman" w:hAnsi="Arial" w:cs="Arial"/>
          <w:kern w:val="0"/>
          <w:sz w:val="22"/>
          <w:szCs w:val="22"/>
          <w:lang w:eastAsia="de-DE"/>
          <w14:ligatures w14:val="none"/>
        </w:rPr>
        <w:t>performed</w:t>
      </w:r>
      <w:r>
        <w:rPr>
          <w:rFonts w:ascii="Arial" w:eastAsia="Times New Roman" w:hAnsi="Arial" w:cs="Arial"/>
          <w:kern w:val="0"/>
          <w:sz w:val="22"/>
          <w:szCs w:val="22"/>
          <w:lang w:eastAsia="de-DE"/>
          <w14:ligatures w14:val="none"/>
        </w:rPr>
        <w:t xml:space="preserve"> a </w:t>
      </w:r>
      <w:r w:rsidRPr="0008213C">
        <w:rPr>
          <w:rFonts w:ascii="Arial" w:eastAsia="Times New Roman" w:hAnsi="Arial" w:cs="Arial"/>
          <w:kern w:val="0"/>
          <w:sz w:val="22"/>
          <w:szCs w:val="22"/>
          <w:lang w:eastAsia="de-DE"/>
          <w14:ligatures w14:val="none"/>
        </w:rPr>
        <w:t xml:space="preserve">systematic </w:t>
      </w:r>
      <w:r w:rsidRPr="0008213C">
        <w:rPr>
          <w:rFonts w:ascii="Arial" w:hAnsi="Arial" w:cs="Arial"/>
          <w:sz w:val="22"/>
          <w:szCs w:val="22"/>
        </w:rPr>
        <w:t xml:space="preserve">literature </w:t>
      </w:r>
      <w:r>
        <w:rPr>
          <w:rFonts w:ascii="Arial" w:hAnsi="Arial" w:cs="Arial"/>
          <w:sz w:val="22"/>
          <w:szCs w:val="22"/>
        </w:rPr>
        <w:t xml:space="preserve">search in Scopus to </w:t>
      </w:r>
      <w:r>
        <w:rPr>
          <w:rFonts w:ascii="Arial" w:eastAsia="Times New Roman" w:hAnsi="Arial" w:cs="Arial"/>
          <w:kern w:val="0"/>
          <w:sz w:val="22"/>
          <w:szCs w:val="22"/>
          <w:lang w:eastAsia="de-DE"/>
          <w14:ligatures w14:val="none"/>
        </w:rPr>
        <w:t>identify all</w:t>
      </w:r>
      <w:r w:rsidRPr="0008213C">
        <w:rPr>
          <w:rFonts w:ascii="Arial" w:eastAsia="Times New Roman" w:hAnsi="Arial" w:cs="Arial"/>
          <w:kern w:val="0"/>
          <w:sz w:val="22"/>
          <w:szCs w:val="22"/>
          <w:lang w:eastAsia="de-DE"/>
          <w14:ligatures w14:val="none"/>
        </w:rPr>
        <w:t xml:space="preserve"> </w:t>
      </w:r>
      <w:r w:rsidRPr="0008213C">
        <w:rPr>
          <w:rFonts w:ascii="Arial" w:hAnsi="Arial" w:cs="Arial"/>
          <w:sz w:val="22"/>
          <w:szCs w:val="22"/>
        </w:rPr>
        <w:t>RCTs using the Comprehensive Complication Index (CCI</w:t>
      </w:r>
      <w:r w:rsidRPr="0008213C">
        <w:rPr>
          <w:rFonts w:ascii="Arial" w:hAnsi="Arial" w:cs="Arial"/>
          <w:sz w:val="22"/>
          <w:szCs w:val="22"/>
          <w:vertAlign w:val="superscript"/>
        </w:rPr>
        <w:sym w:font="Symbol" w:char="F0D2"/>
      </w:r>
      <w:r w:rsidRPr="0008213C">
        <w:rPr>
          <w:rFonts w:ascii="Arial" w:hAnsi="Arial" w:cs="Arial"/>
          <w:sz w:val="22"/>
          <w:szCs w:val="22"/>
        </w:rPr>
        <w:t>)</w:t>
      </w:r>
      <w:r w:rsidR="002B25A5">
        <w:rPr>
          <w:rFonts w:ascii="Arial" w:hAnsi="Arial" w:cs="Arial"/>
          <w:sz w:val="22"/>
          <w:szCs w:val="22"/>
        </w:rPr>
        <w:t xml:space="preserve"> as an endpoint</w:t>
      </w:r>
      <w:r w:rsidRPr="0008213C">
        <w:rPr>
          <w:rFonts w:ascii="Arial" w:hAnsi="Arial" w:cs="Arial"/>
          <w:sz w:val="22"/>
          <w:szCs w:val="22"/>
        </w:rPr>
        <w:t xml:space="preserve">. As the CCI® is the only validated and patient-relevant measure of postoperative morbidity, </w:t>
      </w:r>
      <w:r>
        <w:rPr>
          <w:rFonts w:ascii="Arial" w:hAnsi="Arial" w:cs="Arial"/>
          <w:sz w:val="22"/>
          <w:szCs w:val="22"/>
        </w:rPr>
        <w:t xml:space="preserve">we assumed that </w:t>
      </w:r>
      <w:r w:rsidRPr="0008213C">
        <w:rPr>
          <w:rFonts w:ascii="Arial" w:hAnsi="Arial" w:cs="Arial"/>
          <w:sz w:val="22"/>
          <w:szCs w:val="22"/>
        </w:rPr>
        <w:t xml:space="preserve">trials using this outcome </w:t>
      </w:r>
      <w:r>
        <w:rPr>
          <w:rFonts w:ascii="Arial" w:hAnsi="Arial" w:cs="Arial"/>
          <w:sz w:val="22"/>
          <w:szCs w:val="22"/>
        </w:rPr>
        <w:t>would have the</w:t>
      </w:r>
      <w:r w:rsidRPr="0008213C">
        <w:rPr>
          <w:rFonts w:ascii="Arial" w:hAnsi="Arial" w:cs="Arial"/>
          <w:sz w:val="22"/>
          <w:szCs w:val="22"/>
        </w:rPr>
        <w:t xml:space="preserve"> large</w:t>
      </w:r>
      <w:r>
        <w:rPr>
          <w:rFonts w:ascii="Arial" w:hAnsi="Arial" w:cs="Arial"/>
          <w:sz w:val="22"/>
          <w:szCs w:val="22"/>
        </w:rPr>
        <w:t>st</w:t>
      </w:r>
      <w:r w:rsidRPr="0008213C">
        <w:rPr>
          <w:rFonts w:ascii="Arial" w:hAnsi="Arial" w:cs="Arial"/>
          <w:sz w:val="22"/>
          <w:szCs w:val="22"/>
        </w:rPr>
        <w:t xml:space="preserve"> potential to inform meaningful decision making. </w:t>
      </w:r>
      <w:r w:rsidR="001E3A1F">
        <w:rPr>
          <w:rFonts w:ascii="Arial" w:hAnsi="Arial" w:cs="Arial"/>
          <w:sz w:val="22"/>
          <w:szCs w:val="22"/>
        </w:rPr>
        <w:t>W</w:t>
      </w:r>
      <w:r w:rsidRPr="006666A7">
        <w:rPr>
          <w:rFonts w:ascii="Arial" w:hAnsi="Arial" w:cs="Arial"/>
          <w:sz w:val="22"/>
          <w:szCs w:val="22"/>
        </w:rPr>
        <w:t>e extracted</w:t>
      </w:r>
      <w:r w:rsidR="001E3A1F">
        <w:rPr>
          <w:rFonts w:ascii="Arial" w:hAnsi="Arial" w:cs="Arial"/>
          <w:sz w:val="22"/>
          <w:szCs w:val="22"/>
        </w:rPr>
        <w:t xml:space="preserve"> from both </w:t>
      </w:r>
      <w:r w:rsidR="001E3A1F" w:rsidRPr="006666A7">
        <w:rPr>
          <w:rFonts w:ascii="Arial" w:hAnsi="Arial" w:cs="Arial"/>
          <w:sz w:val="22"/>
          <w:szCs w:val="22"/>
        </w:rPr>
        <w:t>pre-trial documentation and</w:t>
      </w:r>
      <w:r w:rsidR="001E3A1F">
        <w:rPr>
          <w:rFonts w:ascii="Arial" w:hAnsi="Arial" w:cs="Arial"/>
          <w:sz w:val="22"/>
          <w:szCs w:val="22"/>
        </w:rPr>
        <w:t xml:space="preserve"> </w:t>
      </w:r>
      <w:r w:rsidR="001E3A1F" w:rsidRPr="006666A7">
        <w:rPr>
          <w:rFonts w:ascii="Arial" w:hAnsi="Arial" w:cs="Arial"/>
          <w:sz w:val="22"/>
          <w:szCs w:val="22"/>
        </w:rPr>
        <w:t>final publication</w:t>
      </w:r>
      <w:r w:rsidRPr="006666A7">
        <w:rPr>
          <w:rFonts w:ascii="Arial" w:hAnsi="Arial" w:cs="Arial"/>
          <w:sz w:val="22"/>
          <w:szCs w:val="22"/>
        </w:rPr>
        <w:t xml:space="preserve"> </w:t>
      </w:r>
      <w:r w:rsidR="001E3A1F">
        <w:rPr>
          <w:rFonts w:ascii="Arial" w:hAnsi="Arial" w:cs="Arial"/>
          <w:sz w:val="22"/>
          <w:szCs w:val="22"/>
        </w:rPr>
        <w:t xml:space="preserve">the </w:t>
      </w:r>
      <w:r>
        <w:rPr>
          <w:rFonts w:ascii="Arial" w:hAnsi="Arial" w:cs="Arial"/>
          <w:sz w:val="22"/>
          <w:szCs w:val="22"/>
        </w:rPr>
        <w:t xml:space="preserve">reported </w:t>
      </w:r>
      <w:r w:rsidRPr="006666A7">
        <w:rPr>
          <w:rFonts w:ascii="Arial" w:hAnsi="Arial" w:cs="Arial"/>
          <w:sz w:val="22"/>
          <w:szCs w:val="22"/>
        </w:rPr>
        <w:t>trial endpoints</w:t>
      </w:r>
      <w:r w:rsidRPr="0008213C">
        <w:rPr>
          <w:rFonts w:ascii="Arial" w:eastAsia="Times New Roman" w:hAnsi="Arial" w:cs="Arial"/>
          <w:kern w:val="0"/>
          <w:sz w:val="22"/>
          <w:szCs w:val="22"/>
          <w:lang w:eastAsia="de-DE"/>
          <w14:ligatures w14:val="none"/>
        </w:rPr>
        <w:t xml:space="preserve">, </w:t>
      </w:r>
      <w:r>
        <w:rPr>
          <w:rFonts w:ascii="Arial" w:eastAsia="Times New Roman" w:hAnsi="Arial" w:cs="Arial"/>
          <w:kern w:val="0"/>
          <w:sz w:val="22"/>
          <w:szCs w:val="22"/>
          <w:lang w:eastAsia="de-DE"/>
          <w14:ligatures w14:val="none"/>
        </w:rPr>
        <w:t>design and</w:t>
      </w:r>
      <w:r w:rsidRPr="0008213C">
        <w:rPr>
          <w:rFonts w:ascii="Arial" w:eastAsia="Times New Roman" w:hAnsi="Arial" w:cs="Arial"/>
          <w:kern w:val="0"/>
          <w:sz w:val="22"/>
          <w:szCs w:val="22"/>
          <w:lang w:eastAsia="de-DE"/>
          <w14:ligatures w14:val="none"/>
        </w:rPr>
        <w:t xml:space="preserve"> sample size calculation</w:t>
      </w:r>
      <w:r>
        <w:rPr>
          <w:rFonts w:ascii="Arial" w:eastAsia="Times New Roman" w:hAnsi="Arial" w:cs="Arial"/>
          <w:kern w:val="0"/>
          <w:sz w:val="22"/>
          <w:szCs w:val="22"/>
          <w:lang w:eastAsia="de-DE"/>
          <w14:ligatures w14:val="none"/>
        </w:rPr>
        <w:t xml:space="preserve">. </w:t>
      </w:r>
      <w:r w:rsidRPr="00B22389">
        <w:rPr>
          <w:rFonts w:ascii="Arial" w:eastAsia="Times New Roman" w:hAnsi="Arial" w:cs="Arial"/>
          <w:kern w:val="0"/>
          <w:sz w:val="22"/>
          <w:szCs w:val="22"/>
          <w:lang w:eastAsia="de-DE"/>
          <w14:ligatures w14:val="none"/>
          <w:rPrChange w:id="4" w:author="Joana Rodrigues Ribeiro" w:date="2025-12-26T14:25:00Z" w16du:dateUtc="2025-12-26T13:25:00Z">
            <w:rPr>
              <w:rFonts w:ascii="Arial" w:eastAsia="Times New Roman" w:hAnsi="Arial" w:cs="Arial"/>
              <w:kern w:val="0"/>
              <w:sz w:val="22"/>
              <w:szCs w:val="22"/>
              <w:highlight w:val="yellow"/>
              <w:lang w:eastAsia="de-DE"/>
              <w14:ligatures w14:val="none"/>
            </w:rPr>
          </w:rPrChange>
        </w:rPr>
        <w:t xml:space="preserve">For trials </w:t>
      </w:r>
      <w:r w:rsidR="00646A5D" w:rsidRPr="00B22389">
        <w:rPr>
          <w:rFonts w:ascii="Arial" w:eastAsia="Times New Roman" w:hAnsi="Arial" w:cs="Arial"/>
          <w:kern w:val="0"/>
          <w:sz w:val="22"/>
          <w:szCs w:val="22"/>
          <w:lang w:eastAsia="de-DE"/>
          <w14:ligatures w14:val="none"/>
          <w:rPrChange w:id="5" w:author="Joana Rodrigues Ribeiro" w:date="2025-12-26T14:25:00Z" w16du:dateUtc="2025-12-26T13:25:00Z">
            <w:rPr>
              <w:rFonts w:ascii="Arial" w:eastAsia="Times New Roman" w:hAnsi="Arial" w:cs="Arial"/>
              <w:kern w:val="0"/>
              <w:sz w:val="22"/>
              <w:szCs w:val="22"/>
              <w:highlight w:val="yellow"/>
              <w:lang w:eastAsia="de-DE"/>
              <w14:ligatures w14:val="none"/>
            </w:rPr>
          </w:rPrChange>
        </w:rPr>
        <w:t>with</w:t>
      </w:r>
      <w:r w:rsidRPr="00B22389">
        <w:rPr>
          <w:rFonts w:ascii="Arial" w:eastAsia="Times New Roman" w:hAnsi="Arial" w:cs="Arial"/>
          <w:kern w:val="0"/>
          <w:sz w:val="22"/>
          <w:szCs w:val="22"/>
          <w:lang w:eastAsia="de-DE"/>
          <w14:ligatures w14:val="none"/>
          <w:rPrChange w:id="6" w:author="Joana Rodrigues Ribeiro" w:date="2025-12-26T14:25:00Z" w16du:dateUtc="2025-12-26T13:25:00Z">
            <w:rPr>
              <w:rFonts w:ascii="Arial" w:eastAsia="Times New Roman" w:hAnsi="Arial" w:cs="Arial"/>
              <w:kern w:val="0"/>
              <w:sz w:val="22"/>
              <w:szCs w:val="22"/>
              <w:highlight w:val="yellow"/>
              <w:lang w:eastAsia="de-DE"/>
              <w14:ligatures w14:val="none"/>
            </w:rPr>
          </w:rPrChange>
        </w:rPr>
        <w:t xml:space="preserve"> </w:t>
      </w:r>
      <w:r w:rsidR="002B25A5" w:rsidRPr="00B22389">
        <w:rPr>
          <w:rFonts w:ascii="Arial" w:eastAsia="Times New Roman" w:hAnsi="Arial" w:cs="Arial"/>
          <w:kern w:val="0"/>
          <w:sz w:val="22"/>
          <w:szCs w:val="22"/>
          <w:lang w:eastAsia="de-DE"/>
          <w14:ligatures w14:val="none"/>
          <w:rPrChange w:id="7" w:author="Joana Rodrigues Ribeiro" w:date="2025-12-26T14:25:00Z" w16du:dateUtc="2025-12-26T13:25:00Z">
            <w:rPr>
              <w:rFonts w:ascii="Arial" w:eastAsia="Times New Roman" w:hAnsi="Arial" w:cs="Arial"/>
              <w:kern w:val="0"/>
              <w:sz w:val="22"/>
              <w:szCs w:val="22"/>
              <w:highlight w:val="yellow"/>
              <w:lang w:eastAsia="de-DE"/>
              <w14:ligatures w14:val="none"/>
            </w:rPr>
          </w:rPrChange>
        </w:rPr>
        <w:t xml:space="preserve">a </w:t>
      </w:r>
      <w:r w:rsidRPr="00B22389">
        <w:rPr>
          <w:rFonts w:ascii="Arial" w:eastAsia="Times New Roman" w:hAnsi="Arial" w:cs="Arial"/>
          <w:kern w:val="0"/>
          <w:sz w:val="22"/>
          <w:szCs w:val="22"/>
          <w:lang w:eastAsia="de-DE"/>
          <w14:ligatures w14:val="none"/>
          <w:rPrChange w:id="8" w:author="Joana Rodrigues Ribeiro" w:date="2025-12-26T14:25:00Z" w16du:dateUtc="2025-12-26T13:25:00Z">
            <w:rPr>
              <w:rFonts w:ascii="Arial" w:eastAsia="Times New Roman" w:hAnsi="Arial" w:cs="Arial"/>
              <w:kern w:val="0"/>
              <w:sz w:val="22"/>
              <w:szCs w:val="22"/>
              <w:highlight w:val="yellow"/>
              <w:lang w:eastAsia="de-DE"/>
              <w14:ligatures w14:val="none"/>
            </w:rPr>
          </w:rPrChange>
        </w:rPr>
        <w:t xml:space="preserve">statistically significant primary endpoint, we </w:t>
      </w:r>
      <w:r w:rsidR="00646A5D">
        <w:rPr>
          <w:rFonts w:ascii="Arial" w:eastAsia="Times New Roman" w:hAnsi="Arial" w:cs="Arial"/>
          <w:kern w:val="0"/>
          <w:sz w:val="22"/>
          <w:szCs w:val="22"/>
          <w:lang w:eastAsia="de-DE"/>
          <w14:ligatures w14:val="none"/>
        </w:rPr>
        <w:t xml:space="preserve">assessed </w:t>
      </w:r>
      <w:r w:rsidRPr="0008213C">
        <w:rPr>
          <w:rFonts w:ascii="Arial" w:eastAsia="Times New Roman" w:hAnsi="Arial" w:cs="Arial"/>
          <w:kern w:val="0"/>
          <w:sz w:val="22"/>
          <w:szCs w:val="22"/>
          <w:lang w:eastAsia="de-DE"/>
          <w14:ligatures w14:val="none"/>
        </w:rPr>
        <w:t xml:space="preserve">whether </w:t>
      </w:r>
      <w:r w:rsidR="00646A5D">
        <w:rPr>
          <w:rFonts w:ascii="Arial" w:eastAsia="Times New Roman" w:hAnsi="Arial" w:cs="Arial"/>
          <w:kern w:val="0"/>
          <w:sz w:val="22"/>
          <w:szCs w:val="22"/>
          <w:lang w:eastAsia="de-DE"/>
          <w14:ligatures w14:val="none"/>
        </w:rPr>
        <w:t>results were interpreted as clinically meaningful</w:t>
      </w:r>
      <w:r w:rsidRPr="0008213C">
        <w:rPr>
          <w:rFonts w:ascii="Arial" w:eastAsia="Times New Roman" w:hAnsi="Arial" w:cs="Arial"/>
          <w:kern w:val="0"/>
          <w:sz w:val="22"/>
          <w:szCs w:val="22"/>
          <w:lang w:eastAsia="de-DE"/>
          <w14:ligatures w14:val="none"/>
        </w:rPr>
        <w:t>.</w:t>
      </w:r>
    </w:p>
    <w:p w14:paraId="601F7F37" w14:textId="56970B71" w:rsidR="007C5BAF" w:rsidRPr="006749D7" w:rsidRDefault="007C5BAF" w:rsidP="001E3A1F">
      <w:pPr>
        <w:spacing w:before="40" w:after="120"/>
        <w:rPr>
          <w:rFonts w:ascii="Arial" w:eastAsia="Times New Roman" w:hAnsi="Arial" w:cs="Arial"/>
          <w:kern w:val="0"/>
          <w:sz w:val="22"/>
          <w:szCs w:val="22"/>
          <w:lang w:eastAsia="de-DE"/>
          <w14:ligatures w14:val="none"/>
        </w:rPr>
      </w:pPr>
      <w:r w:rsidRPr="0008213C">
        <w:rPr>
          <w:rFonts w:ascii="Arial" w:eastAsia="Times New Roman" w:hAnsi="Arial" w:cs="Arial"/>
          <w:b/>
          <w:bCs/>
          <w:kern w:val="0"/>
          <w:sz w:val="22"/>
          <w:szCs w:val="22"/>
          <w:lang w:eastAsia="de-DE"/>
          <w14:ligatures w14:val="none"/>
        </w:rPr>
        <w:t>Results</w:t>
      </w:r>
      <w:r>
        <w:rPr>
          <w:rFonts w:ascii="Arial" w:eastAsia="Times New Roman" w:hAnsi="Arial" w:cs="Arial"/>
          <w:b/>
          <w:bCs/>
          <w:kern w:val="0"/>
          <w:sz w:val="22"/>
          <w:szCs w:val="22"/>
          <w:lang w:eastAsia="de-DE"/>
          <w14:ligatures w14:val="none"/>
        </w:rPr>
        <w:t xml:space="preserve">: </w:t>
      </w:r>
      <w:r w:rsidRPr="006666A7">
        <w:rPr>
          <w:rFonts w:ascii="Arial" w:eastAsia="Times New Roman" w:hAnsi="Arial" w:cs="Arial"/>
          <w:kern w:val="0"/>
          <w:sz w:val="22"/>
          <w:szCs w:val="22"/>
          <w:lang w:eastAsia="de-DE"/>
          <w14:ligatures w14:val="none"/>
        </w:rPr>
        <w:t>We identified 136 eligible RCTs</w:t>
      </w:r>
      <w:r w:rsidR="001E3A1F">
        <w:rPr>
          <w:rFonts w:ascii="Arial" w:eastAsia="Times New Roman" w:hAnsi="Arial" w:cs="Arial"/>
          <w:kern w:val="0"/>
          <w:sz w:val="22"/>
          <w:szCs w:val="22"/>
          <w:lang w:eastAsia="de-DE"/>
          <w14:ligatures w14:val="none"/>
        </w:rPr>
        <w:t xml:space="preserve"> </w:t>
      </w:r>
      <w:r w:rsidR="001E3A1F" w:rsidRPr="001E3A1F">
        <w:rPr>
          <w:rFonts w:ascii="Arial" w:hAnsi="Arial" w:cs="Arial"/>
          <w:sz w:val="22"/>
          <w:szCs w:val="22"/>
        </w:rPr>
        <w:t>(87 published, 49 ongoing). Pre-trial documents were available for 84 published trials (98%)</w:t>
      </w:r>
      <w:r w:rsidR="00646A5D">
        <w:rPr>
          <w:rFonts w:ascii="Arial" w:hAnsi="Arial" w:cs="Arial"/>
          <w:sz w:val="22"/>
          <w:szCs w:val="22"/>
        </w:rPr>
        <w:t>, with p</w:t>
      </w:r>
      <w:r w:rsidR="001E3A1F" w:rsidRPr="001E3A1F">
        <w:rPr>
          <w:rFonts w:ascii="Arial" w:hAnsi="Arial" w:cs="Arial"/>
          <w:sz w:val="22"/>
          <w:szCs w:val="22"/>
        </w:rPr>
        <w:t xml:space="preserve">rimary endpoints defined in all (100%), but study design reported </w:t>
      </w:r>
      <w:r w:rsidR="00646A5D">
        <w:rPr>
          <w:rFonts w:ascii="Arial" w:hAnsi="Arial" w:cs="Arial"/>
          <w:sz w:val="22"/>
          <w:szCs w:val="22"/>
        </w:rPr>
        <w:t>in</w:t>
      </w:r>
      <w:r w:rsidR="001E3A1F" w:rsidRPr="001E3A1F">
        <w:rPr>
          <w:rFonts w:ascii="Arial" w:hAnsi="Arial" w:cs="Arial"/>
          <w:sz w:val="22"/>
          <w:szCs w:val="22"/>
        </w:rPr>
        <w:t xml:space="preserve"> only 23 (27%). Among the </w:t>
      </w:r>
      <w:r w:rsidR="00646A5D">
        <w:rPr>
          <w:rFonts w:ascii="Arial" w:hAnsi="Arial" w:cs="Arial"/>
          <w:sz w:val="22"/>
          <w:szCs w:val="22"/>
        </w:rPr>
        <w:t>final</w:t>
      </w:r>
      <w:r w:rsidR="001E3A1F" w:rsidRPr="001E3A1F">
        <w:rPr>
          <w:rFonts w:ascii="Arial" w:hAnsi="Arial" w:cs="Arial"/>
          <w:sz w:val="22"/>
          <w:szCs w:val="22"/>
        </w:rPr>
        <w:t xml:space="preserve"> publications, </w:t>
      </w:r>
      <w:r w:rsidR="00646A5D" w:rsidRPr="00646A5D">
        <w:rPr>
          <w:rFonts w:ascii="Arial" w:hAnsi="Arial" w:cs="Arial"/>
          <w:sz w:val="22"/>
          <w:szCs w:val="22"/>
        </w:rPr>
        <w:t xml:space="preserve">20 (23%) specified a superiority design, 12 (14%) a non-inferiority design, and </w:t>
      </w:r>
      <w:commentRangeStart w:id="9"/>
      <w:commentRangeStart w:id="10"/>
      <w:r w:rsidR="00646A5D" w:rsidRPr="00646A5D">
        <w:rPr>
          <w:rFonts w:ascii="Arial" w:hAnsi="Arial" w:cs="Arial"/>
          <w:sz w:val="22"/>
          <w:szCs w:val="22"/>
        </w:rPr>
        <w:t>the 55 trials without a reported study aim were effectively superiority trials.</w:t>
      </w:r>
      <w:r w:rsidR="00646A5D">
        <w:rPr>
          <w:rFonts w:ascii="Arial" w:hAnsi="Arial" w:cs="Arial"/>
          <w:sz w:val="22"/>
          <w:szCs w:val="22"/>
        </w:rPr>
        <w:t xml:space="preserve"> </w:t>
      </w:r>
      <w:commentRangeEnd w:id="9"/>
      <w:r w:rsidR="002B25A5">
        <w:rPr>
          <w:rStyle w:val="CommentReference"/>
        </w:rPr>
        <w:commentReference w:id="9"/>
      </w:r>
      <w:commentRangeEnd w:id="10"/>
      <w:r w:rsidR="00B22389">
        <w:rPr>
          <w:rStyle w:val="CommentReference"/>
        </w:rPr>
        <w:commentReference w:id="10"/>
      </w:r>
      <w:r w:rsidR="00646A5D">
        <w:rPr>
          <w:rFonts w:ascii="Arial" w:hAnsi="Arial" w:cs="Arial"/>
          <w:sz w:val="22"/>
          <w:szCs w:val="22"/>
        </w:rPr>
        <w:t>S</w:t>
      </w:r>
      <w:r w:rsidR="001E3A1F" w:rsidRPr="001E3A1F">
        <w:rPr>
          <w:rFonts w:ascii="Arial" w:hAnsi="Arial" w:cs="Arial"/>
          <w:sz w:val="22"/>
          <w:szCs w:val="22"/>
        </w:rPr>
        <w:t xml:space="preserve">ample size calculations were </w:t>
      </w:r>
      <w:r w:rsidR="00646A5D">
        <w:rPr>
          <w:rFonts w:ascii="Arial" w:hAnsi="Arial" w:cs="Arial"/>
          <w:sz w:val="22"/>
          <w:szCs w:val="22"/>
        </w:rPr>
        <w:t>provided</w:t>
      </w:r>
      <w:r w:rsidR="001E3A1F" w:rsidRPr="001E3A1F">
        <w:rPr>
          <w:rFonts w:ascii="Arial" w:hAnsi="Arial" w:cs="Arial"/>
          <w:sz w:val="22"/>
          <w:szCs w:val="22"/>
        </w:rPr>
        <w:t xml:space="preserve"> in 84</w:t>
      </w:r>
      <w:r w:rsidR="00646A5D">
        <w:rPr>
          <w:rFonts w:ascii="Arial" w:hAnsi="Arial" w:cs="Arial"/>
          <w:sz w:val="22"/>
          <w:szCs w:val="22"/>
        </w:rPr>
        <w:t xml:space="preserve"> trials</w:t>
      </w:r>
      <w:r w:rsidR="001E3A1F" w:rsidRPr="001E3A1F">
        <w:rPr>
          <w:rFonts w:ascii="Arial" w:hAnsi="Arial" w:cs="Arial"/>
          <w:sz w:val="22"/>
          <w:szCs w:val="22"/>
        </w:rPr>
        <w:t xml:space="preserve"> (98%), and 44 (51%) achieved statistical significance for their primary endpoint. However, only 9 (</w:t>
      </w:r>
      <w:r w:rsidR="001E3A1F" w:rsidRPr="00B22389">
        <w:rPr>
          <w:rFonts w:ascii="Arial" w:hAnsi="Arial" w:cs="Arial"/>
          <w:sz w:val="22"/>
          <w:szCs w:val="22"/>
        </w:rPr>
        <w:t>20%)</w:t>
      </w:r>
      <w:r w:rsidR="001E3A1F" w:rsidRPr="001E3A1F">
        <w:rPr>
          <w:rFonts w:ascii="Arial" w:hAnsi="Arial" w:cs="Arial"/>
          <w:sz w:val="22"/>
          <w:szCs w:val="22"/>
        </w:rPr>
        <w:t xml:space="preserve"> interpreted results from a clinical perspective.</w:t>
      </w:r>
    </w:p>
    <w:p w14:paraId="21623E8D" w14:textId="61C089CE" w:rsidR="00E5429A" w:rsidRPr="0008213C" w:rsidRDefault="007C5BAF" w:rsidP="00646A5D">
      <w:pPr>
        <w:spacing w:before="40" w:after="120"/>
        <w:rPr>
          <w:rFonts w:ascii="Arial" w:eastAsia="Times New Roman" w:hAnsi="Arial" w:cs="Arial"/>
          <w:kern w:val="0"/>
          <w:sz w:val="22"/>
          <w:szCs w:val="22"/>
          <w:lang w:eastAsia="de-DE"/>
          <w14:ligatures w14:val="none"/>
        </w:rPr>
      </w:pPr>
      <w:r w:rsidRPr="0008213C">
        <w:rPr>
          <w:rFonts w:ascii="Arial" w:eastAsia="Times New Roman" w:hAnsi="Arial" w:cs="Arial"/>
          <w:b/>
          <w:bCs/>
          <w:kern w:val="0"/>
          <w:sz w:val="22"/>
          <w:szCs w:val="22"/>
          <w:lang w:eastAsia="de-DE"/>
          <w14:ligatures w14:val="none"/>
        </w:rPr>
        <w:t>Conclusions</w:t>
      </w:r>
      <w:r>
        <w:rPr>
          <w:rFonts w:ascii="Arial" w:eastAsia="Times New Roman" w:hAnsi="Arial" w:cs="Arial"/>
          <w:b/>
          <w:bCs/>
          <w:kern w:val="0"/>
          <w:sz w:val="22"/>
          <w:szCs w:val="22"/>
          <w:lang w:eastAsia="de-DE"/>
          <w14:ligatures w14:val="none"/>
        </w:rPr>
        <w:t xml:space="preserve">: </w:t>
      </w:r>
      <w:r w:rsidR="00646A5D" w:rsidRPr="00646A5D">
        <w:rPr>
          <w:rFonts w:ascii="Arial" w:eastAsia="Times New Roman" w:hAnsi="Arial" w:cs="Arial"/>
          <w:kern w:val="0"/>
          <w:sz w:val="22"/>
          <w:szCs w:val="22"/>
          <w:lang w:eastAsia="de-DE"/>
          <w14:ligatures w14:val="none"/>
        </w:rPr>
        <w:t>Endpoints and sample sizes were usually reported, but study design and clinical interpretation were lacking.</w:t>
      </w:r>
      <w:r w:rsidR="00646A5D">
        <w:rPr>
          <w:rFonts w:ascii="Arial" w:eastAsia="Times New Roman" w:hAnsi="Arial" w:cs="Arial"/>
          <w:kern w:val="0"/>
          <w:sz w:val="22"/>
          <w:szCs w:val="22"/>
          <w:lang w:eastAsia="de-DE"/>
          <w14:ligatures w14:val="none"/>
        </w:rPr>
        <w:t xml:space="preserve"> </w:t>
      </w:r>
      <w:r w:rsidR="00646A5D" w:rsidRPr="00646A5D">
        <w:rPr>
          <w:rFonts w:ascii="Arial" w:eastAsia="Times New Roman" w:hAnsi="Arial" w:cs="Arial"/>
          <w:kern w:val="0"/>
          <w:sz w:val="22"/>
          <w:szCs w:val="22"/>
          <w:lang w:eastAsia="de-DE"/>
          <w14:ligatures w14:val="none"/>
        </w:rPr>
        <w:t>These findings highlight substantial shortcomings in trial planning and underscore the need for more rigorous consideration of clinical relevance when designing and reporting RCTs</w:t>
      </w:r>
      <w:r w:rsidR="00646A5D">
        <w:rPr>
          <w:rFonts w:ascii="Arial" w:eastAsia="Times New Roman" w:hAnsi="Arial" w:cs="Arial"/>
          <w:kern w:val="0"/>
          <w:sz w:val="22"/>
          <w:szCs w:val="22"/>
          <w:lang w:eastAsia="de-DE"/>
          <w14:ligatures w14:val="none"/>
        </w:rPr>
        <w:t>.</w:t>
      </w:r>
    </w:p>
    <w:p w14:paraId="1CFCFF82" w14:textId="77777777" w:rsidR="007C5BAF" w:rsidRDefault="007C5BAF" w:rsidP="007C5BAF">
      <w:pPr>
        <w:rPr>
          <w:rFonts w:ascii="Arial" w:eastAsia="Times New Roman" w:hAnsi="Arial" w:cs="Arial"/>
          <w:kern w:val="0"/>
          <w:sz w:val="22"/>
          <w:szCs w:val="22"/>
          <w:lang w:eastAsia="de-DE"/>
          <w14:ligatures w14:val="none"/>
        </w:rPr>
      </w:pPr>
    </w:p>
    <w:p w14:paraId="131CFF6B" w14:textId="77777777" w:rsidR="00646A5D" w:rsidRDefault="00646A5D" w:rsidP="007C5BAF">
      <w:pPr>
        <w:rPr>
          <w:rFonts w:ascii="Arial" w:eastAsia="Times New Roman" w:hAnsi="Arial" w:cs="Arial"/>
          <w:kern w:val="0"/>
          <w:sz w:val="22"/>
          <w:szCs w:val="22"/>
          <w:lang w:eastAsia="de-DE"/>
          <w14:ligatures w14:val="none"/>
        </w:rPr>
      </w:pPr>
    </w:p>
    <w:p w14:paraId="30E2D81C" w14:textId="19D560DE" w:rsidR="007C5BAF" w:rsidRPr="00D92E5F" w:rsidRDefault="007C5BAF" w:rsidP="007C5BAF">
      <w:pPr>
        <w:rPr>
          <w:rFonts w:ascii="Arial" w:hAnsi="Arial" w:cs="Arial"/>
          <w:b/>
          <w:bCs/>
          <w:sz w:val="22"/>
          <w:szCs w:val="22"/>
        </w:rPr>
      </w:pPr>
      <w:r w:rsidRPr="00D92E5F">
        <w:rPr>
          <w:rFonts w:ascii="Arial" w:hAnsi="Arial" w:cs="Arial"/>
          <w:b/>
          <w:bCs/>
          <w:iCs/>
          <w:sz w:val="22"/>
          <w:szCs w:val="22"/>
        </w:rPr>
        <w:t>Table 1</w:t>
      </w:r>
      <w:r w:rsidRPr="00D92E5F">
        <w:rPr>
          <w:rFonts w:ascii="Arial" w:hAnsi="Arial" w:cs="Arial"/>
          <w:b/>
          <w:bCs/>
          <w:sz w:val="22"/>
          <w:szCs w:val="22"/>
        </w:rPr>
        <w:t xml:space="preserve">. </w:t>
      </w:r>
      <w:r w:rsidRPr="00D92E5F">
        <w:rPr>
          <w:rFonts w:ascii="Arial" w:hAnsi="Arial" w:cs="Arial"/>
          <w:b/>
          <w:bCs/>
          <w:iCs/>
          <w:sz w:val="22"/>
          <w:szCs w:val="22"/>
        </w:rPr>
        <w:t xml:space="preserve">Information </w:t>
      </w:r>
      <w:r w:rsidR="00646A5D">
        <w:rPr>
          <w:rFonts w:ascii="Arial" w:hAnsi="Arial" w:cs="Arial"/>
          <w:b/>
          <w:bCs/>
          <w:iCs/>
          <w:sz w:val="22"/>
          <w:szCs w:val="22"/>
        </w:rPr>
        <w:t>Reported</w:t>
      </w:r>
      <w:r w:rsidRPr="00D92E5F">
        <w:rPr>
          <w:rFonts w:ascii="Arial" w:hAnsi="Arial" w:cs="Arial"/>
          <w:b/>
          <w:bCs/>
          <w:iCs/>
          <w:sz w:val="22"/>
          <w:szCs w:val="22"/>
        </w:rPr>
        <w:t xml:space="preserve"> in Pre-trial Documents of Published Randomized Controlled Trials</w:t>
      </w:r>
    </w:p>
    <w:p w14:paraId="09897D02" w14:textId="77777777" w:rsidR="007C5BAF" w:rsidRDefault="007C5BAF" w:rsidP="007C5BAF">
      <w:pPr>
        <w:rPr>
          <w:rFonts w:ascii="Arial" w:eastAsia="Times New Roman" w:hAnsi="Arial" w:cs="Arial"/>
          <w:kern w:val="0"/>
          <w:sz w:val="22"/>
          <w:szCs w:val="22"/>
          <w:lang w:eastAsia="de-DE"/>
          <w14:ligatures w14:val="none"/>
        </w:rPr>
      </w:pPr>
    </w:p>
    <w:tbl>
      <w:tblPr>
        <w:tblW w:w="10185" w:type="dxa"/>
        <w:jc w:val="center"/>
        <w:tblLayout w:type="fixed"/>
        <w:tblLook w:val="0420" w:firstRow="1" w:lastRow="0" w:firstColumn="0" w:lastColumn="0" w:noHBand="0" w:noVBand="1"/>
      </w:tblPr>
      <w:tblGrid>
        <w:gridCol w:w="3261"/>
        <w:gridCol w:w="2268"/>
        <w:gridCol w:w="2835"/>
        <w:gridCol w:w="1812"/>
        <w:gridCol w:w="9"/>
      </w:tblGrid>
      <w:tr w:rsidR="007C5BAF" w:rsidRPr="0008213C" w14:paraId="717124F9" w14:textId="77777777" w:rsidTr="004A7ECF">
        <w:trPr>
          <w:gridAfter w:val="1"/>
          <w:wAfter w:w="9" w:type="dxa"/>
          <w:tblHeader/>
          <w:jc w:val="center"/>
        </w:trPr>
        <w:tc>
          <w:tcPr>
            <w:tcW w:w="32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8D74DA" w14:textId="77777777" w:rsidR="007C5BAF" w:rsidRPr="0008213C" w:rsidRDefault="007C5BAF" w:rsidP="0027425C">
            <w:pPr>
              <w:rPr>
                <w:rFonts w:ascii="Arial" w:hAnsi="Arial" w:cs="Arial"/>
                <w:sz w:val="22"/>
                <w:szCs w:val="22"/>
              </w:rPr>
            </w:pPr>
          </w:p>
        </w:tc>
        <w:tc>
          <w:tcPr>
            <w:tcW w:w="226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FC8BD74" w14:textId="1C91B8D7" w:rsidR="007C5BAF" w:rsidRPr="0008213C" w:rsidRDefault="007C5BAF" w:rsidP="004A7ECF">
            <w:pPr>
              <w:jc w:val="center"/>
              <w:rPr>
                <w:rFonts w:ascii="Arial" w:hAnsi="Arial" w:cs="Arial"/>
                <w:sz w:val="22"/>
                <w:szCs w:val="22"/>
              </w:rPr>
            </w:pPr>
            <w:r w:rsidRPr="00646A5D">
              <w:rPr>
                <w:rFonts w:ascii="Arial" w:hAnsi="Arial" w:cs="Arial"/>
                <w:b/>
                <w:bCs/>
                <w:sz w:val="22"/>
                <w:szCs w:val="22"/>
              </w:rPr>
              <w:t>Protocol published</w:t>
            </w:r>
            <w:r w:rsidRPr="0008213C">
              <w:rPr>
                <w:rFonts w:ascii="Arial" w:hAnsi="Arial" w:cs="Arial"/>
                <w:sz w:val="22"/>
                <w:szCs w:val="22"/>
              </w:rPr>
              <w:t xml:space="preserve">  </w:t>
            </w:r>
            <w:r w:rsidRPr="0008213C">
              <w:rPr>
                <w:rFonts w:ascii="Arial" w:hAnsi="Arial" w:cs="Arial"/>
                <w:sz w:val="22"/>
                <w:szCs w:val="22"/>
              </w:rPr>
              <w:br/>
              <w:t>N = 31</w:t>
            </w:r>
          </w:p>
        </w:tc>
        <w:tc>
          <w:tcPr>
            <w:tcW w:w="283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318DCBC" w14:textId="4DA8B463" w:rsidR="007C5BAF" w:rsidRPr="0008213C" w:rsidRDefault="007C5BAF" w:rsidP="004A7ECF">
            <w:pPr>
              <w:jc w:val="center"/>
              <w:rPr>
                <w:rFonts w:ascii="Arial" w:hAnsi="Arial" w:cs="Arial"/>
                <w:sz w:val="22"/>
                <w:szCs w:val="22"/>
              </w:rPr>
            </w:pPr>
            <w:commentRangeStart w:id="11"/>
            <w:commentRangeStart w:id="12"/>
            <w:r w:rsidRPr="00646A5D">
              <w:rPr>
                <w:rFonts w:ascii="Arial" w:hAnsi="Arial" w:cs="Arial"/>
                <w:b/>
                <w:bCs/>
                <w:sz w:val="22"/>
                <w:szCs w:val="22"/>
              </w:rPr>
              <w:t>Protocol unpublished</w:t>
            </w:r>
            <w:r w:rsidRPr="0008213C">
              <w:rPr>
                <w:rFonts w:ascii="Arial" w:hAnsi="Arial" w:cs="Arial"/>
                <w:sz w:val="22"/>
                <w:szCs w:val="22"/>
              </w:rPr>
              <w:t xml:space="preserve">  </w:t>
            </w:r>
            <w:commentRangeEnd w:id="11"/>
            <w:r w:rsidR="002B25A5">
              <w:rPr>
                <w:rStyle w:val="CommentReference"/>
              </w:rPr>
              <w:commentReference w:id="11"/>
            </w:r>
            <w:commentRangeEnd w:id="12"/>
            <w:r w:rsidR="006B170E">
              <w:rPr>
                <w:rStyle w:val="CommentReference"/>
              </w:rPr>
              <w:commentReference w:id="12"/>
            </w:r>
            <w:r w:rsidRPr="0008213C">
              <w:rPr>
                <w:rFonts w:ascii="Arial" w:hAnsi="Arial" w:cs="Arial"/>
                <w:sz w:val="22"/>
                <w:szCs w:val="22"/>
              </w:rPr>
              <w:br/>
              <w:t>N = 8</w:t>
            </w:r>
          </w:p>
        </w:tc>
        <w:tc>
          <w:tcPr>
            <w:tcW w:w="181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BD91115" w14:textId="1749500C" w:rsidR="007C5BAF" w:rsidRPr="0008213C" w:rsidRDefault="007C5BAF" w:rsidP="004A7ECF">
            <w:pPr>
              <w:jc w:val="center"/>
              <w:rPr>
                <w:rFonts w:ascii="Arial" w:hAnsi="Arial" w:cs="Arial"/>
                <w:sz w:val="22"/>
                <w:szCs w:val="22"/>
              </w:rPr>
            </w:pPr>
            <w:r w:rsidRPr="00646A5D">
              <w:rPr>
                <w:rFonts w:ascii="Arial" w:hAnsi="Arial" w:cs="Arial"/>
                <w:b/>
                <w:bCs/>
                <w:sz w:val="22"/>
                <w:szCs w:val="22"/>
              </w:rPr>
              <w:t>Registry records</w:t>
            </w:r>
            <w:r w:rsidRPr="0008213C">
              <w:rPr>
                <w:rFonts w:ascii="Arial" w:hAnsi="Arial" w:cs="Arial"/>
                <w:sz w:val="22"/>
                <w:szCs w:val="22"/>
              </w:rPr>
              <w:br/>
              <w:t>N = 45</w:t>
            </w:r>
          </w:p>
        </w:tc>
      </w:tr>
      <w:tr w:rsidR="007C5BAF" w:rsidRPr="0008213C" w14:paraId="78DBEE58" w14:textId="77777777" w:rsidTr="004A7ECF">
        <w:trPr>
          <w:gridAfter w:val="1"/>
          <w:wAfter w:w="9" w:type="dxa"/>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A45633" w14:textId="29F1F02E" w:rsidR="007C5BAF" w:rsidRPr="00646A5D" w:rsidRDefault="007C5BAF" w:rsidP="0027425C">
            <w:pPr>
              <w:rPr>
                <w:rFonts w:ascii="Arial" w:hAnsi="Arial" w:cs="Arial"/>
                <w:b/>
                <w:bCs/>
                <w:sz w:val="22"/>
                <w:szCs w:val="22"/>
              </w:rPr>
            </w:pPr>
            <w:r w:rsidRPr="00646A5D">
              <w:rPr>
                <w:rFonts w:ascii="Arial" w:hAnsi="Arial" w:cs="Arial"/>
                <w:b/>
                <w:bCs/>
                <w:sz w:val="22"/>
                <w:szCs w:val="22"/>
              </w:rPr>
              <w:t xml:space="preserve">Primary endpoint </w:t>
            </w:r>
          </w:p>
          <w:p w14:paraId="753985AA" w14:textId="1068AE59" w:rsidR="007C5BAF" w:rsidRPr="00646A5D" w:rsidRDefault="007C5BAF" w:rsidP="0027425C">
            <w:pPr>
              <w:rPr>
                <w:rFonts w:ascii="Arial" w:hAnsi="Arial" w:cs="Arial"/>
                <w:b/>
                <w:bCs/>
                <w:sz w:val="22"/>
                <w:szCs w:val="22"/>
              </w:rPr>
            </w:pPr>
            <w:r w:rsidRPr="00646A5D">
              <w:rPr>
                <w:rFonts w:ascii="Arial" w:hAnsi="Arial" w:cs="Arial"/>
                <w:b/>
                <w:bCs/>
                <w:sz w:val="22"/>
                <w:szCs w:val="22"/>
              </w:rPr>
              <w:t xml:space="preserve">Study </w:t>
            </w:r>
            <w:r w:rsidR="00646A5D" w:rsidRPr="00646A5D">
              <w:rPr>
                <w:rFonts w:ascii="Arial" w:hAnsi="Arial" w:cs="Arial"/>
                <w:b/>
                <w:bCs/>
                <w:sz w:val="22"/>
                <w:szCs w:val="22"/>
              </w:rPr>
              <w:t>design</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C9C3C5"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31 (100%)</w:t>
            </w:r>
          </w:p>
          <w:p w14:paraId="69681D87" w14:textId="50BCC0C7" w:rsidR="007C5BAF" w:rsidRPr="0008213C" w:rsidRDefault="007C5BAF" w:rsidP="004A7ECF">
            <w:pPr>
              <w:jc w:val="center"/>
              <w:rPr>
                <w:rFonts w:ascii="Arial" w:hAnsi="Arial" w:cs="Arial"/>
                <w:sz w:val="22"/>
                <w:szCs w:val="22"/>
              </w:rPr>
            </w:pPr>
          </w:p>
        </w:tc>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41B063"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8 (100%)</w:t>
            </w:r>
          </w:p>
          <w:p w14:paraId="2518B8D5" w14:textId="743C7220" w:rsidR="007C5BAF" w:rsidRPr="0008213C" w:rsidRDefault="007C5BAF" w:rsidP="004A7ECF">
            <w:pPr>
              <w:jc w:val="center"/>
              <w:rPr>
                <w:rFonts w:ascii="Arial" w:hAnsi="Arial" w:cs="Arial"/>
                <w:sz w:val="22"/>
                <w:szCs w:val="22"/>
              </w:rPr>
            </w:pP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778850"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45 (100%)</w:t>
            </w:r>
          </w:p>
          <w:p w14:paraId="44B54319" w14:textId="4DF31BAD" w:rsidR="007C5BAF" w:rsidRPr="0008213C" w:rsidRDefault="007C5BAF" w:rsidP="004A7ECF">
            <w:pPr>
              <w:jc w:val="center"/>
              <w:rPr>
                <w:rFonts w:ascii="Arial" w:hAnsi="Arial" w:cs="Arial"/>
                <w:sz w:val="22"/>
                <w:szCs w:val="22"/>
              </w:rPr>
            </w:pPr>
          </w:p>
        </w:tc>
      </w:tr>
      <w:tr w:rsidR="007C5BAF" w:rsidRPr="0008213C" w14:paraId="567B35A8" w14:textId="77777777" w:rsidTr="004A7ECF">
        <w:trPr>
          <w:gridAfter w:val="1"/>
          <w:wAfter w:w="9" w:type="dxa"/>
          <w:trHeight w:val="85"/>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53A520" w14:textId="77777777" w:rsidR="007C5BAF" w:rsidRPr="0008213C" w:rsidRDefault="007C5BAF" w:rsidP="0027425C">
            <w:pPr>
              <w:rPr>
                <w:rFonts w:ascii="Arial" w:hAnsi="Arial" w:cs="Arial"/>
                <w:sz w:val="22"/>
                <w:szCs w:val="22"/>
              </w:rPr>
            </w:pPr>
            <w:r w:rsidRPr="0008213C">
              <w:rPr>
                <w:rFonts w:ascii="Arial" w:hAnsi="Arial" w:cs="Arial"/>
                <w:sz w:val="22"/>
                <w:szCs w:val="22"/>
              </w:rPr>
              <w:t>Superiority trial</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F2798B"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10 (32%)</w:t>
            </w:r>
          </w:p>
        </w:tc>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D96D3"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4 (50%)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FFE183"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2 (4%)</w:t>
            </w:r>
          </w:p>
        </w:tc>
      </w:tr>
      <w:tr w:rsidR="007C5BAF" w:rsidRPr="0008213C" w14:paraId="3CDC4F4E" w14:textId="77777777" w:rsidTr="004A7ECF">
        <w:trPr>
          <w:gridAfter w:val="1"/>
          <w:wAfter w:w="9" w:type="dxa"/>
          <w:trHeight w:val="180"/>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C64A6B" w14:textId="77777777" w:rsidR="007C5BAF" w:rsidRPr="0008213C" w:rsidRDefault="007C5BAF" w:rsidP="0027425C">
            <w:pPr>
              <w:rPr>
                <w:rFonts w:ascii="Arial" w:hAnsi="Arial" w:cs="Arial"/>
                <w:sz w:val="22"/>
                <w:szCs w:val="22"/>
              </w:rPr>
            </w:pPr>
            <w:r w:rsidRPr="0008213C">
              <w:rPr>
                <w:rFonts w:ascii="Arial" w:hAnsi="Arial" w:cs="Arial"/>
                <w:sz w:val="22"/>
                <w:szCs w:val="22"/>
              </w:rPr>
              <w:t>Non-inferiority trial</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21C34A"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6 (19%)</w:t>
            </w:r>
          </w:p>
        </w:tc>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4DAE3E"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0 (0%)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2281D9"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1 (2%)</w:t>
            </w:r>
          </w:p>
        </w:tc>
      </w:tr>
      <w:tr w:rsidR="007C5BAF" w:rsidRPr="0008213C" w14:paraId="4B45B3F7" w14:textId="77777777" w:rsidTr="004A7ECF">
        <w:trPr>
          <w:gridAfter w:val="1"/>
          <w:wAfter w:w="9" w:type="dxa"/>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DB2558" w14:textId="77777777" w:rsidR="007C5BAF" w:rsidRPr="0008213C" w:rsidRDefault="007C5BAF" w:rsidP="0027425C">
            <w:pPr>
              <w:rPr>
                <w:rFonts w:ascii="Arial" w:hAnsi="Arial" w:cs="Arial"/>
                <w:sz w:val="22"/>
                <w:szCs w:val="22"/>
              </w:rPr>
            </w:pPr>
            <w:r w:rsidRPr="0008213C">
              <w:rPr>
                <w:rFonts w:ascii="Arial" w:hAnsi="Arial" w:cs="Arial"/>
                <w:sz w:val="22"/>
                <w:szCs w:val="22"/>
              </w:rPr>
              <w:t>Not mentioned</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34A224"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15 (48%)</w:t>
            </w:r>
          </w:p>
        </w:tc>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3D44FA"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4 (50%)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8BF514"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42 (93%)</w:t>
            </w:r>
          </w:p>
        </w:tc>
      </w:tr>
      <w:tr w:rsidR="007C5BAF" w:rsidRPr="0008213C" w14:paraId="2971C6BC" w14:textId="77777777" w:rsidTr="004A7ECF">
        <w:trPr>
          <w:gridAfter w:val="1"/>
          <w:wAfter w:w="9" w:type="dxa"/>
          <w:jc w:val="center"/>
        </w:trPr>
        <w:tc>
          <w:tcPr>
            <w:tcW w:w="3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1E1B1E" w14:textId="7771A4E6" w:rsidR="007C5BAF" w:rsidRPr="00646A5D" w:rsidRDefault="007C5BAF" w:rsidP="0027425C">
            <w:pPr>
              <w:rPr>
                <w:rFonts w:ascii="Arial" w:hAnsi="Arial" w:cs="Arial"/>
                <w:b/>
                <w:bCs/>
                <w:sz w:val="22"/>
                <w:szCs w:val="22"/>
              </w:rPr>
            </w:pPr>
            <w:r w:rsidRPr="00646A5D">
              <w:rPr>
                <w:rFonts w:ascii="Arial" w:hAnsi="Arial" w:cs="Arial"/>
                <w:b/>
                <w:bCs/>
                <w:sz w:val="22"/>
                <w:szCs w:val="22"/>
              </w:rPr>
              <w:t>Sample size calculation</w:t>
            </w:r>
          </w:p>
        </w:tc>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0343FD"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31 (100%)</w:t>
            </w:r>
          </w:p>
        </w:tc>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53FE93"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8 (100%)</w:t>
            </w:r>
          </w:p>
        </w:tc>
        <w:tc>
          <w:tcPr>
            <w:tcW w:w="18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5A3A0D" w14:textId="77777777" w:rsidR="007C5BAF" w:rsidRPr="0008213C" w:rsidRDefault="007C5BAF" w:rsidP="004A7ECF">
            <w:pPr>
              <w:jc w:val="center"/>
              <w:rPr>
                <w:rFonts w:ascii="Arial" w:hAnsi="Arial" w:cs="Arial"/>
                <w:sz w:val="22"/>
                <w:szCs w:val="22"/>
              </w:rPr>
            </w:pPr>
            <w:r w:rsidRPr="0008213C">
              <w:rPr>
                <w:rFonts w:ascii="Arial" w:hAnsi="Arial" w:cs="Arial"/>
                <w:sz w:val="22"/>
                <w:szCs w:val="22"/>
              </w:rPr>
              <w:t>6 (13%)</w:t>
            </w:r>
          </w:p>
        </w:tc>
      </w:tr>
      <w:tr w:rsidR="007C5BAF" w:rsidRPr="0008213C" w14:paraId="538512B4" w14:textId="77777777" w:rsidTr="0027425C">
        <w:trPr>
          <w:jc w:val="center"/>
        </w:trPr>
        <w:tc>
          <w:tcPr>
            <w:tcW w:w="10185" w:type="dxa"/>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CE1F51D" w14:textId="2EEA2456" w:rsidR="007C5BAF" w:rsidRPr="004A7ECF" w:rsidRDefault="004A7ECF" w:rsidP="004A7ECF">
            <w:pPr>
              <w:rPr>
                <w:rFonts w:ascii="Arial" w:hAnsi="Arial" w:cs="Arial"/>
                <w:sz w:val="21"/>
                <w:szCs w:val="21"/>
              </w:rPr>
            </w:pPr>
            <w:r w:rsidRPr="004A7ECF">
              <w:rPr>
                <w:rFonts w:ascii="Arial" w:hAnsi="Arial" w:cs="Arial"/>
                <w:sz w:val="21"/>
                <w:szCs w:val="21"/>
              </w:rPr>
              <w:t>Discrete variables are provided in number (percentage(%)).</w:t>
            </w:r>
          </w:p>
        </w:tc>
      </w:tr>
    </w:tbl>
    <w:p w14:paraId="1CE52F10" w14:textId="77777777" w:rsidR="002A61FC" w:rsidRDefault="002A61FC"/>
    <w:sectPr w:rsidR="002A61F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a Rodrigues Ribeiro" w:date="2025-12-21T17:34:00Z" w:initials="JRR">
    <w:p w14:paraId="7E7D11AB" w14:textId="77777777" w:rsidR="007C5BAF" w:rsidRDefault="007C5BAF" w:rsidP="007C5BAF">
      <w:r>
        <w:rPr>
          <w:rStyle w:val="CommentReference"/>
        </w:rPr>
        <w:annotationRef/>
      </w:r>
      <w:r>
        <w:rPr>
          <w:sz w:val="20"/>
          <w:szCs w:val="20"/>
        </w:rPr>
        <w:t>300 words max, excluding title, authors, affiliations</w:t>
      </w:r>
    </w:p>
  </w:comment>
  <w:comment w:id="9" w:author="fariba abbassi" w:date="2025-12-25T20:47:00Z" w:initials="fa">
    <w:p w14:paraId="6580C42B" w14:textId="77777777" w:rsidR="002B25A5" w:rsidRDefault="002B25A5" w:rsidP="002B25A5">
      <w:r>
        <w:rPr>
          <w:rStyle w:val="CommentReference"/>
        </w:rPr>
        <w:annotationRef/>
      </w:r>
      <w:r>
        <w:rPr>
          <w:sz w:val="20"/>
          <w:szCs w:val="20"/>
        </w:rPr>
        <w:t>i would use the wording of the esa manuscript here.</w:t>
      </w:r>
    </w:p>
  </w:comment>
  <w:comment w:id="10" w:author="Joana Rodrigues Ribeiro" w:date="2025-12-26T14:32:00Z" w:initials="JRR">
    <w:p w14:paraId="3EF781FD" w14:textId="77777777" w:rsidR="00B22389" w:rsidRDefault="00B22389" w:rsidP="00B22389">
      <w:r>
        <w:rPr>
          <w:rStyle w:val="CommentReference"/>
        </w:rPr>
        <w:annotationRef/>
      </w:r>
      <w:r>
        <w:rPr>
          <w:sz w:val="20"/>
          <w:szCs w:val="20"/>
        </w:rPr>
        <w:t xml:space="preserve">I understand and thought initially to let this simple. However, when I thought about the discussion which incorporates the shortcomings of superority RCTs vs. no-inferiority etc, I thought it would be favorable to precise that actually most superiority trials do not report their design and actually an important % of them do not reach significant results (at least statistically). In our definitive study, I think we should still extract "reported" design, but also definitely the design we can deduce, as most statisticians and people doing RCTs can guess the design without being explicited. This would result in a subgroup categorization of all RCTs. We could actually compare quality of superiority RCTs to other designed RCTs... </w:t>
      </w:r>
    </w:p>
  </w:comment>
  <w:comment w:id="11" w:author="fariba abbassi" w:date="2025-12-25T20:50:00Z" w:initials="fa">
    <w:p w14:paraId="2C186B84" w14:textId="6A86BD39" w:rsidR="002B25A5" w:rsidRDefault="002B25A5" w:rsidP="002B25A5">
      <w:r>
        <w:rPr>
          <w:rStyle w:val="CommentReference"/>
        </w:rPr>
        <w:annotationRef/>
      </w:r>
      <w:r>
        <w:rPr>
          <w:sz w:val="20"/>
          <w:szCs w:val="20"/>
        </w:rPr>
        <w:t>you need to explain, what do you mean exactely by this. people may dont understand, why you have access to those protocols, although they werent published</w:t>
      </w:r>
    </w:p>
  </w:comment>
  <w:comment w:id="12" w:author="Joana Rodrigues Ribeiro" w:date="2025-12-26T14:34:00Z" w:initials="JRR">
    <w:p w14:paraId="7AC430E4" w14:textId="77777777" w:rsidR="006B170E" w:rsidRDefault="006B170E" w:rsidP="006B170E">
      <w:r>
        <w:rPr>
          <w:rStyle w:val="CommentReference"/>
        </w:rPr>
        <w:annotationRef/>
      </w:r>
      <w:r>
        <w:rPr>
          <w:sz w:val="20"/>
          <w:szCs w:val="20"/>
        </w:rPr>
        <w:t>I agree... I even thought actually we could either drop these 3 categories, or categorize by study design. The last strategy would just require to classify RCTs by design (comprehensively not defined by REPORTED design)... What do you think would be best?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7D11AB" w15:done="0"/>
  <w15:commentEx w15:paraId="6580C42B" w15:done="0"/>
  <w15:commentEx w15:paraId="3EF781FD" w15:paraIdParent="6580C42B" w15:done="0"/>
  <w15:commentEx w15:paraId="2C186B84" w15:done="0"/>
  <w15:commentEx w15:paraId="7AC430E4" w15:paraIdParent="2C186B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1FF7BF" w16cex:dateUtc="2025-12-21T16:34:00Z"/>
  <w16cex:commentExtensible w16cex:durableId="320EB74C" w16cex:dateUtc="2025-12-25T19:47:00Z"/>
  <w16cex:commentExtensible w16cex:durableId="30CB87F9" w16cex:dateUtc="2025-12-26T13:32:00Z"/>
  <w16cex:commentExtensible w16cex:durableId="6B5CA528" w16cex:dateUtc="2025-12-25T19:50:00Z"/>
  <w16cex:commentExtensible w16cex:durableId="0BB4EB4C" w16cex:dateUtc="2025-12-26T1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7D11AB" w16cid:durableId="0B1FF7BF"/>
  <w16cid:commentId w16cid:paraId="6580C42B" w16cid:durableId="320EB74C"/>
  <w16cid:commentId w16cid:paraId="3EF781FD" w16cid:durableId="30CB87F9"/>
  <w16cid:commentId w16cid:paraId="2C186B84" w16cid:durableId="6B5CA528"/>
  <w16cid:commentId w16cid:paraId="7AC430E4" w16cid:durableId="0BB4EB4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BAF"/>
    <w:rsid w:val="000C79CE"/>
    <w:rsid w:val="001E3A1F"/>
    <w:rsid w:val="00284B5D"/>
    <w:rsid w:val="002A61FC"/>
    <w:rsid w:val="002B25A5"/>
    <w:rsid w:val="002F5338"/>
    <w:rsid w:val="004A265B"/>
    <w:rsid w:val="004A7ECF"/>
    <w:rsid w:val="0059269F"/>
    <w:rsid w:val="00595AAA"/>
    <w:rsid w:val="005F5E58"/>
    <w:rsid w:val="005F7E03"/>
    <w:rsid w:val="00646A5D"/>
    <w:rsid w:val="006B170E"/>
    <w:rsid w:val="006B2686"/>
    <w:rsid w:val="006D0526"/>
    <w:rsid w:val="007C5BAF"/>
    <w:rsid w:val="007F5632"/>
    <w:rsid w:val="00804D5D"/>
    <w:rsid w:val="009548A9"/>
    <w:rsid w:val="009E184A"/>
    <w:rsid w:val="00A6635E"/>
    <w:rsid w:val="00B22389"/>
    <w:rsid w:val="00C021DE"/>
    <w:rsid w:val="00C470E2"/>
    <w:rsid w:val="00C67843"/>
    <w:rsid w:val="00CC088E"/>
    <w:rsid w:val="00CD0842"/>
    <w:rsid w:val="00CD7C3E"/>
    <w:rsid w:val="00D139CC"/>
    <w:rsid w:val="00D612AA"/>
    <w:rsid w:val="00DC38BF"/>
    <w:rsid w:val="00E31FA5"/>
    <w:rsid w:val="00E5429A"/>
    <w:rsid w:val="00EF7BB2"/>
    <w:rsid w:val="00F01C6B"/>
    <w:rsid w:val="00F23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86AFA1"/>
  <w15:chartTrackingRefBased/>
  <w15:docId w15:val="{5A7133AC-8061-9C46-B5A2-B3AE0B184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BAF"/>
    <w:pPr>
      <w:spacing w:after="0" w:line="240" w:lineRule="auto"/>
    </w:pPr>
    <w:rPr>
      <w:rFonts w:eastAsiaTheme="minorHAnsi"/>
    </w:rPr>
  </w:style>
  <w:style w:type="paragraph" w:styleId="Heading1">
    <w:name w:val="heading 1"/>
    <w:basedOn w:val="Normal"/>
    <w:next w:val="BodyText"/>
    <w:link w:val="Heading1Char"/>
    <w:autoRedefine/>
    <w:uiPriority w:val="9"/>
    <w:qFormat/>
    <w:rsid w:val="00C470E2"/>
    <w:pPr>
      <w:keepNext/>
      <w:keepLines/>
      <w:spacing w:before="360" w:after="80"/>
      <w:outlineLvl w:val="0"/>
    </w:pPr>
    <w:rPr>
      <w:rFonts w:asciiTheme="majorHAnsi" w:eastAsiaTheme="majorEastAsia" w:hAnsiTheme="majorHAnsi" w:cs="Times New Roman (Headings CS)"/>
      <w:b/>
      <w:smallCaps/>
      <w:color w:val="0F4761" w:themeColor="accent1" w:themeShade="BF"/>
      <w:sz w:val="40"/>
      <w:szCs w:val="40"/>
    </w:rPr>
  </w:style>
  <w:style w:type="paragraph" w:styleId="Heading2">
    <w:name w:val="heading 2"/>
    <w:basedOn w:val="Normal"/>
    <w:next w:val="BodyText"/>
    <w:link w:val="Heading2Char"/>
    <w:autoRedefine/>
    <w:uiPriority w:val="9"/>
    <w:unhideWhenUsed/>
    <w:qFormat/>
    <w:rsid w:val="00C470E2"/>
    <w:pPr>
      <w:keepNext/>
      <w:keepLines/>
      <w:spacing w:before="160" w:after="80"/>
      <w:outlineLvl w:val="1"/>
    </w:pPr>
    <w:rPr>
      <w:rFonts w:asciiTheme="majorHAnsi" w:eastAsiaTheme="majorEastAsia" w:hAnsiTheme="majorHAnsi" w:cstheme="majorBidi"/>
      <w:b/>
      <w:i/>
      <w:color w:val="0F4761" w:themeColor="accent1" w:themeShade="BF"/>
      <w:sz w:val="32"/>
      <w:szCs w:val="32"/>
    </w:rPr>
  </w:style>
  <w:style w:type="paragraph" w:styleId="Heading3">
    <w:name w:val="heading 3"/>
    <w:basedOn w:val="Normal"/>
    <w:next w:val="Normal"/>
    <w:link w:val="Heading3Char"/>
    <w:autoRedefine/>
    <w:uiPriority w:val="9"/>
    <w:unhideWhenUsed/>
    <w:qFormat/>
    <w:rsid w:val="00595AAA"/>
    <w:pPr>
      <w:keepNext/>
      <w:keepLines/>
      <w:spacing w:before="160" w:after="80" w:line="360" w:lineRule="auto"/>
      <w:outlineLvl w:val="2"/>
    </w:pPr>
    <w:rPr>
      <w:rFonts w:ascii="Arial" w:eastAsiaTheme="majorEastAsia" w:hAnsi="Arial" w:cstheme="majorBidi"/>
      <w:i/>
      <w:color w:val="0F4761" w:themeColor="accent1" w:themeShade="BF"/>
      <w:szCs w:val="28"/>
    </w:rPr>
  </w:style>
  <w:style w:type="paragraph" w:styleId="Heading4">
    <w:name w:val="heading 4"/>
    <w:basedOn w:val="Normal"/>
    <w:next w:val="Normal"/>
    <w:link w:val="Heading4Char"/>
    <w:uiPriority w:val="9"/>
    <w:semiHidden/>
    <w:unhideWhenUsed/>
    <w:qFormat/>
    <w:rsid w:val="007C5BAF"/>
    <w:pPr>
      <w:keepNext/>
      <w:keepLines/>
      <w:spacing w:before="80" w:after="40" w:line="360" w:lineRule="auto"/>
      <w:outlineLvl w:val="3"/>
    </w:pPr>
    <w:rPr>
      <w:rFonts w:eastAsiaTheme="majorEastAsia" w:cstheme="majorBidi"/>
      <w:i/>
      <w:iCs/>
      <w:color w:val="0F4761" w:themeColor="accent1" w:themeShade="BF"/>
      <w:kern w:val="0"/>
      <w:sz w:val="22"/>
      <w14:ligatures w14:val="none"/>
    </w:rPr>
  </w:style>
  <w:style w:type="paragraph" w:styleId="Heading5">
    <w:name w:val="heading 5"/>
    <w:basedOn w:val="Normal"/>
    <w:next w:val="Normal"/>
    <w:link w:val="Heading5Char"/>
    <w:uiPriority w:val="9"/>
    <w:semiHidden/>
    <w:unhideWhenUsed/>
    <w:qFormat/>
    <w:rsid w:val="007C5BAF"/>
    <w:pPr>
      <w:keepNext/>
      <w:keepLines/>
      <w:spacing w:before="80" w:after="40" w:line="360" w:lineRule="auto"/>
      <w:outlineLvl w:val="4"/>
    </w:pPr>
    <w:rPr>
      <w:rFonts w:eastAsiaTheme="majorEastAsia" w:cstheme="majorBidi"/>
      <w:color w:val="0F4761" w:themeColor="accent1" w:themeShade="BF"/>
      <w:kern w:val="0"/>
      <w:sz w:val="22"/>
      <w14:ligatures w14:val="none"/>
    </w:rPr>
  </w:style>
  <w:style w:type="paragraph" w:styleId="Heading6">
    <w:name w:val="heading 6"/>
    <w:basedOn w:val="Normal"/>
    <w:next w:val="Normal"/>
    <w:link w:val="Heading6Char"/>
    <w:uiPriority w:val="9"/>
    <w:semiHidden/>
    <w:unhideWhenUsed/>
    <w:qFormat/>
    <w:rsid w:val="007C5BAF"/>
    <w:pPr>
      <w:keepNext/>
      <w:keepLines/>
      <w:spacing w:before="40" w:line="360" w:lineRule="auto"/>
      <w:outlineLvl w:val="5"/>
    </w:pPr>
    <w:rPr>
      <w:rFonts w:eastAsiaTheme="majorEastAsia" w:cstheme="majorBidi"/>
      <w:i/>
      <w:iCs/>
      <w:color w:val="595959" w:themeColor="text1" w:themeTint="A6"/>
      <w:kern w:val="0"/>
      <w:sz w:val="22"/>
      <w14:ligatures w14:val="none"/>
    </w:rPr>
  </w:style>
  <w:style w:type="paragraph" w:styleId="Heading7">
    <w:name w:val="heading 7"/>
    <w:basedOn w:val="Normal"/>
    <w:next w:val="Normal"/>
    <w:link w:val="Heading7Char"/>
    <w:uiPriority w:val="9"/>
    <w:semiHidden/>
    <w:unhideWhenUsed/>
    <w:qFormat/>
    <w:rsid w:val="007C5BAF"/>
    <w:pPr>
      <w:keepNext/>
      <w:keepLines/>
      <w:spacing w:before="40" w:line="360" w:lineRule="auto"/>
      <w:outlineLvl w:val="6"/>
    </w:pPr>
    <w:rPr>
      <w:rFonts w:eastAsiaTheme="majorEastAsia" w:cstheme="majorBidi"/>
      <w:color w:val="595959" w:themeColor="text1" w:themeTint="A6"/>
      <w:kern w:val="0"/>
      <w:sz w:val="22"/>
      <w14:ligatures w14:val="none"/>
    </w:rPr>
  </w:style>
  <w:style w:type="paragraph" w:styleId="Heading8">
    <w:name w:val="heading 8"/>
    <w:basedOn w:val="Normal"/>
    <w:next w:val="Normal"/>
    <w:link w:val="Heading8Char"/>
    <w:uiPriority w:val="9"/>
    <w:semiHidden/>
    <w:unhideWhenUsed/>
    <w:qFormat/>
    <w:rsid w:val="007C5BAF"/>
    <w:pPr>
      <w:keepNext/>
      <w:keepLines/>
      <w:spacing w:line="360" w:lineRule="auto"/>
      <w:outlineLvl w:val="7"/>
    </w:pPr>
    <w:rPr>
      <w:rFonts w:eastAsiaTheme="majorEastAsia" w:cstheme="majorBidi"/>
      <w:i/>
      <w:iCs/>
      <w:color w:val="272727" w:themeColor="text1" w:themeTint="D8"/>
      <w:kern w:val="0"/>
      <w:sz w:val="22"/>
      <w14:ligatures w14:val="none"/>
    </w:rPr>
  </w:style>
  <w:style w:type="paragraph" w:styleId="Heading9">
    <w:name w:val="heading 9"/>
    <w:basedOn w:val="Normal"/>
    <w:next w:val="Normal"/>
    <w:link w:val="Heading9Char"/>
    <w:uiPriority w:val="9"/>
    <w:semiHidden/>
    <w:unhideWhenUsed/>
    <w:qFormat/>
    <w:rsid w:val="007C5BAF"/>
    <w:pPr>
      <w:keepNext/>
      <w:keepLines/>
      <w:spacing w:line="360" w:lineRule="auto"/>
      <w:outlineLvl w:val="8"/>
    </w:pPr>
    <w:rPr>
      <w:rFonts w:eastAsiaTheme="majorEastAsia" w:cstheme="majorBidi"/>
      <w:color w:val="272727" w:themeColor="text1" w:themeTint="D8"/>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0E2"/>
    <w:rPr>
      <w:rFonts w:asciiTheme="majorHAnsi" w:eastAsiaTheme="majorEastAsia" w:hAnsiTheme="majorHAnsi" w:cs="Times New Roman (Headings CS)"/>
      <w:b/>
      <w:smallCaps/>
      <w:color w:val="0F4761" w:themeColor="accent1" w:themeShade="BF"/>
      <w:sz w:val="40"/>
      <w:szCs w:val="40"/>
    </w:rPr>
  </w:style>
  <w:style w:type="paragraph" w:styleId="Title">
    <w:name w:val="Title"/>
    <w:basedOn w:val="Normal"/>
    <w:next w:val="BodyText"/>
    <w:link w:val="TitleChar"/>
    <w:autoRedefine/>
    <w:uiPriority w:val="10"/>
    <w:qFormat/>
    <w:rsid w:val="00C470E2"/>
    <w:pPr>
      <w:spacing w:after="80"/>
      <w:contextualSpacing/>
      <w:jc w:val="center"/>
    </w:pPr>
    <w:rPr>
      <w:rFonts w:asciiTheme="majorHAnsi" w:eastAsiaTheme="majorEastAsia" w:hAnsiTheme="majorHAnsi" w:cs="Times New Roman (Headings CS)"/>
      <w:b/>
      <w:caps/>
      <w:sz w:val="56"/>
      <w:szCs w:val="56"/>
    </w:rPr>
  </w:style>
  <w:style w:type="character" w:customStyle="1" w:styleId="TitleChar">
    <w:name w:val="Title Char"/>
    <w:basedOn w:val="DefaultParagraphFont"/>
    <w:link w:val="Title"/>
    <w:uiPriority w:val="10"/>
    <w:rsid w:val="00C470E2"/>
    <w:rPr>
      <w:rFonts w:asciiTheme="majorHAnsi" w:eastAsiaTheme="majorEastAsia" w:hAnsiTheme="majorHAnsi" w:cs="Times New Roman (Headings CS)"/>
      <w:b/>
      <w:caps/>
      <w:sz w:val="56"/>
      <w:szCs w:val="56"/>
    </w:rPr>
  </w:style>
  <w:style w:type="character" w:customStyle="1" w:styleId="Heading2Char">
    <w:name w:val="Heading 2 Char"/>
    <w:basedOn w:val="DefaultParagraphFont"/>
    <w:link w:val="Heading2"/>
    <w:uiPriority w:val="9"/>
    <w:rsid w:val="00C470E2"/>
    <w:rPr>
      <w:rFonts w:asciiTheme="majorHAnsi" w:eastAsiaTheme="majorEastAsia" w:hAnsiTheme="majorHAnsi" w:cstheme="majorBidi"/>
      <w:b/>
      <w:i/>
      <w:color w:val="0F4761" w:themeColor="accent1" w:themeShade="BF"/>
      <w:sz w:val="32"/>
      <w:szCs w:val="32"/>
    </w:rPr>
  </w:style>
  <w:style w:type="character" w:customStyle="1" w:styleId="Heading3Char">
    <w:name w:val="Heading 3 Char"/>
    <w:basedOn w:val="DefaultParagraphFont"/>
    <w:link w:val="Heading3"/>
    <w:uiPriority w:val="9"/>
    <w:rsid w:val="00595AAA"/>
    <w:rPr>
      <w:rFonts w:ascii="Arial" w:eastAsiaTheme="majorEastAsia" w:hAnsi="Arial" w:cstheme="majorBidi"/>
      <w:i/>
      <w:color w:val="0F4761" w:themeColor="accent1" w:themeShade="BF"/>
      <w:szCs w:val="28"/>
    </w:rPr>
  </w:style>
  <w:style w:type="paragraph" w:styleId="BodyText">
    <w:name w:val="Body Text"/>
    <w:basedOn w:val="Normal"/>
    <w:link w:val="BodyTextChar"/>
    <w:uiPriority w:val="99"/>
    <w:semiHidden/>
    <w:unhideWhenUsed/>
    <w:rsid w:val="00C470E2"/>
    <w:pPr>
      <w:spacing w:before="40" w:after="120" w:line="360" w:lineRule="auto"/>
    </w:pPr>
    <w:rPr>
      <w:rFonts w:ascii="Arial" w:eastAsia="Times New Roman" w:hAnsi="Arial" w:cs="Times New Roman"/>
      <w:kern w:val="0"/>
      <w:sz w:val="22"/>
      <w14:ligatures w14:val="none"/>
    </w:rPr>
  </w:style>
  <w:style w:type="character" w:customStyle="1" w:styleId="BodyTextChar">
    <w:name w:val="Body Text Char"/>
    <w:basedOn w:val="DefaultParagraphFont"/>
    <w:link w:val="BodyText"/>
    <w:uiPriority w:val="99"/>
    <w:semiHidden/>
    <w:rsid w:val="00C470E2"/>
    <w:rPr>
      <w:rFonts w:ascii="Arial" w:hAnsi="Arial" w:cs="Times New Roman"/>
      <w:kern w:val="0"/>
      <w:sz w:val="22"/>
      <w14:ligatures w14:val="none"/>
    </w:rPr>
  </w:style>
  <w:style w:type="character" w:customStyle="1" w:styleId="Heading4Char">
    <w:name w:val="Heading 4 Char"/>
    <w:basedOn w:val="DefaultParagraphFont"/>
    <w:link w:val="Heading4"/>
    <w:uiPriority w:val="9"/>
    <w:semiHidden/>
    <w:rsid w:val="007C5BAF"/>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7C5BAF"/>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7C5BAF"/>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7C5BAF"/>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7C5BAF"/>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7C5BAF"/>
    <w:rPr>
      <w:rFonts w:eastAsiaTheme="majorEastAsia" w:cstheme="majorBidi"/>
      <w:color w:val="272727" w:themeColor="text1" w:themeTint="D8"/>
      <w:kern w:val="0"/>
      <w:sz w:val="22"/>
      <w14:ligatures w14:val="none"/>
    </w:rPr>
  </w:style>
  <w:style w:type="paragraph" w:styleId="Subtitle">
    <w:name w:val="Subtitle"/>
    <w:basedOn w:val="Normal"/>
    <w:next w:val="Normal"/>
    <w:link w:val="SubtitleChar"/>
    <w:uiPriority w:val="11"/>
    <w:qFormat/>
    <w:rsid w:val="007C5BAF"/>
    <w:pPr>
      <w:numPr>
        <w:ilvl w:val="1"/>
      </w:numPr>
      <w:spacing w:before="40" w:after="160" w:line="36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7C5BAF"/>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C5BAF"/>
    <w:pPr>
      <w:spacing w:before="160" w:after="160" w:line="360" w:lineRule="auto"/>
      <w:jc w:val="center"/>
    </w:pPr>
    <w:rPr>
      <w:rFonts w:ascii="Arial" w:eastAsia="Times New Roman" w:hAnsi="Arial" w:cs="Times New Roman"/>
      <w:i/>
      <w:iCs/>
      <w:color w:val="404040" w:themeColor="text1" w:themeTint="BF"/>
      <w:kern w:val="0"/>
      <w:sz w:val="22"/>
      <w14:ligatures w14:val="none"/>
    </w:rPr>
  </w:style>
  <w:style w:type="character" w:customStyle="1" w:styleId="QuoteChar">
    <w:name w:val="Quote Char"/>
    <w:basedOn w:val="DefaultParagraphFont"/>
    <w:link w:val="Quote"/>
    <w:uiPriority w:val="29"/>
    <w:rsid w:val="007C5BAF"/>
    <w:rPr>
      <w:rFonts w:ascii="Arial" w:hAnsi="Arial" w:cs="Times New Roman"/>
      <w:i/>
      <w:iCs/>
      <w:color w:val="404040" w:themeColor="text1" w:themeTint="BF"/>
      <w:kern w:val="0"/>
      <w:sz w:val="22"/>
      <w14:ligatures w14:val="none"/>
    </w:rPr>
  </w:style>
  <w:style w:type="paragraph" w:styleId="ListParagraph">
    <w:name w:val="List Paragraph"/>
    <w:basedOn w:val="Normal"/>
    <w:uiPriority w:val="34"/>
    <w:qFormat/>
    <w:rsid w:val="007C5BAF"/>
    <w:pPr>
      <w:spacing w:before="40" w:after="120" w:line="360" w:lineRule="auto"/>
      <w:ind w:left="720"/>
      <w:contextualSpacing/>
    </w:pPr>
    <w:rPr>
      <w:rFonts w:ascii="Arial" w:eastAsia="Times New Roman" w:hAnsi="Arial" w:cs="Times New Roman"/>
      <w:kern w:val="0"/>
      <w:sz w:val="22"/>
      <w14:ligatures w14:val="none"/>
    </w:rPr>
  </w:style>
  <w:style w:type="character" w:styleId="IntenseEmphasis">
    <w:name w:val="Intense Emphasis"/>
    <w:basedOn w:val="DefaultParagraphFont"/>
    <w:uiPriority w:val="21"/>
    <w:qFormat/>
    <w:rsid w:val="007C5BAF"/>
    <w:rPr>
      <w:i/>
      <w:iCs/>
      <w:color w:val="0F4761" w:themeColor="accent1" w:themeShade="BF"/>
    </w:rPr>
  </w:style>
  <w:style w:type="paragraph" w:styleId="IntenseQuote">
    <w:name w:val="Intense Quote"/>
    <w:basedOn w:val="Normal"/>
    <w:next w:val="Normal"/>
    <w:link w:val="IntenseQuoteChar"/>
    <w:uiPriority w:val="30"/>
    <w:qFormat/>
    <w:rsid w:val="007C5BAF"/>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Arial" w:eastAsia="Times New Roman" w:hAnsi="Arial" w:cs="Times New Roman"/>
      <w:i/>
      <w:iCs/>
      <w:color w:val="0F4761" w:themeColor="accent1" w:themeShade="BF"/>
      <w:kern w:val="0"/>
      <w:sz w:val="22"/>
      <w14:ligatures w14:val="none"/>
    </w:rPr>
  </w:style>
  <w:style w:type="character" w:customStyle="1" w:styleId="IntenseQuoteChar">
    <w:name w:val="Intense Quote Char"/>
    <w:basedOn w:val="DefaultParagraphFont"/>
    <w:link w:val="IntenseQuote"/>
    <w:uiPriority w:val="30"/>
    <w:rsid w:val="007C5BAF"/>
    <w:rPr>
      <w:rFonts w:ascii="Arial" w:hAnsi="Arial" w:cs="Times New Roman"/>
      <w:i/>
      <w:iCs/>
      <w:color w:val="0F4761" w:themeColor="accent1" w:themeShade="BF"/>
      <w:kern w:val="0"/>
      <w:sz w:val="22"/>
      <w14:ligatures w14:val="none"/>
    </w:rPr>
  </w:style>
  <w:style w:type="character" w:styleId="IntenseReference">
    <w:name w:val="Intense Reference"/>
    <w:basedOn w:val="DefaultParagraphFont"/>
    <w:uiPriority w:val="32"/>
    <w:qFormat/>
    <w:rsid w:val="007C5BAF"/>
    <w:rPr>
      <w:b/>
      <w:bCs/>
      <w:smallCaps/>
      <w:color w:val="0F4761" w:themeColor="accent1" w:themeShade="BF"/>
      <w:spacing w:val="5"/>
    </w:rPr>
  </w:style>
  <w:style w:type="character" w:styleId="CommentReference">
    <w:name w:val="annotation reference"/>
    <w:basedOn w:val="DefaultParagraphFont"/>
    <w:uiPriority w:val="99"/>
    <w:semiHidden/>
    <w:unhideWhenUsed/>
    <w:rsid w:val="007C5BAF"/>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HAnsi"/>
      <w:sz w:val="20"/>
      <w:szCs w:val="20"/>
    </w:rPr>
  </w:style>
  <w:style w:type="paragraph" w:styleId="Revision">
    <w:name w:val="Revision"/>
    <w:hidden/>
    <w:uiPriority w:val="99"/>
    <w:semiHidden/>
    <w:rsid w:val="002B25A5"/>
    <w:pPr>
      <w:spacing w:after="0" w:line="240" w:lineRule="auto"/>
    </w:pPr>
    <w:rPr>
      <w:rFonts w:eastAsiaTheme="minorHAnsi"/>
    </w:rPr>
  </w:style>
  <w:style w:type="paragraph" w:styleId="CommentSubject">
    <w:name w:val="annotation subject"/>
    <w:basedOn w:val="CommentText"/>
    <w:next w:val="CommentText"/>
    <w:link w:val="CommentSubjectChar"/>
    <w:uiPriority w:val="99"/>
    <w:semiHidden/>
    <w:unhideWhenUsed/>
    <w:rsid w:val="002B25A5"/>
    <w:rPr>
      <w:b/>
      <w:bCs/>
    </w:rPr>
  </w:style>
  <w:style w:type="character" w:customStyle="1" w:styleId="CommentSubjectChar">
    <w:name w:val="Comment Subject Char"/>
    <w:basedOn w:val="CommentTextChar"/>
    <w:link w:val="CommentSubject"/>
    <w:uiPriority w:val="99"/>
    <w:semiHidden/>
    <w:rsid w:val="002B25A5"/>
    <w:rPr>
      <w:rFonts w:eastAsia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489</Words>
  <Characters>2950</Characters>
  <Application>Microsoft Office Word</Application>
  <DocSecurity>0</DocSecurity>
  <Lines>79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7</cp:revision>
  <dcterms:created xsi:type="dcterms:W3CDTF">2025-12-22T15:09:00Z</dcterms:created>
  <dcterms:modified xsi:type="dcterms:W3CDTF">2025-12-26T13:34:00Z</dcterms:modified>
</cp:coreProperties>
</file>