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commentRangeStart w:id="0"/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  <w:commentRangeEnd w:id="0"/>
      <w:r>
        <w:rPr>
          <w:rStyle w:val="Kommentarzeichen"/>
        </w:rPr>
        <w:commentReference w:id="0"/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3FB25919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ins w:id="1" w:author="fariba abbassi" w:date="2025-12-25T20:44:00Z" w16du:dateUtc="2025-12-25T19:44:00Z">
        <w:r w:rsidRPr="0008213C">
          <w:rPr>
            <w:rFonts w:ascii="Arial" w:hAnsi="Arial" w:cs="Arial"/>
            <w:sz w:val="22"/>
            <w:szCs w:val="22"/>
          </w:rPr>
          <w:t>Fariba Abbassi, MD</w:t>
        </w:r>
        <w:r w:rsidRPr="0008213C">
          <w:rPr>
            <w:rFonts w:ascii="Arial" w:hAnsi="Arial" w:cs="Arial"/>
            <w:sz w:val="22"/>
            <w:szCs w:val="22"/>
            <w:vertAlign w:val="superscript"/>
          </w:rPr>
          <w:t>1,2*</w:t>
        </w:r>
        <w:r w:rsidRPr="0008213C">
          <w:rPr>
            <w:rFonts w:ascii="Arial" w:hAnsi="Arial" w:cs="Arial"/>
            <w:sz w:val="22"/>
            <w:szCs w:val="22"/>
          </w:rPr>
          <w:t xml:space="preserve">; </w:t>
        </w:r>
      </w:ins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del w:id="2" w:author="fariba abbassi" w:date="2025-12-25T20:44:00Z" w16du:dateUtc="2025-12-25T19:44:00Z">
        <w:r w:rsidR="007C5BAF" w:rsidRPr="0008213C" w:rsidDel="002B25A5">
          <w:rPr>
            <w:rFonts w:ascii="Arial" w:hAnsi="Arial" w:cs="Arial"/>
            <w:sz w:val="22"/>
            <w:szCs w:val="22"/>
          </w:rPr>
          <w:delText>Fariba Abbassi, MD</w:delText>
        </w:r>
        <w:r w:rsidR="007C5BAF" w:rsidRPr="0008213C" w:rsidDel="002B25A5">
          <w:rPr>
            <w:rFonts w:ascii="Arial" w:hAnsi="Arial" w:cs="Arial"/>
            <w:sz w:val="22"/>
            <w:szCs w:val="22"/>
            <w:vertAlign w:val="superscript"/>
          </w:rPr>
          <w:delText>1,2*</w:delText>
        </w:r>
        <w:r w:rsidR="007C5BAF" w:rsidRPr="0008213C" w:rsidDel="002B25A5">
          <w:rPr>
            <w:rFonts w:ascii="Arial" w:hAnsi="Arial" w:cs="Arial"/>
            <w:sz w:val="22"/>
            <w:szCs w:val="22"/>
          </w:rPr>
          <w:delText xml:space="preserve">; </w:delText>
        </w:r>
      </w:del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2,3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2,4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>; Milo A Puhan,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81101B1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Pr="0008213C">
        <w:rPr>
          <w:rFonts w:ascii="Arial" w:hAnsi="Arial" w:cs="Arial"/>
          <w:sz w:val="22"/>
          <w:szCs w:val="22"/>
        </w:rPr>
        <w:t>Epidemiology, Biostatistics and Prevention Institute, University of Zurich,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3F7AD6FE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2</w:t>
      </w:r>
      <w:r w:rsidRPr="0008213C">
        <w:rPr>
          <w:rFonts w:ascii="Arial" w:hAnsi="Arial" w:cs="Arial"/>
          <w:sz w:val="22"/>
          <w:szCs w:val="22"/>
        </w:rPr>
        <w:t>Hub for Translational Research and Liver/GI Health, FZ-Healthcare Foundation, Zurich, Switzerland</w:t>
      </w:r>
    </w:p>
    <w:p w14:paraId="37BA8C32" w14:textId="5187C663" w:rsidR="002B25A5" w:rsidRPr="002B25A5" w:rsidRDefault="002B25A5" w:rsidP="007C5BAF">
      <w:pPr>
        <w:spacing w:before="40" w:after="120"/>
        <w:rPr>
          <w:rFonts w:ascii="Arial" w:hAnsi="Arial" w:cs="Arial"/>
          <w:color w:val="FF0000"/>
          <w:sz w:val="22"/>
          <w:szCs w:val="22"/>
        </w:rPr>
      </w:pPr>
      <w:r w:rsidRPr="002B25A5">
        <w:rPr>
          <w:rFonts w:ascii="Segoe UI" w:hAnsi="Segoe UI" w:cs="Segoe UI"/>
          <w:color w:val="FF0000"/>
          <w:shd w:val="clear" w:color="auto" w:fill="FFFFFF"/>
        </w:rPr>
        <w:t>Depart</w:t>
      </w:r>
      <w:r w:rsidRPr="002B25A5">
        <w:rPr>
          <w:rFonts w:ascii="Segoe UI" w:hAnsi="Segoe UI" w:cs="Segoe UI"/>
          <w:color w:val="FF0000"/>
          <w:shd w:val="clear" w:color="auto" w:fill="FFFFFF"/>
        </w:rPr>
        <w:t>ment of Visceral and Thoracic Surgery, Cantonal Hospital Winterthur, Winterthur, Switzerland</w:t>
      </w:r>
    </w:p>
    <w:p w14:paraId="66969321" w14:textId="77777777" w:rsidR="007C5BAF" w:rsidRDefault="007C5BAF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3</w:t>
      </w:r>
      <w:r w:rsidRPr="0008213C">
        <w:rPr>
          <w:rFonts w:ascii="Arial" w:hAnsi="Arial" w:cs="Arial"/>
          <w:sz w:val="22"/>
          <w:szCs w:val="22"/>
        </w:rPr>
        <w:t xml:space="preserve">Department of Surgery, Cantonal Hospital Thurgau, Frauenfeld </w:t>
      </w:r>
      <w:r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4</w:t>
      </w:r>
      <w:r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5AE47364" w14:textId="5F97B856" w:rsidR="007C5BAF" w:rsidRPr="0008213C" w:rsidRDefault="00D612AA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Concept: No planning -&gt; no reporting -&gt; failure to achieve clinical meaningfulness </w:t>
      </w:r>
    </w:p>
    <w:p w14:paraId="2594A7B9" w14:textId="3A2F3051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considered the gold standard for generating 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3" w:author="fariba abbassi" w:date="2025-12-25T20:40:00Z" w16du:dateUtc="2025-12-25T19:40:00Z">
        <w:r w:rsidR="00E5429A" w:rsidDel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lack</w:delText>
        </w:r>
        <w:r w:rsidR="00E31FA5" w:rsidDel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</w:del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incompletely and inconsistently reported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43F24089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meta-research study aims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primarily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shortcomings in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surgical RCTs 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planning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 and secondly to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assess </w:t>
      </w:r>
      <w:ins w:id="4" w:author="fariba abbassi" w:date="2025-12-25T20:41:00Z" w16du:dateUtc="2025-12-25T19:41:00Z">
        <w:r w:rsidR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consideration of </w:t>
        </w:r>
      </w:ins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clinical relevance in trial design, endpoint</w:t>
      </w:r>
      <w:ins w:id="5" w:author="fariba abbassi" w:date="2025-12-25T20:42:00Z" w16du:dateUtc="2025-12-25T19:42:00Z">
        <w:r w:rsidR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selection?</w:t>
        </w:r>
      </w:ins>
      <w:del w:id="6" w:author="fariba abbassi" w:date="2025-12-25T20:42:00Z" w16du:dateUtc="2025-12-25T19:42:00Z">
        <w:r w:rsidR="00E5429A" w:rsidRPr="00E5429A" w:rsidDel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s</w:delText>
        </w:r>
      </w:del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 and interpretation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D7FD7D4" w14:textId="3E937849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7" w:author="fariba abbassi" w:date="2025-12-25T20:42:00Z" w16du:dateUtc="2025-12-25T19:42:00Z">
        <w:r w:rsidDel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first piloted</w:delText>
        </w:r>
      </w:del>
      <w:ins w:id="8" w:author="fariba abbassi" w:date="2025-12-25T20:42:00Z" w16du:dateUtc="2025-12-25T19:42:00Z">
        <w:r w:rsidR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performed</w:t>
        </w:r>
      </w:ins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ins w:id="9" w:author="fariba abbassi" w:date="2025-12-25T20:42:00Z" w16du:dateUtc="2025-12-25T19:42:00Z">
        <w:r w:rsidR="002B25A5">
          <w:rPr>
            <w:rFonts w:ascii="Arial" w:hAnsi="Arial" w:cs="Arial"/>
            <w:sz w:val="22"/>
            <w:szCs w:val="22"/>
          </w:rPr>
          <w:t xml:space="preserve"> as an endpoint</w:t>
        </w:r>
      </w:ins>
      <w:r w:rsidRPr="0008213C">
        <w:rPr>
          <w:rFonts w:ascii="Arial" w:hAnsi="Arial" w:cs="Arial"/>
          <w:sz w:val="22"/>
          <w:szCs w:val="22"/>
        </w:rPr>
        <w:t xml:space="preserve">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>would have the</w:t>
      </w:r>
      <w:r w:rsidRPr="0008213C">
        <w:rPr>
          <w:rFonts w:ascii="Arial" w:hAnsi="Arial" w:cs="Arial"/>
          <w:sz w:val="22"/>
          <w:szCs w:val="22"/>
        </w:rPr>
        <w:t xml:space="preserve"> large</w:t>
      </w:r>
      <w:r>
        <w:rPr>
          <w:rFonts w:ascii="Arial" w:hAnsi="Arial" w:cs="Arial"/>
          <w:sz w:val="22"/>
          <w:szCs w:val="22"/>
        </w:rPr>
        <w:t>st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 xml:space="preserve">For trials </w:t>
      </w:r>
      <w:r w:rsidR="00646A5D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with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 xml:space="preserve"> </w:t>
      </w:r>
      <w:ins w:id="10" w:author="fariba abbassi" w:date="2025-12-25T20:45:00Z" w16du:dateUtc="2025-12-25T19:45:00Z">
        <w:r w:rsidR="002B25A5">
          <w:rPr>
            <w:rFonts w:ascii="Arial" w:eastAsia="Times New Roman" w:hAnsi="Arial" w:cs="Arial"/>
            <w:kern w:val="0"/>
            <w:sz w:val="22"/>
            <w:szCs w:val="22"/>
            <w:highlight w:val="yellow"/>
            <w:lang w:eastAsia="de-DE"/>
            <w14:ligatures w14:val="none"/>
          </w:rPr>
          <w:t xml:space="preserve">a </w:t>
        </w:r>
      </w:ins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 xml:space="preserve">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56970B71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 xml:space="preserve">rimary endpoints defined in all (100%), but study design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 xml:space="preserve">20 (23%) specified a superiority design, 12 (14%) a non-inferiority design, and </w:t>
      </w:r>
      <w:commentRangeStart w:id="11"/>
      <w:r w:rsidR="00646A5D" w:rsidRPr="00646A5D">
        <w:rPr>
          <w:rFonts w:ascii="Arial" w:hAnsi="Arial" w:cs="Arial"/>
          <w:sz w:val="22"/>
          <w:szCs w:val="22"/>
        </w:rPr>
        <w:t>the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</w:t>
      </w:r>
      <w:commentRangeEnd w:id="11"/>
      <w:r w:rsidR="002B25A5">
        <w:rPr>
          <w:rStyle w:val="Kommentarzeichen"/>
        </w:rPr>
        <w:commentReference w:id="11"/>
      </w:r>
      <w:r w:rsidR="00646A5D">
        <w:rPr>
          <w:rFonts w:ascii="Arial" w:hAnsi="Arial" w:cs="Arial"/>
          <w:sz w:val="22"/>
          <w:szCs w:val="22"/>
        </w:rPr>
        <w:t>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9 (</w:t>
      </w:r>
      <w:r w:rsidR="001E3A1F" w:rsidRPr="00646A5D">
        <w:rPr>
          <w:rFonts w:ascii="Arial" w:hAnsi="Arial" w:cs="Arial"/>
          <w:sz w:val="22"/>
          <w:szCs w:val="22"/>
          <w:highlight w:val="yellow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interpreted results from a clinical perspective.</w:t>
      </w:r>
    </w:p>
    <w:p w14:paraId="21623E8D" w14:textId="37EA09B7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 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commentRangeStart w:id="12"/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</w:t>
      </w:r>
      <w:del w:id="13" w:author="fariba abbassi" w:date="2025-12-25T20:51:00Z" w16du:dateUtc="2025-12-25T19:51:00Z">
        <w:r w:rsidDel="002B25A5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he results of the final phase of our research will be presented at the congress</w:delText>
        </w:r>
      </w:del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  <w:r w:rsidR="00E5429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commentRangeEnd w:id="12"/>
      <w:r w:rsidR="002B25A5">
        <w:rPr>
          <w:rStyle w:val="Kommentarzeichen"/>
        </w:rPr>
        <w:commentReference w:id="12"/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131CFF6B" w14:textId="77777777" w:rsidR="00646A5D" w:rsidRDefault="00646A5D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30E2D81C" w14:textId="19D560DE" w:rsidR="007C5BAF" w:rsidRPr="00D92E5F" w:rsidRDefault="007C5BAF" w:rsidP="007C5BAF">
      <w:pPr>
        <w:rPr>
          <w:rFonts w:ascii="Arial" w:hAnsi="Arial" w:cs="Arial"/>
          <w:b/>
          <w:bCs/>
          <w:sz w:val="22"/>
          <w:szCs w:val="22"/>
        </w:rPr>
      </w:pPr>
      <w:r w:rsidRPr="00D92E5F">
        <w:rPr>
          <w:rFonts w:ascii="Arial" w:hAnsi="Arial" w:cs="Arial"/>
          <w:b/>
          <w:bCs/>
          <w:iCs/>
          <w:sz w:val="22"/>
          <w:szCs w:val="22"/>
        </w:rPr>
        <w:t>Table 1</w:t>
      </w:r>
      <w:r w:rsidRPr="00D92E5F">
        <w:rPr>
          <w:rFonts w:ascii="Arial" w:hAnsi="Arial" w:cs="Arial"/>
          <w:b/>
          <w:bCs/>
          <w:sz w:val="22"/>
          <w:szCs w:val="22"/>
        </w:rPr>
        <w:t xml:space="preserve">. 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 xml:space="preserve">Information </w:t>
      </w:r>
      <w:r w:rsidR="00646A5D">
        <w:rPr>
          <w:rFonts w:ascii="Arial" w:hAnsi="Arial" w:cs="Arial"/>
          <w:b/>
          <w:bCs/>
          <w:iCs/>
          <w:sz w:val="22"/>
          <w:szCs w:val="22"/>
        </w:rPr>
        <w:t>Reported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 xml:space="preserve"> in Pre-trial Documents of Published Randomized Controlled Trials</w:t>
      </w:r>
    </w:p>
    <w:p w14:paraId="09897D0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261"/>
        <w:gridCol w:w="2268"/>
        <w:gridCol w:w="2835"/>
        <w:gridCol w:w="1812"/>
        <w:gridCol w:w="9"/>
      </w:tblGrid>
      <w:tr w:rsidR="007C5BAF" w:rsidRPr="0008213C" w14:paraId="717124F9" w14:textId="77777777" w:rsidTr="004A7ECF">
        <w:trPr>
          <w:gridAfter w:val="1"/>
          <w:wAfter w:w="9" w:type="dxa"/>
          <w:tblHeader/>
          <w:jc w:val="center"/>
        </w:trPr>
        <w:tc>
          <w:tcPr>
            <w:tcW w:w="32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4D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BD74" w14:textId="1C91B8D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Protocol published</w:t>
            </w:r>
            <w:r w:rsidRPr="0008213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31</w:t>
            </w:r>
          </w:p>
        </w:tc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DCBC" w14:textId="4DA8B463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commentRangeStart w:id="14"/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Protocol unpublished</w:t>
            </w:r>
            <w:r w:rsidRPr="0008213C">
              <w:rPr>
                <w:rFonts w:ascii="Arial" w:hAnsi="Arial" w:cs="Arial"/>
                <w:sz w:val="22"/>
                <w:szCs w:val="22"/>
              </w:rPr>
              <w:t xml:space="preserve">  </w:t>
            </w:r>
            <w:commentRangeEnd w:id="14"/>
            <w:r w:rsidR="002B25A5">
              <w:rPr>
                <w:rStyle w:val="Kommentarzeichen"/>
              </w:rPr>
              <w:commentReference w:id="14"/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8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1115" w14:textId="1749500C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Registry records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45</w:t>
            </w:r>
          </w:p>
        </w:tc>
      </w:tr>
      <w:tr w:rsidR="007C5BAF" w:rsidRPr="0008213C" w14:paraId="78DBEE58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5633" w14:textId="29F1F02E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Primary endpoint </w:t>
            </w:r>
          </w:p>
          <w:p w14:paraId="753985AA" w14:textId="1068AE59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Study </w:t>
            </w:r>
            <w:r w:rsidR="00646A5D"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C3C5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  <w:p w14:paraId="69681D87" w14:textId="50BCC0C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B06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  <w:p w14:paraId="2518B8D5" w14:textId="743C7220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8850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  <w:p w14:paraId="44B54319" w14:textId="4DF31BAD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C5BAF" w:rsidRPr="0008213C" w14:paraId="567B35A8" w14:textId="77777777" w:rsidTr="004A7ECF">
        <w:trPr>
          <w:gridAfter w:val="1"/>
          <w:wAfter w:w="9" w:type="dxa"/>
          <w:trHeight w:val="85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A52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798B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10 (32%)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96D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E18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(4%)</w:t>
            </w:r>
          </w:p>
        </w:tc>
      </w:tr>
      <w:tr w:rsidR="007C5BAF" w:rsidRPr="0008213C" w14:paraId="3CDC4F4E" w14:textId="77777777" w:rsidTr="004A7ECF">
        <w:trPr>
          <w:gridAfter w:val="1"/>
          <w:wAfter w:w="9" w:type="dxa"/>
          <w:trHeight w:val="180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4A6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C34A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(19%)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AE3E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81D9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(2%)</w:t>
            </w:r>
          </w:p>
        </w:tc>
      </w:tr>
      <w:tr w:rsidR="007C5BAF" w:rsidRPr="0008213C" w14:paraId="4B45B3F7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255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4A224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15 (48%)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44FA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BF514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2971C6BC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E1B1E" w14:textId="7771A4E6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43FD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FE9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3A0D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(13%)</w:t>
            </w:r>
          </w:p>
        </w:tc>
      </w:tr>
      <w:tr w:rsidR="007C5BAF" w:rsidRPr="0008213C" w14:paraId="538512B4" w14:textId="77777777" w:rsidTr="0027425C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F51D" w14:textId="2EEA2456" w:rsidR="007C5BAF" w:rsidRPr="004A7ECF" w:rsidRDefault="004A7ECF" w:rsidP="004A7ECF">
            <w:pPr>
              <w:rPr>
                <w:rFonts w:ascii="Arial" w:hAnsi="Arial" w:cs="Arial"/>
                <w:sz w:val="21"/>
                <w:szCs w:val="21"/>
              </w:rPr>
            </w:pPr>
            <w:r w:rsidRPr="004A7ECF">
              <w:rPr>
                <w:rFonts w:ascii="Arial" w:hAnsi="Arial" w:cs="Arial"/>
                <w:sz w:val="21"/>
                <w:szCs w:val="21"/>
              </w:rPr>
              <w:t>Discrete variables are provided in number (percentage(%)).</w:t>
            </w:r>
          </w:p>
        </w:tc>
      </w:tr>
    </w:tbl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5-12-21T17:34:00Z" w:initials="JRR">
    <w:p w14:paraId="7E7D11AB" w14:textId="77777777" w:rsidR="007C5BAF" w:rsidRDefault="007C5BAF" w:rsidP="007C5BAF">
      <w:r>
        <w:rPr>
          <w:rStyle w:val="Kommentarzeichen"/>
        </w:rPr>
        <w:annotationRef/>
      </w:r>
      <w:r>
        <w:rPr>
          <w:sz w:val="20"/>
          <w:szCs w:val="20"/>
        </w:rPr>
        <w:t>300 words max, excluding title, authors, affiliations</w:t>
      </w:r>
    </w:p>
  </w:comment>
  <w:comment w:id="11" w:author="fariba abbassi" w:date="2025-12-25T20:47:00Z" w:initials="fa">
    <w:p w14:paraId="6580C42B" w14:textId="77777777" w:rsidR="002B25A5" w:rsidRDefault="002B25A5" w:rsidP="002B25A5">
      <w:r>
        <w:rPr>
          <w:rStyle w:val="Kommentarzeichen"/>
        </w:rPr>
        <w:annotationRef/>
      </w:r>
      <w:r>
        <w:rPr>
          <w:sz w:val="20"/>
          <w:szCs w:val="20"/>
        </w:rPr>
        <w:t>i would use the wording of the esa manuscript here.</w:t>
      </w:r>
    </w:p>
  </w:comment>
  <w:comment w:id="12" w:author="fariba abbassi" w:date="2025-12-25T20:51:00Z" w:initials="fa">
    <w:p w14:paraId="7908D93A" w14:textId="77777777" w:rsidR="002B25A5" w:rsidRDefault="002B25A5" w:rsidP="002B25A5">
      <w:r>
        <w:rPr>
          <w:rStyle w:val="Kommentarzeichen"/>
        </w:rPr>
        <w:annotationRef/>
      </w:r>
      <w:r>
        <w:rPr>
          <w:sz w:val="20"/>
          <w:szCs w:val="20"/>
        </w:rPr>
        <w:t>not appropriate for an abstract</w:t>
      </w:r>
    </w:p>
  </w:comment>
  <w:comment w:id="14" w:author="fariba abbassi" w:date="2025-12-25T20:50:00Z" w:initials="fa">
    <w:p w14:paraId="2C186B84" w14:textId="6AFD6B1E" w:rsidR="002B25A5" w:rsidRDefault="002B25A5" w:rsidP="002B25A5">
      <w:r>
        <w:rPr>
          <w:rStyle w:val="Kommentarzeichen"/>
        </w:rPr>
        <w:annotationRef/>
      </w:r>
      <w:r>
        <w:rPr>
          <w:sz w:val="20"/>
          <w:szCs w:val="20"/>
        </w:rPr>
        <w:t>you need to explain, what do you mean exactely by this. people may dont understand, why you have access to those protocols, although they werent published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7D11AB" w15:done="0"/>
  <w15:commentEx w15:paraId="6580C42B" w15:done="0"/>
  <w15:commentEx w15:paraId="7908D93A" w15:done="0"/>
  <w15:commentEx w15:paraId="2C186B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FF7BF" w16cex:dateUtc="2025-12-21T16:34:00Z"/>
  <w16cex:commentExtensible w16cex:durableId="320EB74C" w16cex:dateUtc="2025-12-25T19:47:00Z"/>
  <w16cex:commentExtensible w16cex:durableId="6309D040" w16cex:dateUtc="2025-12-25T19:51:00Z"/>
  <w16cex:commentExtensible w16cex:durableId="6B5CA528" w16cex:dateUtc="2025-12-25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7D11AB" w16cid:durableId="0B1FF7BF"/>
  <w16cid:commentId w16cid:paraId="6580C42B" w16cid:durableId="320EB74C"/>
  <w16cid:commentId w16cid:paraId="7908D93A" w16cid:durableId="6309D040"/>
  <w16cid:commentId w16cid:paraId="2C186B84" w16cid:durableId="6B5CA5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E3A1F"/>
    <w:rsid w:val="00284B5D"/>
    <w:rsid w:val="002A61FC"/>
    <w:rsid w:val="002B25A5"/>
    <w:rsid w:val="002F5338"/>
    <w:rsid w:val="004A265B"/>
    <w:rsid w:val="004A7ECF"/>
    <w:rsid w:val="0059269F"/>
    <w:rsid w:val="00595AAA"/>
    <w:rsid w:val="005F5E58"/>
    <w:rsid w:val="005F7E03"/>
    <w:rsid w:val="00646A5D"/>
    <w:rsid w:val="006B2686"/>
    <w:rsid w:val="007C5BAF"/>
    <w:rsid w:val="007F5632"/>
    <w:rsid w:val="00804D5D"/>
    <w:rsid w:val="009548A9"/>
    <w:rsid w:val="009E184A"/>
    <w:rsid w:val="00A6635E"/>
    <w:rsid w:val="00C021DE"/>
    <w:rsid w:val="00C470E2"/>
    <w:rsid w:val="00C67843"/>
    <w:rsid w:val="00CC088E"/>
    <w:rsid w:val="00CD0842"/>
    <w:rsid w:val="00CD7C3E"/>
    <w:rsid w:val="00D139CC"/>
    <w:rsid w:val="00D612AA"/>
    <w:rsid w:val="00DC38BF"/>
    <w:rsid w:val="00E31FA5"/>
    <w:rsid w:val="00E5429A"/>
    <w:rsid w:val="00EF7BB2"/>
    <w:rsid w:val="00F01C6B"/>
    <w:rsid w:val="00F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berschrift1">
    <w:name w:val="heading 1"/>
    <w:basedOn w:val="Standard"/>
    <w:next w:val="Textkrper"/>
    <w:link w:val="berschrift1Zchn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el">
    <w:name w:val="Title"/>
    <w:basedOn w:val="Standard"/>
    <w:next w:val="Textkrper"/>
    <w:link w:val="TitelZchn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enabsatz">
    <w:name w:val="List Paragraph"/>
    <w:basedOn w:val="Standard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7C5B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5BA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eastAsiaTheme="minorHAnsi"/>
      <w:sz w:val="20"/>
      <w:szCs w:val="20"/>
    </w:rPr>
  </w:style>
  <w:style w:type="paragraph" w:styleId="berarbeitung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25A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25A5"/>
    <w:rPr>
      <w:rFonts w:eastAsia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fariba abbassi</cp:lastModifiedBy>
  <cp:revision>5</cp:revision>
  <dcterms:created xsi:type="dcterms:W3CDTF">2025-12-22T15:09:00Z</dcterms:created>
  <dcterms:modified xsi:type="dcterms:W3CDTF">2025-12-25T19:51:00Z</dcterms:modified>
</cp:coreProperties>
</file>