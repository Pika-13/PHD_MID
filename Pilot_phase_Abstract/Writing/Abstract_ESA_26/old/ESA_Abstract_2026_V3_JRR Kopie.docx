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09BEC947" w:rsidR="00E53D2C" w:rsidRPr="00C04E8F" w:rsidRDefault="000F2CF8" w:rsidP="000F2CF8">
      <w:pPr>
        <w:spacing w:line="480" w:lineRule="auto"/>
        <w:ind w:firstLine="0"/>
        <w:jc w:val="center"/>
        <w:rPr>
          <w:rFonts w:ascii="Calibri" w:hAnsi="Calibri" w:cs="Calibri"/>
          <w:b/>
          <w:bCs/>
          <w:sz w:val="28"/>
          <w:szCs w:val="28"/>
        </w:rPr>
      </w:pPr>
      <w:r w:rsidRPr="000F2CF8">
        <w:rPr>
          <w:rFonts w:ascii="Calibri" w:hAnsi="Calibri" w:cs="Calibri"/>
          <w:b/>
          <w:bCs/>
          <w:sz w:val="28"/>
          <w:szCs w:val="28"/>
        </w:rPr>
        <w:t xml:space="preserve">From Plan to Publication </w:t>
      </w:r>
      <w:r>
        <w:rPr>
          <w:rFonts w:ascii="Calibri" w:hAnsi="Calibri" w:cs="Calibri"/>
          <w:b/>
          <w:bCs/>
          <w:sz w:val="28"/>
          <w:szCs w:val="28"/>
        </w:rPr>
        <w:t>in Randomized Controlled Trials:</w:t>
      </w:r>
      <w:r>
        <w:rPr>
          <w:rFonts w:ascii="Calibri" w:hAnsi="Calibri" w:cs="Calibri"/>
          <w:b/>
          <w:bCs/>
          <w:sz w:val="28"/>
          <w:szCs w:val="28"/>
        </w:rPr>
        <w:br/>
      </w:r>
      <w:r w:rsidRPr="000F2CF8">
        <w:rPr>
          <w:rFonts w:ascii="Calibri" w:hAnsi="Calibri" w:cs="Calibri"/>
          <w:b/>
          <w:bCs/>
          <w:sz w:val="28"/>
          <w:szCs w:val="28"/>
        </w:rPr>
        <w:t xml:space="preserve"> A Systematic Evaluation of </w:t>
      </w:r>
      <w:r w:rsidR="00472E5E">
        <w:rPr>
          <w:rFonts w:ascii="Calibri" w:hAnsi="Calibri" w:cs="Calibri"/>
          <w:b/>
          <w:bCs/>
          <w:sz w:val="28"/>
          <w:szCs w:val="28"/>
        </w:rPr>
        <w:t>Pre-Trial Documents</w:t>
      </w:r>
      <w:r w:rsidR="00472E5E" w:rsidRPr="000F2CF8">
        <w:rPr>
          <w:rFonts w:ascii="Calibri" w:hAnsi="Calibri" w:cs="Calibri"/>
          <w:b/>
          <w:bCs/>
          <w:sz w:val="28"/>
          <w:szCs w:val="28"/>
        </w:rPr>
        <w:t xml:space="preserve"> </w:t>
      </w:r>
      <w:r w:rsidRPr="000F2CF8">
        <w:rPr>
          <w:rFonts w:ascii="Calibri" w:hAnsi="Calibri" w:cs="Calibri"/>
          <w:b/>
          <w:bCs/>
          <w:sz w:val="28"/>
          <w:szCs w:val="28"/>
        </w:rPr>
        <w:t>and Publications</w:t>
      </w:r>
      <w:r w:rsidR="00A13881">
        <w:rPr>
          <w:rFonts w:ascii="Calibri" w:hAnsi="Calibri" w:cs="Calibri"/>
          <w:b/>
          <w:bCs/>
          <w:sz w:val="28"/>
          <w:szCs w:val="28"/>
        </w:rPr>
        <w:t xml:space="preserve"> using t</w:t>
      </w:r>
      <w:r w:rsidR="00A13881" w:rsidRPr="000F2CF8">
        <w:rPr>
          <w:rFonts w:ascii="Calibri" w:hAnsi="Calibri" w:cs="Calibri"/>
          <w:b/>
          <w:bCs/>
          <w:sz w:val="28"/>
          <w:szCs w:val="28"/>
        </w:rPr>
        <w:t xml:space="preserve">he </w:t>
      </w:r>
      <w:r w:rsidR="00A13881">
        <w:rPr>
          <w:rFonts w:ascii="Calibri" w:hAnsi="Calibri" w:cs="Calibri"/>
          <w:b/>
          <w:bCs/>
          <w:sz w:val="28"/>
          <w:szCs w:val="28"/>
        </w:rPr>
        <w:t>Comprehensive Complication Index (CCI</w:t>
      </w:r>
      <w:r w:rsidR="00A13881" w:rsidRPr="000F2CF8">
        <w:rPr>
          <w:rFonts w:ascii="Calibri" w:hAnsi="Calibri" w:cs="Calibri"/>
          <w:b/>
          <w:bCs/>
          <w:sz w:val="28"/>
          <w:szCs w:val="28"/>
        </w:rPr>
        <w:t>®</w:t>
      </w:r>
      <w:r w:rsidR="00A13881">
        <w:rPr>
          <w:rFonts w:ascii="Calibri" w:hAnsi="Calibri" w:cs="Calibri"/>
          <w:b/>
          <w:bCs/>
          <w:sz w:val="28"/>
          <w:szCs w:val="28"/>
        </w:rPr>
        <w:t>)</w:t>
      </w:r>
      <w:r w:rsidR="00A13881" w:rsidRPr="000F2CF8">
        <w:rPr>
          <w:rFonts w:ascii="Calibri" w:hAnsi="Calibri" w:cs="Calibri"/>
          <w:b/>
          <w:bCs/>
          <w:sz w:val="28"/>
          <w:szCs w:val="28"/>
        </w:rPr>
        <w:t xml:space="preserve"> as an Endpoint</w:t>
      </w:r>
    </w:p>
    <w:p w14:paraId="15A5420A" w14:textId="77777777" w:rsidR="00E53D2C" w:rsidRPr="00E53D2C" w:rsidRDefault="00E53D2C" w:rsidP="00E53D2C">
      <w:pPr>
        <w:spacing w:line="480" w:lineRule="auto"/>
        <w:rPr>
          <w:rFonts w:ascii="Calibri" w:hAnsi="Calibri" w:cs="Calibri"/>
        </w:rPr>
      </w:pPr>
    </w:p>
    <w:p w14:paraId="13162A64" w14:textId="0063EAED" w:rsidR="00E53D2C" w:rsidRPr="00C04E8F" w:rsidRDefault="00014BE8" w:rsidP="00C04E8F">
      <w:pPr>
        <w:spacing w:line="480" w:lineRule="auto"/>
        <w:jc w:val="center"/>
        <w:rPr>
          <w:rFonts w:ascii="Calibri" w:hAnsi="Calibri" w:cs="Calibri"/>
          <w:b/>
          <w:bCs/>
        </w:rPr>
      </w:pPr>
      <w:r w:rsidRPr="00C04E8F">
        <w:rPr>
          <w:rFonts w:ascii="Calibri" w:hAnsi="Calibri" w:cs="Calibri"/>
          <w:b/>
          <w:bCs/>
        </w:rPr>
        <w:t>Fariba Abbassi, MD</w:t>
      </w:r>
      <w:r w:rsidRPr="00C04E8F">
        <w:rPr>
          <w:rFonts w:ascii="Calibri" w:hAnsi="Calibri" w:cs="Calibri"/>
          <w:b/>
          <w:bCs/>
          <w:i/>
          <w:iCs/>
          <w:vertAlign w:val="superscript"/>
        </w:rPr>
        <w:t>1</w:t>
      </w:r>
      <w:r w:rsidR="00FF7C37" w:rsidRPr="00C04E8F">
        <w:rPr>
          <w:rFonts w:ascii="Calibri" w:hAnsi="Calibri" w:cs="Calibri"/>
          <w:b/>
          <w:bCs/>
          <w:i/>
          <w:iCs/>
          <w:vertAlign w:val="superscript"/>
        </w:rPr>
        <w:t>*</w:t>
      </w:r>
      <w:r w:rsidRPr="00C04E8F">
        <w:rPr>
          <w:rFonts w:ascii="Calibri" w:hAnsi="Calibri" w:cs="Calibri"/>
          <w:b/>
          <w:bCs/>
        </w:rPr>
        <w:t>; Joana Rodrigues</w:t>
      </w:r>
      <w:r w:rsidR="00AB3B77">
        <w:rPr>
          <w:rFonts w:ascii="Calibri" w:hAnsi="Calibri" w:cs="Calibri"/>
          <w:b/>
          <w:bCs/>
        </w:rPr>
        <w:t xml:space="preserve"> Ribeiro</w:t>
      </w:r>
      <w:r w:rsidRPr="00C04E8F">
        <w:rPr>
          <w:rFonts w:ascii="Calibri" w:hAnsi="Calibri" w:cs="Calibri"/>
          <w:b/>
          <w:bCs/>
        </w:rPr>
        <w:t>, MD</w:t>
      </w:r>
      <w:r w:rsidRPr="00C04E8F">
        <w:rPr>
          <w:rFonts w:ascii="Calibri" w:hAnsi="Calibri" w:cs="Calibri"/>
          <w:b/>
          <w:bCs/>
          <w:i/>
          <w:iCs/>
          <w:vertAlign w:val="superscript"/>
        </w:rPr>
        <w:t>1</w:t>
      </w:r>
      <w:r w:rsidR="00FF7C37" w:rsidRPr="00C04E8F">
        <w:rPr>
          <w:rFonts w:ascii="Calibri" w:hAnsi="Calibri" w:cs="Calibri"/>
          <w:b/>
          <w:bCs/>
          <w:i/>
          <w:iCs/>
          <w:vertAlign w:val="superscript"/>
        </w:rPr>
        <w:t>*</w:t>
      </w:r>
      <w:r w:rsidRPr="00C04E8F">
        <w:rPr>
          <w:rFonts w:ascii="Calibri" w:hAnsi="Calibri" w:cs="Calibri"/>
          <w:b/>
          <w:bCs/>
        </w:rPr>
        <w:t xml:space="preserve">; </w:t>
      </w:r>
      <w:r w:rsidR="00E53D2C" w:rsidRPr="00C04E8F">
        <w:rPr>
          <w:rFonts w:ascii="Calibri" w:hAnsi="Calibri" w:cs="Calibri"/>
          <w:b/>
          <w:bCs/>
        </w:rPr>
        <w:t>Matthias Pfister, MD</w:t>
      </w:r>
      <w:r w:rsidR="00FF7C37" w:rsidRPr="00C04E8F">
        <w:rPr>
          <w:rFonts w:ascii="Calibri" w:hAnsi="Calibri" w:cs="Calibri"/>
          <w:b/>
          <w:bCs/>
          <w:i/>
          <w:iCs/>
          <w:vertAlign w:val="superscript"/>
        </w:rPr>
        <w:t>2</w:t>
      </w:r>
      <w:r w:rsidR="00E53D2C" w:rsidRPr="00C04E8F">
        <w:rPr>
          <w:rFonts w:ascii="Calibri" w:hAnsi="Calibri" w:cs="Calibri"/>
          <w:b/>
          <w:bCs/>
        </w:rPr>
        <w:t xml:space="preserve">; </w:t>
      </w:r>
      <w:r w:rsidR="00FF7C37" w:rsidRPr="00C04E8F">
        <w:rPr>
          <w:rFonts w:ascii="Calibri" w:hAnsi="Calibri" w:cs="Calibri"/>
          <w:b/>
          <w:bCs/>
        </w:rPr>
        <w:br/>
      </w:r>
      <w:r w:rsidR="00E53D2C" w:rsidRPr="00C04E8F">
        <w:rPr>
          <w:rFonts w:ascii="Calibri" w:hAnsi="Calibri" w:cs="Calibri"/>
          <w:b/>
          <w:bCs/>
        </w:rPr>
        <w:t>Pierre-Alain Clavien, MD, PhD</w:t>
      </w:r>
      <w:r w:rsidR="00FF7C37" w:rsidRPr="00C04E8F">
        <w:rPr>
          <w:rFonts w:ascii="Calibri" w:hAnsi="Calibri" w:cs="Calibri"/>
          <w:b/>
          <w:bCs/>
          <w:i/>
          <w:iCs/>
          <w:vertAlign w:val="superscript"/>
        </w:rPr>
        <w:t>3</w:t>
      </w:r>
      <w:r w:rsidR="00E53D2C" w:rsidRPr="00C04E8F">
        <w:rPr>
          <w:rFonts w:ascii="Calibri" w:hAnsi="Calibri" w:cs="Calibri"/>
          <w:b/>
          <w:bCs/>
        </w:rPr>
        <w:t>;</w:t>
      </w:r>
      <w:r w:rsidRPr="00C04E8F">
        <w:rPr>
          <w:rFonts w:ascii="Calibri" w:hAnsi="Calibri" w:cs="Calibri"/>
          <w:b/>
          <w:bCs/>
        </w:rPr>
        <w:t xml:space="preserve"> Milo A Puhan, MD, PhD</w:t>
      </w:r>
      <w:r w:rsidR="00FF7C37" w:rsidRPr="00C04E8F">
        <w:rPr>
          <w:rFonts w:ascii="Calibri" w:hAnsi="Calibri" w:cs="Calibri"/>
          <w:b/>
          <w:bCs/>
          <w:i/>
          <w:iCs/>
          <w:vertAlign w:val="superscript"/>
        </w:rPr>
        <w:t>1</w:t>
      </w:r>
      <w:r w:rsidR="00FF7C37" w:rsidRPr="00C04E8F">
        <w:rPr>
          <w:rFonts w:ascii="Calibri" w:hAnsi="Calibri" w:cs="Calibri"/>
          <w:b/>
          <w:bCs/>
          <w:noProof/>
          <w:color w:val="000000" w:themeColor="text1"/>
        </w:rPr>
        <w:drawing>
          <wp:inline distT="0" distB="0" distL="0" distR="0" wp14:anchorId="47D7B227" wp14:editId="38DA56EA">
            <wp:extent cx="166370" cy="166370"/>
            <wp:effectExtent l="0" t="0" r="5080" b="5080"/>
            <wp:docPr id="536979988"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p>
    <w:p w14:paraId="79F96455" w14:textId="423B457C" w:rsidR="00E53D2C" w:rsidRPr="00E53D2C" w:rsidRDefault="00E53D2C" w:rsidP="00E53D2C">
      <w:pPr>
        <w:spacing w:line="480" w:lineRule="auto"/>
        <w:rPr>
          <w:rFonts w:ascii="Calibri" w:hAnsi="Calibri" w:cs="Calibri"/>
        </w:rPr>
      </w:pPr>
    </w:p>
    <w:p w14:paraId="39DAA145" w14:textId="0E36A426" w:rsidR="00FF7C37" w:rsidRDefault="00014BE8" w:rsidP="00C04E8F">
      <w:pPr>
        <w:autoSpaceDE w:val="0"/>
        <w:autoSpaceDN w:val="0"/>
        <w:adjustRightInd w:val="0"/>
        <w:ind w:left="142" w:firstLine="0"/>
        <w:rPr>
          <w:rFonts w:ascii="Calibri" w:hAnsi="Calibri" w:cs="Calibri"/>
          <w:i/>
          <w:iCs/>
        </w:rPr>
      </w:pPr>
      <w:r>
        <w:rPr>
          <w:rFonts w:ascii="Calibri" w:hAnsi="Calibri" w:cs="Calibri"/>
          <w:i/>
          <w:iCs/>
          <w:vertAlign w:val="superscript"/>
        </w:rPr>
        <w:t>1</w:t>
      </w:r>
      <w:r w:rsidR="00E53D2C" w:rsidRPr="00E53D2C">
        <w:rPr>
          <w:rFonts w:ascii="Calibri" w:hAnsi="Calibri" w:cs="Calibri"/>
          <w:i/>
          <w:iCs/>
        </w:rPr>
        <w:t>Epidemiology, Biostatistics and Prevention Institute, University of Zurich, Zurich (Switzerland)</w:t>
      </w:r>
    </w:p>
    <w:p w14:paraId="25B67860" w14:textId="750A2C0C" w:rsidR="00FF7C37" w:rsidRDefault="00E53D2C" w:rsidP="00E53D2C">
      <w:pPr>
        <w:autoSpaceDE w:val="0"/>
        <w:autoSpaceDN w:val="0"/>
        <w:adjustRightInd w:val="0"/>
        <w:ind w:left="142"/>
        <w:rPr>
          <w:rFonts w:ascii="Calibri" w:hAnsi="Calibri" w:cs="Calibri"/>
          <w:i/>
          <w:iCs/>
          <w:color w:val="212121"/>
          <w:shd w:val="clear" w:color="auto" w:fill="FFFFFF"/>
        </w:rPr>
      </w:pPr>
      <w:r w:rsidRPr="00E53D2C">
        <w:rPr>
          <w:rFonts w:ascii="Calibri" w:hAnsi="Calibri" w:cs="Calibri"/>
          <w:i/>
          <w:iCs/>
        </w:rPr>
        <w:br/>
      </w:r>
      <w:r w:rsidR="00FF7C37">
        <w:rPr>
          <w:rFonts w:ascii="Calibri" w:hAnsi="Calibri" w:cs="Calibri"/>
          <w:i/>
          <w:iCs/>
          <w:vertAlign w:val="superscript"/>
        </w:rPr>
        <w:t>2</w:t>
      </w:r>
      <w:r w:rsidR="00FF7C37" w:rsidRPr="00FF7C37">
        <w:rPr>
          <w:rFonts w:ascii="Calibri" w:hAnsi="Calibri" w:cs="Calibri"/>
          <w:i/>
          <w:iCs/>
        </w:rPr>
        <w:t>Department of Surgery, Cantonal Hospital Thurgau, Frauenfeld</w:t>
      </w:r>
      <w:r w:rsidR="00FF7C37">
        <w:rPr>
          <w:rFonts w:ascii="Calibri" w:hAnsi="Calibri" w:cs="Calibri"/>
          <w:i/>
          <w:iCs/>
        </w:rPr>
        <w:t xml:space="preserve"> </w:t>
      </w:r>
      <w:r w:rsidRPr="00E53D2C">
        <w:rPr>
          <w:rFonts w:ascii="Calibri" w:hAnsi="Calibri" w:cs="Calibri"/>
          <w:i/>
          <w:iCs/>
          <w:color w:val="212121"/>
          <w:shd w:val="clear" w:color="auto" w:fill="FFFFFF"/>
        </w:rPr>
        <w:t>(Switzerland)</w:t>
      </w:r>
    </w:p>
    <w:p w14:paraId="2209489E" w14:textId="1FA87CD4" w:rsidR="00E53D2C" w:rsidRDefault="00E53D2C" w:rsidP="00E53D2C">
      <w:pPr>
        <w:autoSpaceDE w:val="0"/>
        <w:autoSpaceDN w:val="0"/>
        <w:adjustRightInd w:val="0"/>
        <w:ind w:left="142"/>
        <w:rPr>
          <w:rFonts w:ascii="Calibri" w:hAnsi="Calibri" w:cs="Calibri"/>
          <w:i/>
          <w:iCs/>
        </w:rPr>
      </w:pPr>
      <w:r w:rsidRPr="00E53D2C">
        <w:rPr>
          <w:rFonts w:ascii="Calibri" w:hAnsi="Calibri" w:cs="Calibri"/>
          <w:i/>
          <w:iCs/>
          <w:color w:val="212121"/>
          <w:shd w:val="clear" w:color="auto" w:fill="FFFFFF"/>
        </w:rPr>
        <w:br/>
      </w:r>
      <w:r w:rsidR="00FF7C37">
        <w:rPr>
          <w:rFonts w:ascii="Calibri" w:hAnsi="Calibri" w:cs="Calibri"/>
          <w:i/>
          <w:iCs/>
          <w:vertAlign w:val="superscript"/>
        </w:rPr>
        <w:t>3</w:t>
      </w:r>
      <w:r w:rsidRPr="00E53D2C">
        <w:rPr>
          <w:rFonts w:ascii="Calibri" w:hAnsi="Calibri" w:cs="Calibri"/>
          <w:i/>
          <w:iCs/>
        </w:rPr>
        <w:t>Professor of Surgery and Transplantation, University of Zurich, Wyss Translational Center, Swiss Medical Network, Zurich (Switzerland)</w:t>
      </w:r>
      <w:r w:rsidRPr="00E53D2C">
        <w:rPr>
          <w:rFonts w:ascii="Calibri" w:hAnsi="Calibri" w:cs="Calibri"/>
          <w:i/>
          <w:iCs/>
        </w:rPr>
        <w:br/>
      </w:r>
    </w:p>
    <w:p w14:paraId="61AF3116" w14:textId="46576F5E" w:rsidR="00FF7C37" w:rsidRDefault="00FF7C37" w:rsidP="00C04E8F">
      <w:pPr>
        <w:autoSpaceDE w:val="0"/>
        <w:autoSpaceDN w:val="0"/>
        <w:adjustRightInd w:val="0"/>
        <w:ind w:left="142" w:firstLine="0"/>
        <w:rPr>
          <w:rFonts w:ascii="Calibri" w:hAnsi="Calibri" w:cs="Calibri"/>
          <w:i/>
          <w:iCs/>
        </w:rPr>
      </w:pPr>
      <w:r>
        <w:rPr>
          <w:rFonts w:ascii="Calibri" w:hAnsi="Calibri" w:cs="Calibri"/>
          <w:i/>
          <w:iCs/>
        </w:rPr>
        <w:t>*Both authors contributed equally to this work</w:t>
      </w:r>
    </w:p>
    <w:p w14:paraId="40403A10" w14:textId="77777777" w:rsidR="00FF7C37" w:rsidRPr="00E53D2C" w:rsidRDefault="00FF7C37" w:rsidP="00E53D2C">
      <w:pPr>
        <w:autoSpaceDE w:val="0"/>
        <w:autoSpaceDN w:val="0"/>
        <w:adjustRightInd w:val="0"/>
        <w:ind w:left="142"/>
        <w:rPr>
          <w:rFonts w:ascii="Calibri" w:hAnsi="Calibri" w:cs="Calibri"/>
          <w:i/>
          <w:iCs/>
        </w:rPr>
      </w:pPr>
    </w:p>
    <w:p w14:paraId="67F5EF26" w14:textId="77777777" w:rsidR="00E53D2C" w:rsidRDefault="00E53D2C" w:rsidP="00E53D2C">
      <w:pPr>
        <w:autoSpaceDE w:val="0"/>
        <w:autoSpaceDN w:val="0"/>
        <w:adjustRightInd w:val="0"/>
        <w:rPr>
          <w:rFonts w:ascii="Calibri" w:hAnsi="Calibri" w:cs="Calibri"/>
        </w:rPr>
      </w:pPr>
    </w:p>
    <w:p w14:paraId="68041FD7" w14:textId="77777777" w:rsidR="00FF7C37" w:rsidRDefault="00FF7C37" w:rsidP="00E53D2C">
      <w:pPr>
        <w:autoSpaceDE w:val="0"/>
        <w:autoSpaceDN w:val="0"/>
        <w:adjustRightInd w:val="0"/>
        <w:rPr>
          <w:rFonts w:ascii="Calibri" w:hAnsi="Calibri" w:cs="Calibri"/>
        </w:rPr>
      </w:pPr>
    </w:p>
    <w:p w14:paraId="06EFC325" w14:textId="77777777" w:rsidR="00FF7C37" w:rsidRDefault="00FF7C37" w:rsidP="00E53D2C">
      <w:pPr>
        <w:autoSpaceDE w:val="0"/>
        <w:autoSpaceDN w:val="0"/>
        <w:adjustRightInd w:val="0"/>
        <w:rPr>
          <w:rFonts w:ascii="Calibri" w:hAnsi="Calibri" w:cs="Calibri"/>
        </w:rPr>
      </w:pPr>
    </w:p>
    <w:p w14:paraId="43554A05" w14:textId="77777777" w:rsidR="00FF7C37" w:rsidRPr="00E53D2C" w:rsidRDefault="00FF7C37" w:rsidP="00E53D2C">
      <w:pPr>
        <w:autoSpaceDE w:val="0"/>
        <w:autoSpaceDN w:val="0"/>
        <w:adjustRightInd w:val="0"/>
        <w:rPr>
          <w:rFonts w:ascii="Calibri" w:hAnsi="Calibri" w:cs="Calibri"/>
        </w:rPr>
      </w:pPr>
    </w:p>
    <w:p w14:paraId="60E47293" w14:textId="1DC99CBC" w:rsidR="00E53D2C" w:rsidRPr="00E53D2C"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E53D2C">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E53D2C">
        <w:rPr>
          <w:rFonts w:ascii="Calibri" w:hAnsi="Calibri" w:cs="Calibri"/>
          <w:color w:val="000000" w:themeColor="text1"/>
          <w:sz w:val="24"/>
          <w:szCs w:val="24"/>
        </w:rPr>
        <w:t xml:space="preserve"> Corresponding author: </w:t>
      </w:r>
      <w:r w:rsidRPr="00E53D2C">
        <w:rPr>
          <w:rFonts w:ascii="Calibri" w:hAnsi="Calibri" w:cs="Calibri"/>
          <w:color w:val="000000" w:themeColor="text1"/>
          <w:sz w:val="24"/>
          <w:szCs w:val="24"/>
        </w:rPr>
        <w:tab/>
      </w:r>
      <w:r w:rsidR="00FF7C37">
        <w:rPr>
          <w:rFonts w:ascii="Calibri" w:hAnsi="Calibri" w:cs="Calibri"/>
          <w:sz w:val="24"/>
          <w:szCs w:val="24"/>
        </w:rPr>
        <w:t>Milo A Puhan</w:t>
      </w:r>
      <w:r w:rsidRPr="00E53D2C">
        <w:rPr>
          <w:rFonts w:ascii="Calibri" w:hAnsi="Calibri" w:cs="Calibri"/>
          <w:sz w:val="24"/>
          <w:szCs w:val="24"/>
        </w:rPr>
        <w:t>, MD, PhD</w:t>
      </w:r>
    </w:p>
    <w:p w14:paraId="0A6AA6EC" w14:textId="29DB696F" w:rsidR="00FF7C37" w:rsidRDefault="00E53D2C" w:rsidP="00FF7C37">
      <w:pPr>
        <w:tabs>
          <w:tab w:val="left" w:pos="3544"/>
        </w:tabs>
        <w:snapToGrid w:val="0"/>
        <w:ind w:firstLine="3119"/>
        <w:contextualSpacing/>
        <w:textAlignment w:val="baseline"/>
        <w:rPr>
          <w:rFonts w:ascii="Calibri" w:hAnsi="Calibri" w:cs="Calibri"/>
          <w:i/>
          <w:iCs/>
          <w:color w:val="201F1E"/>
        </w:rPr>
      </w:pPr>
      <w:r w:rsidRPr="00E53D2C">
        <w:rPr>
          <w:rFonts w:ascii="Calibri" w:hAnsi="Calibri" w:cs="Calibri"/>
          <w:i/>
          <w:iCs/>
          <w:color w:val="201F1E"/>
        </w:rPr>
        <w:tab/>
        <w:t>University of Zurich</w:t>
      </w:r>
    </w:p>
    <w:p w14:paraId="6E47B457" w14:textId="0529C360" w:rsidR="00E53D2C" w:rsidRPr="00E53D2C" w:rsidRDefault="00FF7C37" w:rsidP="00C04E8F">
      <w:pPr>
        <w:tabs>
          <w:tab w:val="left" w:pos="3544"/>
        </w:tabs>
        <w:snapToGrid w:val="0"/>
        <w:ind w:firstLine="3119"/>
        <w:contextualSpacing/>
        <w:textAlignment w:val="baseline"/>
        <w:rPr>
          <w:rFonts w:ascii="Calibri" w:hAnsi="Calibri" w:cs="Calibri"/>
          <w:i/>
          <w:iCs/>
          <w:color w:val="201F1E"/>
        </w:rPr>
      </w:pPr>
      <w:r>
        <w:rPr>
          <w:rFonts w:ascii="Calibri" w:hAnsi="Calibri" w:cs="Calibri"/>
          <w:i/>
          <w:iCs/>
          <w:color w:val="201F1E"/>
        </w:rPr>
        <w:tab/>
        <w:t>Epidemiology, Biostatistics and Prevention Institute</w:t>
      </w:r>
    </w:p>
    <w:p w14:paraId="4FDE52C2" w14:textId="2E38E6D5" w:rsidR="00E53D2C" w:rsidRPr="00F67EEB" w:rsidRDefault="00E53D2C" w:rsidP="00E53D2C">
      <w:pPr>
        <w:tabs>
          <w:tab w:val="left" w:pos="3544"/>
        </w:tabs>
        <w:snapToGrid w:val="0"/>
        <w:contextualSpacing/>
        <w:textAlignment w:val="baseline"/>
        <w:rPr>
          <w:rFonts w:ascii="Calibri" w:hAnsi="Calibri" w:cs="Calibri"/>
          <w:i/>
          <w:iCs/>
          <w:color w:val="201F1E"/>
          <w:lang w:val="de-CH"/>
        </w:rPr>
      </w:pPr>
      <w:r w:rsidRPr="00E53D2C">
        <w:rPr>
          <w:rFonts w:ascii="Calibri" w:hAnsi="Calibri" w:cs="Calibri"/>
          <w:i/>
          <w:iCs/>
          <w:color w:val="201F1E"/>
        </w:rPr>
        <w:tab/>
      </w:r>
      <w:r w:rsidR="00FF7C37" w:rsidRPr="00F67EEB">
        <w:rPr>
          <w:rFonts w:ascii="Calibri" w:hAnsi="Calibri" w:cs="Calibri"/>
          <w:i/>
          <w:iCs/>
          <w:color w:val="201F1E"/>
          <w:lang w:val="de-CH"/>
        </w:rPr>
        <w:t>Hirschengraben 84</w:t>
      </w:r>
    </w:p>
    <w:p w14:paraId="1F19BE8F" w14:textId="57FC529E" w:rsidR="00E53D2C" w:rsidRPr="00F67EEB" w:rsidRDefault="00E53D2C" w:rsidP="00E53D2C">
      <w:pPr>
        <w:tabs>
          <w:tab w:val="left" w:pos="3544"/>
        </w:tabs>
        <w:snapToGrid w:val="0"/>
        <w:contextualSpacing/>
        <w:textAlignment w:val="baseline"/>
        <w:rPr>
          <w:rFonts w:ascii="Calibri" w:hAnsi="Calibri" w:cs="Calibri"/>
          <w:i/>
          <w:iCs/>
          <w:color w:val="201F1E"/>
          <w:lang w:val="de-CH"/>
        </w:rPr>
      </w:pPr>
      <w:r w:rsidRPr="00F67EEB">
        <w:rPr>
          <w:rFonts w:ascii="Calibri" w:hAnsi="Calibri" w:cs="Calibri"/>
          <w:i/>
          <w:iCs/>
          <w:color w:val="201F1E"/>
          <w:lang w:val="de-CH"/>
        </w:rPr>
        <w:tab/>
        <w:t>80</w:t>
      </w:r>
      <w:r w:rsidR="00FF7C37" w:rsidRPr="00F67EEB">
        <w:rPr>
          <w:rFonts w:ascii="Calibri" w:hAnsi="Calibri" w:cs="Calibri"/>
          <w:i/>
          <w:iCs/>
          <w:color w:val="201F1E"/>
          <w:lang w:val="de-CH"/>
        </w:rPr>
        <w:t>01</w:t>
      </w:r>
      <w:r w:rsidRPr="00F67EEB">
        <w:rPr>
          <w:rFonts w:ascii="Calibri" w:hAnsi="Calibri" w:cs="Calibri"/>
          <w:i/>
          <w:iCs/>
          <w:color w:val="201F1E"/>
          <w:lang w:val="de-CH"/>
        </w:rPr>
        <w:t xml:space="preserve"> Zurich, Switzerland</w:t>
      </w:r>
    </w:p>
    <w:p w14:paraId="39B044DF" w14:textId="05FA5E0E" w:rsidR="00E53D2C" w:rsidRPr="00F67EEB" w:rsidRDefault="00E53D2C" w:rsidP="00E53D2C">
      <w:pPr>
        <w:tabs>
          <w:tab w:val="left" w:pos="3544"/>
        </w:tabs>
        <w:snapToGrid w:val="0"/>
        <w:contextualSpacing/>
        <w:textAlignment w:val="baseline"/>
        <w:rPr>
          <w:rStyle w:val="Hyperlink"/>
          <w:rFonts w:ascii="Calibri" w:hAnsi="Calibri" w:cs="Calibri"/>
          <w:i/>
          <w:iCs/>
          <w:bdr w:val="none" w:sz="0" w:space="0" w:color="auto" w:frame="1"/>
          <w:lang w:val="de-CH"/>
        </w:rPr>
      </w:pPr>
      <w:r w:rsidRPr="00F67EEB">
        <w:rPr>
          <w:rFonts w:ascii="Calibri" w:hAnsi="Calibri" w:cs="Calibri"/>
          <w:i/>
          <w:iCs/>
          <w:color w:val="201F1E"/>
          <w:lang w:val="de-CH"/>
        </w:rPr>
        <w:tab/>
      </w:r>
      <w:proofErr w:type="gramStart"/>
      <w:r w:rsidRPr="00F67EEB">
        <w:rPr>
          <w:rFonts w:ascii="Calibri" w:hAnsi="Calibri" w:cs="Calibri"/>
          <w:i/>
          <w:iCs/>
          <w:color w:val="201F1E"/>
          <w:lang w:val="de-CH"/>
        </w:rPr>
        <w:t>Email</w:t>
      </w:r>
      <w:proofErr w:type="gramEnd"/>
      <w:r w:rsidRPr="00F67EEB">
        <w:rPr>
          <w:rFonts w:ascii="Calibri" w:hAnsi="Calibri" w:cs="Calibri"/>
          <w:i/>
          <w:iCs/>
          <w:color w:val="201F1E"/>
          <w:lang w:val="de-CH"/>
        </w:rPr>
        <w:t>:</w:t>
      </w:r>
      <w:r w:rsidRPr="00F67EEB">
        <w:rPr>
          <w:rFonts w:ascii="Calibri" w:hAnsi="Calibri" w:cs="Calibri"/>
          <w:i/>
          <w:iCs/>
          <w:color w:val="201F1E"/>
          <w:bdr w:val="none" w:sz="0" w:space="0" w:color="auto" w:frame="1"/>
          <w:lang w:val="de-CH"/>
        </w:rPr>
        <w:t> </w:t>
      </w:r>
      <w:r w:rsidR="00FF7C37" w:rsidRPr="00F67EEB">
        <w:rPr>
          <w:rStyle w:val="Hyperlink"/>
          <w:rFonts w:ascii="Calibri" w:hAnsi="Calibri" w:cs="Calibri"/>
          <w:i/>
          <w:iCs/>
          <w:bdr w:val="none" w:sz="0" w:space="0" w:color="auto" w:frame="1"/>
          <w:lang w:val="de-CH"/>
        </w:rPr>
        <w:t>miloalan.puhan@uzh.ch</w:t>
      </w:r>
    </w:p>
    <w:p w14:paraId="3FA2FD40" w14:textId="77777777" w:rsidR="00E53D2C" w:rsidRPr="00F67EEB" w:rsidRDefault="00E53D2C" w:rsidP="00E53D2C">
      <w:pPr>
        <w:spacing w:line="480" w:lineRule="auto"/>
        <w:rPr>
          <w:rFonts w:ascii="Calibri" w:hAnsi="Calibri" w:cs="Calibri"/>
          <w:lang w:val="de-CH"/>
        </w:rPr>
      </w:pPr>
    </w:p>
    <w:p w14:paraId="54718507" w14:textId="4F75DB77" w:rsidR="00E53D2C" w:rsidRPr="00F67EEB" w:rsidRDefault="00E53D2C">
      <w:pPr>
        <w:rPr>
          <w:rFonts w:ascii="Calibri" w:hAnsi="Calibri" w:cs="Calibri"/>
          <w:lang w:val="de-CH"/>
        </w:rPr>
      </w:pPr>
      <w:r w:rsidRPr="00F67EEB">
        <w:rPr>
          <w:rFonts w:ascii="Calibri" w:hAnsi="Calibri" w:cs="Calibri"/>
          <w:lang w:val="de-CH"/>
        </w:rPr>
        <w:br w:type="page"/>
      </w:r>
    </w:p>
    <w:p w14:paraId="74ED4F2D" w14:textId="30FC1ED5" w:rsidR="00FF7C37" w:rsidRPr="004F3AF6" w:rsidRDefault="00FF7C37" w:rsidP="00C04E8F">
      <w:pPr>
        <w:spacing w:line="480" w:lineRule="auto"/>
        <w:ind w:firstLine="0"/>
        <w:jc w:val="center"/>
        <w:rPr>
          <w:rFonts w:ascii="Calibri" w:hAnsi="Calibri" w:cs="Calibri"/>
          <w:b/>
          <w:bCs/>
          <w:lang w:val="de-CH"/>
          <w:rPrChange w:id="0" w:author="Milo Alan Puhan" w:date="2025-10-22T21:07:00Z" w16du:dateUtc="2025-10-22T19:07:00Z">
            <w:rPr>
              <w:rFonts w:ascii="Calibri" w:hAnsi="Calibri" w:cs="Calibri"/>
              <w:b/>
              <w:bCs/>
            </w:rPr>
          </w:rPrChange>
        </w:rPr>
      </w:pPr>
      <w:r w:rsidRPr="004F3AF6">
        <w:rPr>
          <w:rFonts w:ascii="Calibri" w:hAnsi="Calibri" w:cs="Calibri"/>
          <w:b/>
          <w:bCs/>
          <w:lang w:val="de-CH"/>
          <w:rPrChange w:id="1" w:author="Milo Alan Puhan" w:date="2025-10-22T21:07:00Z" w16du:dateUtc="2025-10-22T19:07:00Z">
            <w:rPr>
              <w:rFonts w:ascii="Calibri" w:hAnsi="Calibri" w:cs="Calibri"/>
              <w:b/>
              <w:bCs/>
            </w:rPr>
          </w:rPrChange>
        </w:rPr>
        <w:lastRenderedPageBreak/>
        <w:t>Abstract</w:t>
      </w:r>
    </w:p>
    <w:p w14:paraId="627F7640" w14:textId="77777777" w:rsidR="00C04E8F" w:rsidRPr="004F3AF6" w:rsidRDefault="00C04E8F" w:rsidP="00FF7C37">
      <w:pPr>
        <w:spacing w:line="480" w:lineRule="auto"/>
        <w:ind w:firstLine="708"/>
        <w:rPr>
          <w:rFonts w:ascii="Calibri" w:hAnsi="Calibri" w:cs="Calibri"/>
          <w:b/>
          <w:bCs/>
          <w:lang w:val="de-CH"/>
          <w:rPrChange w:id="2" w:author="Milo Alan Puhan" w:date="2025-10-22T21:07:00Z" w16du:dateUtc="2025-10-22T19:07:00Z">
            <w:rPr>
              <w:rFonts w:ascii="Calibri" w:hAnsi="Calibri" w:cs="Calibri"/>
              <w:b/>
              <w:bCs/>
            </w:rPr>
          </w:rPrChange>
        </w:rPr>
      </w:pPr>
    </w:p>
    <w:p w14:paraId="43F3C24C" w14:textId="6B24167C" w:rsidR="00FF7C37" w:rsidRDefault="00E53D2C" w:rsidP="00FF7C37">
      <w:pPr>
        <w:spacing w:line="480" w:lineRule="auto"/>
        <w:ind w:firstLine="708"/>
        <w:rPr>
          <w:rFonts w:ascii="Calibri" w:hAnsi="Calibri" w:cs="Calibri"/>
        </w:rPr>
      </w:pPr>
      <w:r w:rsidRPr="00C04E8F">
        <w:rPr>
          <w:rFonts w:ascii="Calibri" w:hAnsi="Calibri" w:cs="Calibri"/>
          <w:b/>
          <w:bCs/>
        </w:rPr>
        <w:t xml:space="preserve">Background and </w:t>
      </w:r>
      <w:r w:rsidR="00FF7C37">
        <w:rPr>
          <w:rFonts w:ascii="Calibri" w:hAnsi="Calibri" w:cs="Calibri"/>
          <w:b/>
          <w:bCs/>
        </w:rPr>
        <w:t>a</w:t>
      </w:r>
      <w:r w:rsidRPr="00C04E8F">
        <w:rPr>
          <w:rFonts w:ascii="Calibri" w:hAnsi="Calibri" w:cs="Calibri"/>
          <w:b/>
          <w:bCs/>
        </w:rPr>
        <w:t>ims</w:t>
      </w:r>
    </w:p>
    <w:p w14:paraId="3532A5CD" w14:textId="0D66F8C6" w:rsidR="000F2CF8" w:rsidRDefault="0006265B">
      <w:pPr>
        <w:spacing w:line="480" w:lineRule="auto"/>
        <w:ind w:firstLine="708"/>
        <w:rPr>
          <w:rFonts w:ascii="Calibri" w:hAnsi="Calibri" w:cs="Calibri"/>
        </w:rPr>
      </w:pPr>
      <w:r w:rsidRPr="00C04E8F">
        <w:rPr>
          <w:rFonts w:ascii="Calibri" w:hAnsi="Calibri" w:cs="Calibri"/>
        </w:rPr>
        <w:t xml:space="preserve">The Comprehensive Complication Index (CCI®) </w:t>
      </w:r>
      <w:r w:rsidR="009A6572">
        <w:rPr>
          <w:rFonts w:ascii="Calibri" w:hAnsi="Calibri" w:cs="Calibri"/>
        </w:rPr>
        <w:t>provides</w:t>
      </w:r>
      <w:r w:rsidRPr="00C04E8F">
        <w:rPr>
          <w:rFonts w:ascii="Calibri" w:hAnsi="Calibri" w:cs="Calibri"/>
        </w:rPr>
        <w:t xml:space="preserve"> a weighted assessment of all postoperative complications, </w:t>
      </w:r>
      <w:r w:rsidR="009A6572">
        <w:rPr>
          <w:rFonts w:ascii="Calibri" w:hAnsi="Calibri" w:cs="Calibri"/>
        </w:rPr>
        <w:t>offering</w:t>
      </w:r>
      <w:r w:rsidRPr="00C04E8F">
        <w:rPr>
          <w:rFonts w:ascii="Calibri" w:hAnsi="Calibri" w:cs="Calibri"/>
        </w:rPr>
        <w:t xml:space="preserve"> a</w:t>
      </w:r>
      <w:r w:rsidR="00D64F3A">
        <w:rPr>
          <w:rFonts w:ascii="Calibri" w:hAnsi="Calibri" w:cs="Calibri"/>
        </w:rPr>
        <w:t xml:space="preserve"> </w:t>
      </w:r>
      <w:r w:rsidRPr="00C04E8F">
        <w:rPr>
          <w:rFonts w:ascii="Calibri" w:hAnsi="Calibri" w:cs="Calibri"/>
        </w:rPr>
        <w:t xml:space="preserve">quantification of surgical morbidity </w:t>
      </w:r>
      <w:r w:rsidR="00D326BC">
        <w:rPr>
          <w:rFonts w:ascii="Calibri" w:hAnsi="Calibri" w:cs="Calibri"/>
        </w:rPr>
        <w:t xml:space="preserve">on a continuous </w:t>
      </w:r>
      <w:r w:rsidR="00FA4045">
        <w:rPr>
          <w:rFonts w:ascii="Calibri" w:hAnsi="Calibri" w:cs="Calibri"/>
        </w:rPr>
        <w:t>scale</w:t>
      </w:r>
      <w:r w:rsidR="0045139F">
        <w:rPr>
          <w:rFonts w:ascii="Calibri" w:hAnsi="Calibri" w:cs="Calibri"/>
        </w:rPr>
        <w:t>. It</w:t>
      </w:r>
      <w:r w:rsidR="00D64F3A">
        <w:rPr>
          <w:rFonts w:ascii="Calibri" w:hAnsi="Calibri" w:cs="Calibri"/>
        </w:rPr>
        <w:t xml:space="preserve"> </w:t>
      </w:r>
      <w:r w:rsidRPr="00C04E8F">
        <w:rPr>
          <w:rFonts w:ascii="Calibri" w:hAnsi="Calibri" w:cs="Calibri"/>
        </w:rPr>
        <w:t xml:space="preserve">has become a cornerstone </w:t>
      </w:r>
      <w:r w:rsidR="00B46B93">
        <w:rPr>
          <w:rFonts w:ascii="Calibri" w:hAnsi="Calibri" w:cs="Calibri"/>
        </w:rPr>
        <w:t>endpoint in</w:t>
      </w:r>
      <w:r w:rsidRPr="00C04E8F">
        <w:rPr>
          <w:rFonts w:ascii="Calibri" w:hAnsi="Calibri" w:cs="Calibri"/>
        </w:rPr>
        <w:t xml:space="preserve"> randomized controlled trials (RCTs).</w:t>
      </w:r>
      <w:r w:rsidR="00B46B93">
        <w:rPr>
          <w:rFonts w:ascii="Calibri" w:hAnsi="Calibri" w:cs="Calibri"/>
        </w:rPr>
        <w:t xml:space="preserve"> A</w:t>
      </w:r>
      <w:r w:rsidR="000F2CF8" w:rsidRPr="00C04E8F">
        <w:rPr>
          <w:rFonts w:ascii="Calibri" w:hAnsi="Calibri" w:cs="Calibri"/>
        </w:rPr>
        <w:t xml:space="preserve"> </w:t>
      </w:r>
      <w:r w:rsidR="000F2CF8" w:rsidRPr="00C04E8F">
        <w:rPr>
          <w:rStyle w:val="Strong"/>
          <w:rFonts w:ascii="Calibri" w:hAnsi="Calibri" w:cs="Calibri"/>
          <w:b w:val="0"/>
          <w:bCs w:val="0"/>
        </w:rPr>
        <w:t>minimal important difference (MID) of 12 CCI® points</w:t>
      </w:r>
      <w:r w:rsidR="00B46B93">
        <w:rPr>
          <w:rStyle w:val="Strong"/>
          <w:rFonts w:ascii="Calibri" w:hAnsi="Calibri" w:cs="Calibri"/>
          <w:b w:val="0"/>
          <w:bCs w:val="0"/>
        </w:rPr>
        <w:t xml:space="preserve"> between treatment groups</w:t>
      </w:r>
      <w:r w:rsidR="000F2CF8" w:rsidRPr="00C04E8F">
        <w:rPr>
          <w:rFonts w:ascii="Calibri" w:hAnsi="Calibri" w:cs="Calibri"/>
        </w:rPr>
        <w:t xml:space="preserve"> has been proposed to indicate clinically meaningful </w:t>
      </w:r>
      <w:r w:rsidR="00B46B93">
        <w:rPr>
          <w:rFonts w:ascii="Calibri" w:hAnsi="Calibri" w:cs="Calibri"/>
        </w:rPr>
        <w:t>effects</w:t>
      </w:r>
      <w:r w:rsidR="000F2CF8" w:rsidRPr="00C04E8F">
        <w:rPr>
          <w:rFonts w:ascii="Calibri" w:hAnsi="Calibri" w:cs="Calibri"/>
        </w:rPr>
        <w:t>.</w:t>
      </w:r>
    </w:p>
    <w:p w14:paraId="163C75DC" w14:textId="5290251E" w:rsidR="0006265B" w:rsidRPr="00C04E8F" w:rsidRDefault="0006265B" w:rsidP="00C04E8F">
      <w:pPr>
        <w:spacing w:line="480" w:lineRule="auto"/>
        <w:ind w:firstLine="708"/>
        <w:rPr>
          <w:rFonts w:ascii="Calibri" w:hAnsi="Calibri" w:cs="Calibri"/>
        </w:rPr>
      </w:pPr>
      <w:r w:rsidRPr="00C04E8F">
        <w:rPr>
          <w:rFonts w:ascii="Calibri" w:hAnsi="Calibri" w:cs="Calibri"/>
        </w:rPr>
        <w:t xml:space="preserve">However, quality in </w:t>
      </w:r>
      <w:r w:rsidR="00F03CDD">
        <w:rPr>
          <w:rFonts w:ascii="Calibri" w:hAnsi="Calibri" w:cs="Calibri"/>
        </w:rPr>
        <w:t>surgical research</w:t>
      </w:r>
      <w:r w:rsidR="00F03CDD" w:rsidRPr="00C04E8F" w:rsidDel="00F03CDD">
        <w:rPr>
          <w:rFonts w:ascii="Calibri" w:hAnsi="Calibri" w:cs="Calibri"/>
        </w:rPr>
        <w:t xml:space="preserve"> </w:t>
      </w:r>
      <w:r w:rsidRPr="00C04E8F">
        <w:rPr>
          <w:rFonts w:ascii="Calibri" w:hAnsi="Calibri" w:cs="Calibri"/>
        </w:rPr>
        <w:t xml:space="preserve">depends not only on </w:t>
      </w:r>
      <w:r w:rsidR="00D64F3A">
        <w:rPr>
          <w:rFonts w:ascii="Calibri" w:hAnsi="Calibri" w:cs="Calibri"/>
        </w:rPr>
        <w:t xml:space="preserve">availability of </w:t>
      </w:r>
      <w:r w:rsidR="00334AE2">
        <w:rPr>
          <w:rFonts w:ascii="Calibri" w:hAnsi="Calibri" w:cs="Calibri"/>
        </w:rPr>
        <w:t xml:space="preserve">such </w:t>
      </w:r>
      <w:r w:rsidRPr="00C04E8F">
        <w:rPr>
          <w:rFonts w:ascii="Calibri" w:hAnsi="Calibri" w:cs="Calibri"/>
        </w:rPr>
        <w:t>outcome</w:t>
      </w:r>
      <w:r w:rsidR="00D64F3A">
        <w:rPr>
          <w:rFonts w:ascii="Calibri" w:hAnsi="Calibri" w:cs="Calibri"/>
        </w:rPr>
        <w:t xml:space="preserve"> measures</w:t>
      </w:r>
      <w:r w:rsidRPr="00C04E8F">
        <w:rPr>
          <w:rFonts w:ascii="Calibri" w:hAnsi="Calibri" w:cs="Calibri"/>
        </w:rPr>
        <w:t xml:space="preserve"> but also on the methodological rigor</w:t>
      </w:r>
      <w:r w:rsidR="00D64F3A">
        <w:rPr>
          <w:rFonts w:ascii="Calibri" w:hAnsi="Calibri" w:cs="Calibri"/>
        </w:rPr>
        <w:t xml:space="preserve"> with which </w:t>
      </w:r>
      <w:r w:rsidR="00AA6CE8">
        <w:rPr>
          <w:rFonts w:ascii="Calibri" w:hAnsi="Calibri" w:cs="Calibri"/>
        </w:rPr>
        <w:t>RCTs</w:t>
      </w:r>
      <w:r w:rsidR="00D64F3A">
        <w:rPr>
          <w:rFonts w:ascii="Calibri" w:hAnsi="Calibri" w:cs="Calibri"/>
        </w:rPr>
        <w:t xml:space="preserve"> are planned, powered, </w:t>
      </w:r>
      <w:r w:rsidR="00334AE2">
        <w:rPr>
          <w:rFonts w:ascii="Calibri" w:hAnsi="Calibri" w:cs="Calibri"/>
        </w:rPr>
        <w:t xml:space="preserve">reported </w:t>
      </w:r>
      <w:r w:rsidR="00D64F3A">
        <w:rPr>
          <w:rFonts w:ascii="Calibri" w:hAnsi="Calibri" w:cs="Calibri"/>
        </w:rPr>
        <w:t>and interpreted</w:t>
      </w:r>
      <w:r w:rsidRPr="00C04E8F">
        <w:rPr>
          <w:rFonts w:ascii="Calibri" w:hAnsi="Calibri" w:cs="Calibri"/>
        </w:rPr>
        <w:t xml:space="preserve">. </w:t>
      </w:r>
    </w:p>
    <w:p w14:paraId="4BE0988A" w14:textId="1725A0A7" w:rsidR="00E53D2C" w:rsidRPr="00C04E8F" w:rsidRDefault="0006265B" w:rsidP="00E53D2C">
      <w:pPr>
        <w:spacing w:line="480" w:lineRule="auto"/>
        <w:rPr>
          <w:rFonts w:ascii="Calibri" w:hAnsi="Calibri" w:cs="Calibri"/>
        </w:rPr>
      </w:pPr>
      <w:r w:rsidRPr="00C04E8F">
        <w:rPr>
          <w:rFonts w:ascii="Calibri" w:hAnsi="Calibri" w:cs="Calibri"/>
        </w:rPr>
        <w:t xml:space="preserve">This </w:t>
      </w:r>
      <w:r w:rsidR="003723C1">
        <w:rPr>
          <w:rFonts w:ascii="Calibri" w:hAnsi="Calibri" w:cs="Calibri"/>
        </w:rPr>
        <w:t>meta</w:t>
      </w:r>
      <w:r w:rsidR="00B46B93">
        <w:rPr>
          <w:rFonts w:ascii="Calibri" w:hAnsi="Calibri" w:cs="Calibri"/>
        </w:rPr>
        <w:t>-</w:t>
      </w:r>
      <w:r w:rsidR="003723C1">
        <w:rPr>
          <w:rFonts w:ascii="Calibri" w:hAnsi="Calibri" w:cs="Calibri"/>
        </w:rPr>
        <w:t xml:space="preserve">research </w:t>
      </w:r>
      <w:r w:rsidRPr="00C04E8F">
        <w:rPr>
          <w:rFonts w:ascii="Calibri" w:hAnsi="Calibri" w:cs="Calibri"/>
        </w:rPr>
        <w:t xml:space="preserve">study </w:t>
      </w:r>
      <w:del w:id="3" w:author="Joana Rodrigues Ribeiro" w:date="2025-10-23T11:52:00Z" w16du:dateUtc="2025-10-23T09:52:00Z">
        <w:r w:rsidRPr="00C04E8F" w:rsidDel="00DC64A4">
          <w:rPr>
            <w:rFonts w:ascii="Calibri" w:hAnsi="Calibri" w:cs="Calibri"/>
          </w:rPr>
          <w:delText>systematically evaluate</w:delText>
        </w:r>
        <w:r w:rsidR="00B46B93" w:rsidDel="00DC64A4">
          <w:rPr>
            <w:rFonts w:ascii="Calibri" w:hAnsi="Calibri" w:cs="Calibri"/>
          </w:rPr>
          <w:delText>d</w:delText>
        </w:r>
        <w:r w:rsidRPr="00C04E8F" w:rsidDel="00DC64A4">
          <w:rPr>
            <w:rFonts w:ascii="Calibri" w:hAnsi="Calibri" w:cs="Calibri"/>
          </w:rPr>
          <w:delText xml:space="preserve"> </w:delText>
        </w:r>
      </w:del>
      <w:ins w:id="4" w:author="Joana Rodrigues Ribeiro" w:date="2025-10-23T11:52:00Z" w16du:dateUtc="2025-10-23T09:52:00Z">
        <w:r w:rsidR="00DC64A4">
          <w:rPr>
            <w:rFonts w:ascii="Calibri" w:hAnsi="Calibri" w:cs="Calibri"/>
          </w:rPr>
          <w:t>aime</w:t>
        </w:r>
      </w:ins>
      <w:ins w:id="5" w:author="Joana Rodrigues Ribeiro" w:date="2025-10-23T11:53:00Z" w16du:dateUtc="2025-10-23T09:53:00Z">
        <w:r w:rsidR="00DC64A4">
          <w:rPr>
            <w:rFonts w:ascii="Calibri" w:hAnsi="Calibri" w:cs="Calibri"/>
          </w:rPr>
          <w:t>d to assess</w:t>
        </w:r>
      </w:ins>
      <w:ins w:id="6" w:author="Joana Rodrigues Ribeiro" w:date="2025-10-23T16:11:00Z" w16du:dateUtc="2025-10-23T14:11:00Z">
        <w:r w:rsidR="00D454EA">
          <w:rPr>
            <w:rFonts w:ascii="Calibri" w:hAnsi="Calibri" w:cs="Calibri"/>
          </w:rPr>
          <w:t>,</w:t>
        </w:r>
      </w:ins>
      <w:ins w:id="7" w:author="Joana Rodrigues Ribeiro" w:date="2025-10-23T11:52:00Z" w16du:dateUtc="2025-10-23T09:52:00Z">
        <w:r w:rsidR="00DC64A4" w:rsidRPr="00C04E8F">
          <w:rPr>
            <w:rFonts w:ascii="Calibri" w:hAnsi="Calibri" w:cs="Calibri"/>
          </w:rPr>
          <w:t xml:space="preserve"> </w:t>
        </w:r>
      </w:ins>
      <w:del w:id="8" w:author="Joana Rodrigues Ribeiro" w:date="2025-10-23T11:51:00Z" w16du:dateUtc="2025-10-23T09:51:00Z">
        <w:r w:rsidRPr="00C04E8F" w:rsidDel="00DC64A4">
          <w:rPr>
            <w:rFonts w:ascii="Calibri" w:hAnsi="Calibri" w:cs="Calibri"/>
          </w:rPr>
          <w:delText xml:space="preserve">the </w:delText>
        </w:r>
      </w:del>
      <w:ins w:id="9" w:author="Joana Rodrigues Ribeiro" w:date="2025-10-23T11:51:00Z" w16du:dateUtc="2025-10-23T09:51:00Z">
        <w:r w:rsidR="00DC64A4">
          <w:rPr>
            <w:rFonts w:ascii="Calibri" w:hAnsi="Calibri" w:cs="Calibri"/>
          </w:rPr>
          <w:t xml:space="preserve">among </w:t>
        </w:r>
      </w:ins>
      <w:ins w:id="10" w:author="Joana Rodrigues Ribeiro" w:date="2025-10-23T11:52:00Z" w16du:dateUtc="2025-10-23T09:52:00Z">
        <w:r w:rsidR="00DC64A4">
          <w:rPr>
            <w:rFonts w:ascii="Calibri" w:hAnsi="Calibri" w:cs="Calibri"/>
          </w:rPr>
          <w:t>surgical</w:t>
        </w:r>
      </w:ins>
      <w:ins w:id="11" w:author="Joana Rodrigues Ribeiro" w:date="2025-10-23T11:51:00Z" w16du:dateUtc="2025-10-23T09:51:00Z">
        <w:r w:rsidR="00DC64A4">
          <w:rPr>
            <w:rFonts w:ascii="Calibri" w:hAnsi="Calibri" w:cs="Calibri"/>
          </w:rPr>
          <w:t xml:space="preserve"> RCTs </w:t>
        </w:r>
      </w:ins>
      <w:ins w:id="12" w:author="Joana Rodrigues Ribeiro" w:date="2025-10-23T16:10:00Z" w16du:dateUtc="2025-10-23T14:10:00Z">
        <w:r w:rsidR="00D454EA">
          <w:rPr>
            <w:rFonts w:ascii="Calibri" w:hAnsi="Calibri" w:cs="Calibri"/>
          </w:rPr>
          <w:t>using the</w:t>
        </w:r>
      </w:ins>
      <w:del w:id="13" w:author="Joana Rodrigues Ribeiro" w:date="2025-10-23T11:51:00Z" w16du:dateUtc="2025-10-23T09:51:00Z">
        <w:r w:rsidRPr="00C04E8F" w:rsidDel="00DC64A4">
          <w:rPr>
            <w:rFonts w:ascii="Calibri" w:hAnsi="Calibri" w:cs="Calibri"/>
          </w:rPr>
          <w:delText>use of the</w:delText>
        </w:r>
      </w:del>
      <w:r w:rsidRPr="00C04E8F">
        <w:rPr>
          <w:rFonts w:ascii="Calibri" w:hAnsi="Calibri" w:cs="Calibri"/>
        </w:rPr>
        <w:t xml:space="preserve"> CCI®</w:t>
      </w:r>
      <w:ins w:id="14" w:author="Joana Rodrigues Ribeiro" w:date="2025-10-23T16:11:00Z" w16du:dateUtc="2025-10-23T14:11:00Z">
        <w:r w:rsidR="00D454EA">
          <w:rPr>
            <w:rFonts w:ascii="Calibri" w:hAnsi="Calibri" w:cs="Calibri"/>
          </w:rPr>
          <w:t>,</w:t>
        </w:r>
      </w:ins>
      <w:r w:rsidRPr="00C04E8F">
        <w:rPr>
          <w:rFonts w:ascii="Calibri" w:hAnsi="Calibri" w:cs="Calibri"/>
        </w:rPr>
        <w:t xml:space="preserve"> </w:t>
      </w:r>
      <w:del w:id="15" w:author="Joana Rodrigues Ribeiro" w:date="2025-10-23T11:52:00Z" w16du:dateUtc="2025-10-23T09:52:00Z">
        <w:r w:rsidRPr="00C04E8F" w:rsidDel="00DC64A4">
          <w:rPr>
            <w:rFonts w:ascii="Calibri" w:hAnsi="Calibri" w:cs="Calibri"/>
          </w:rPr>
          <w:delText>in surgical RCTs, assess</w:delText>
        </w:r>
        <w:r w:rsidR="00B46B93" w:rsidDel="00DC64A4">
          <w:rPr>
            <w:rFonts w:ascii="Calibri" w:hAnsi="Calibri" w:cs="Calibri"/>
          </w:rPr>
          <w:delText>ed</w:delText>
        </w:r>
      </w:del>
      <w:ins w:id="16" w:author="Joana Rodrigues Ribeiro" w:date="2025-10-23T11:52:00Z" w16du:dateUtc="2025-10-23T09:52:00Z">
        <w:r w:rsidR="00DC64A4">
          <w:rPr>
            <w:rFonts w:ascii="Calibri" w:hAnsi="Calibri" w:cs="Calibri"/>
          </w:rPr>
          <w:t>the</w:t>
        </w:r>
      </w:ins>
      <w:r w:rsidRPr="00C04E8F">
        <w:rPr>
          <w:rFonts w:ascii="Calibri" w:hAnsi="Calibri" w:cs="Calibri"/>
        </w:rPr>
        <w:t xml:space="preserve"> </w:t>
      </w:r>
      <w:r w:rsidR="00E21E8F" w:rsidRPr="00C04E8F">
        <w:rPr>
          <w:rFonts w:ascii="Calibri" w:hAnsi="Calibri" w:cs="Calibri"/>
        </w:rPr>
        <w:t xml:space="preserve">concordance </w:t>
      </w:r>
      <w:r w:rsidR="00E21E8F">
        <w:rPr>
          <w:rFonts w:ascii="Calibri" w:hAnsi="Calibri" w:cs="Calibri"/>
        </w:rPr>
        <w:t xml:space="preserve">between pre-trial </w:t>
      </w:r>
      <w:del w:id="17" w:author="Joana Rodrigues Ribeiro" w:date="2025-10-23T11:53:00Z" w16du:dateUtc="2025-10-23T09:53:00Z">
        <w:r w:rsidR="003643AF" w:rsidDel="00DC64A4">
          <w:rPr>
            <w:rFonts w:ascii="Calibri" w:hAnsi="Calibri" w:cs="Calibri"/>
          </w:rPr>
          <w:delText xml:space="preserve">registration </w:delText>
        </w:r>
      </w:del>
      <w:ins w:id="18" w:author="Joana Rodrigues Ribeiro" w:date="2025-10-23T11:53:00Z" w16du:dateUtc="2025-10-23T09:53:00Z">
        <w:r w:rsidR="00DC64A4">
          <w:rPr>
            <w:rFonts w:ascii="Calibri" w:hAnsi="Calibri" w:cs="Calibri"/>
          </w:rPr>
          <w:t xml:space="preserve">documentation </w:t>
        </w:r>
      </w:ins>
      <w:r w:rsidR="00E21E8F">
        <w:rPr>
          <w:rFonts w:ascii="Calibri" w:hAnsi="Calibri" w:cs="Calibri"/>
        </w:rPr>
        <w:t xml:space="preserve">and </w:t>
      </w:r>
      <w:r w:rsidR="009A6572">
        <w:rPr>
          <w:rFonts w:ascii="Calibri" w:hAnsi="Calibri" w:cs="Calibri"/>
        </w:rPr>
        <w:t>corresponding publications</w:t>
      </w:r>
      <w:r w:rsidR="00B46B93" w:rsidRPr="00C04E8F">
        <w:rPr>
          <w:rFonts w:ascii="Calibri" w:hAnsi="Calibri" w:cs="Calibri"/>
        </w:rPr>
        <w:t xml:space="preserve"> </w:t>
      </w:r>
      <w:r w:rsidRPr="00C04E8F">
        <w:rPr>
          <w:rFonts w:ascii="Calibri" w:hAnsi="Calibri" w:cs="Calibri"/>
        </w:rPr>
        <w:t xml:space="preserve">as a marker of research quality, and </w:t>
      </w:r>
      <w:r w:rsidR="00B46B93">
        <w:rPr>
          <w:rFonts w:ascii="Calibri" w:hAnsi="Calibri" w:cs="Calibri"/>
        </w:rPr>
        <w:t>examined</w:t>
      </w:r>
      <w:r w:rsidRPr="00C04E8F">
        <w:rPr>
          <w:rFonts w:ascii="Calibri" w:hAnsi="Calibri" w:cs="Calibri"/>
        </w:rPr>
        <w:t xml:space="preserve"> whether observed between-group differences</w:t>
      </w:r>
      <w:r w:rsidR="00472E5E">
        <w:rPr>
          <w:rFonts w:ascii="Calibri" w:hAnsi="Calibri" w:cs="Calibri"/>
        </w:rPr>
        <w:t xml:space="preserve"> of CCI® points</w:t>
      </w:r>
      <w:r w:rsidRPr="00C04E8F">
        <w:rPr>
          <w:rFonts w:ascii="Calibri" w:hAnsi="Calibri" w:cs="Calibri"/>
        </w:rPr>
        <w:t xml:space="preserve"> </w:t>
      </w:r>
      <w:r w:rsidR="00B46B93">
        <w:rPr>
          <w:rFonts w:ascii="Calibri" w:hAnsi="Calibri" w:cs="Calibri"/>
        </w:rPr>
        <w:t xml:space="preserve">were interpreted </w:t>
      </w:r>
      <w:commentRangeStart w:id="19"/>
      <w:commentRangeStart w:id="20"/>
      <w:del w:id="21" w:author="Milo Alan Puhan" w:date="2025-10-22T21:10:00Z" w16du:dateUtc="2025-10-22T19:10:00Z">
        <w:r w:rsidR="00B46B93" w:rsidDel="00E42C42">
          <w:rPr>
            <w:rFonts w:ascii="Calibri" w:hAnsi="Calibri" w:cs="Calibri"/>
          </w:rPr>
          <w:delText>for</w:delText>
        </w:r>
        <w:r w:rsidR="00B46B93" w:rsidRPr="00C04E8F" w:rsidDel="00E42C42">
          <w:rPr>
            <w:rFonts w:ascii="Calibri" w:hAnsi="Calibri" w:cs="Calibri"/>
          </w:rPr>
          <w:delText xml:space="preserve"> </w:delText>
        </w:r>
        <w:r w:rsidRPr="00C04E8F" w:rsidDel="00E42C42">
          <w:rPr>
            <w:rFonts w:ascii="Calibri" w:hAnsi="Calibri" w:cs="Calibri"/>
          </w:rPr>
          <w:delText>clinical relevance</w:delText>
        </w:r>
      </w:del>
      <w:ins w:id="22" w:author="Milo Alan Puhan" w:date="2025-10-22T21:10:00Z" w16du:dateUtc="2025-10-22T19:10:00Z">
        <w:r w:rsidR="00E42C42">
          <w:rPr>
            <w:rFonts w:ascii="Calibri" w:hAnsi="Calibri" w:cs="Calibri"/>
          </w:rPr>
          <w:t>using the MID</w:t>
        </w:r>
      </w:ins>
      <w:r w:rsidRPr="00C04E8F">
        <w:rPr>
          <w:rFonts w:ascii="Calibri" w:hAnsi="Calibri" w:cs="Calibri"/>
        </w:rPr>
        <w:t>.</w:t>
      </w:r>
      <w:commentRangeEnd w:id="19"/>
      <w:r w:rsidR="00A90195">
        <w:rPr>
          <w:rStyle w:val="CommentReference"/>
        </w:rPr>
        <w:commentReference w:id="19"/>
      </w:r>
      <w:commentRangeEnd w:id="20"/>
      <w:r w:rsidR="00C57352">
        <w:rPr>
          <w:rStyle w:val="CommentReference"/>
        </w:rPr>
        <w:commentReference w:id="20"/>
      </w:r>
    </w:p>
    <w:p w14:paraId="7B1204D1" w14:textId="77777777" w:rsidR="0006265B" w:rsidRPr="00C04E8F" w:rsidRDefault="0006265B" w:rsidP="00E53D2C">
      <w:pPr>
        <w:spacing w:line="480" w:lineRule="auto"/>
        <w:rPr>
          <w:rFonts w:ascii="Calibri" w:hAnsi="Calibri" w:cs="Calibri"/>
          <w:b/>
          <w:bCs/>
        </w:rPr>
      </w:pPr>
    </w:p>
    <w:p w14:paraId="5E1EB408" w14:textId="2CF62C66" w:rsidR="00E53D2C" w:rsidRPr="00C04E8F" w:rsidRDefault="00E53D2C" w:rsidP="00E53D2C">
      <w:pPr>
        <w:spacing w:line="480" w:lineRule="auto"/>
        <w:rPr>
          <w:rFonts w:ascii="Calibri" w:hAnsi="Calibri" w:cs="Calibri"/>
          <w:b/>
          <w:bCs/>
        </w:rPr>
      </w:pPr>
      <w:r w:rsidRPr="00C04E8F">
        <w:rPr>
          <w:rFonts w:ascii="Calibri" w:hAnsi="Calibri" w:cs="Calibri"/>
          <w:b/>
          <w:bCs/>
        </w:rPr>
        <w:t>Study Design</w:t>
      </w:r>
    </w:p>
    <w:p w14:paraId="4254CBC6" w14:textId="4AB387B8" w:rsidR="00E53D2C" w:rsidRPr="00C04E8F" w:rsidRDefault="00867646" w:rsidP="00E53D2C">
      <w:pPr>
        <w:spacing w:line="480" w:lineRule="auto"/>
        <w:rPr>
          <w:rFonts w:ascii="Calibri" w:hAnsi="Calibri" w:cs="Calibri"/>
        </w:rPr>
      </w:pPr>
      <w:r w:rsidRPr="00C04E8F">
        <w:rPr>
          <w:rFonts w:ascii="Calibri" w:hAnsi="Calibri" w:cs="Calibri"/>
        </w:rPr>
        <w:t>Through a</w:t>
      </w:r>
      <w:r w:rsidR="003723C1">
        <w:rPr>
          <w:rFonts w:ascii="Calibri" w:hAnsi="Calibri" w:cs="Calibri"/>
        </w:rPr>
        <w:t xml:space="preserve"> </w:t>
      </w:r>
      <w:r w:rsidRPr="00C04E8F">
        <w:rPr>
          <w:rFonts w:ascii="Calibri" w:hAnsi="Calibri" w:cs="Calibri"/>
        </w:rPr>
        <w:t>systematic literature search in Scopus (August 2023, updated July 2025) we identified all RCTs using the CCI® as an endpoint. Extracted data included designation of the CCI® (primary, secondary, or exploratory endpoint)</w:t>
      </w:r>
      <w:ins w:id="23" w:author="Joana Rodrigues Ribeiro" w:date="2025-10-23T12:17:00Z" w16du:dateUtc="2025-10-23T10:17:00Z">
        <w:r w:rsidR="007C1AD5">
          <w:rPr>
            <w:rFonts w:ascii="Calibri" w:hAnsi="Calibri" w:cs="Calibri"/>
          </w:rPr>
          <w:t xml:space="preserve"> </w:t>
        </w:r>
      </w:ins>
      <w:del w:id="24" w:author="Joana Rodrigues Ribeiro" w:date="2025-10-23T12:17:00Z" w16du:dateUtc="2025-10-23T10:17:00Z">
        <w:r w:rsidRPr="00C04E8F" w:rsidDel="007C1AD5">
          <w:rPr>
            <w:rFonts w:ascii="Calibri" w:hAnsi="Calibri" w:cs="Calibri"/>
          </w:rPr>
          <w:delText>, trial</w:delText>
        </w:r>
        <w:r w:rsidR="0025216C" w:rsidDel="007C1AD5">
          <w:rPr>
            <w:rFonts w:ascii="Calibri" w:hAnsi="Calibri" w:cs="Calibri"/>
          </w:rPr>
          <w:delText xml:space="preserve"> aim</w:delText>
        </w:r>
        <w:r w:rsidRPr="00C04E8F" w:rsidDel="007C1AD5">
          <w:rPr>
            <w:rFonts w:ascii="Calibri" w:hAnsi="Calibri" w:cs="Calibri"/>
          </w:rPr>
          <w:delText xml:space="preserve"> (superiority, non-inferiority, or equivalence), </w:delText>
        </w:r>
      </w:del>
      <w:r w:rsidRPr="00C04E8F">
        <w:rPr>
          <w:rFonts w:ascii="Calibri" w:hAnsi="Calibri" w:cs="Calibri"/>
        </w:rPr>
        <w:t xml:space="preserve">and </w:t>
      </w:r>
      <w:r w:rsidR="00E21E8F" w:rsidRPr="00E21E8F">
        <w:rPr>
          <w:rFonts w:ascii="Calibri" w:hAnsi="Calibri" w:cs="Calibri"/>
        </w:rPr>
        <w:t>sample size calculation</w:t>
      </w:r>
      <w:r w:rsidRPr="00C04E8F">
        <w:rPr>
          <w:rFonts w:ascii="Calibri" w:hAnsi="Calibri" w:cs="Calibri"/>
        </w:rPr>
        <w:t xml:space="preserve">. The same parameters were </w:t>
      </w:r>
      <w:r w:rsidR="00B46B93">
        <w:rPr>
          <w:rFonts w:ascii="Calibri" w:hAnsi="Calibri" w:cs="Calibri"/>
        </w:rPr>
        <w:t xml:space="preserve">abstracted from </w:t>
      </w:r>
      <w:r w:rsidRPr="00C04E8F">
        <w:rPr>
          <w:rFonts w:ascii="Calibri" w:hAnsi="Calibri" w:cs="Calibri"/>
        </w:rPr>
        <w:t>the corresponding pre-trial document</w:t>
      </w:r>
      <w:r w:rsidR="009A6572">
        <w:rPr>
          <w:rFonts w:ascii="Calibri" w:hAnsi="Calibri" w:cs="Calibri"/>
        </w:rPr>
        <w:t>s</w:t>
      </w:r>
      <w:r w:rsidRPr="00C04E8F">
        <w:rPr>
          <w:rFonts w:ascii="Calibri" w:hAnsi="Calibri" w:cs="Calibri"/>
        </w:rPr>
        <w:t xml:space="preserve"> to assess concordance and identify discrepancies between </w:t>
      </w:r>
      <w:r w:rsidR="00F17102">
        <w:rPr>
          <w:rStyle w:val="Strong"/>
          <w:rFonts w:ascii="Calibri" w:hAnsi="Calibri" w:cs="Calibri"/>
          <w:b w:val="0"/>
          <w:bCs w:val="0"/>
        </w:rPr>
        <w:t>study design</w:t>
      </w:r>
      <w:r w:rsidR="00BC708D">
        <w:rPr>
          <w:rStyle w:val="Strong"/>
          <w:rFonts w:ascii="Calibri" w:hAnsi="Calibri" w:cs="Calibri"/>
          <w:b w:val="0"/>
          <w:bCs w:val="0"/>
        </w:rPr>
        <w:t xml:space="preserve"> </w:t>
      </w:r>
      <w:r w:rsidRPr="00C04E8F">
        <w:rPr>
          <w:rStyle w:val="Strong"/>
          <w:rFonts w:ascii="Calibri" w:hAnsi="Calibri" w:cs="Calibri"/>
          <w:b w:val="0"/>
          <w:bCs w:val="0"/>
        </w:rPr>
        <w:t>and publication</w:t>
      </w:r>
      <w:r w:rsidRPr="00C04E8F">
        <w:rPr>
          <w:rFonts w:ascii="Calibri" w:hAnsi="Calibri" w:cs="Calibri"/>
        </w:rPr>
        <w:t xml:space="preserve">. For RCTs </w:t>
      </w:r>
      <w:r w:rsidR="00B46B93">
        <w:rPr>
          <w:rFonts w:ascii="Calibri" w:hAnsi="Calibri" w:cs="Calibri"/>
        </w:rPr>
        <w:t>specifying</w:t>
      </w:r>
      <w:r w:rsidR="00B46B93" w:rsidRPr="00C04E8F">
        <w:rPr>
          <w:rFonts w:ascii="Calibri" w:hAnsi="Calibri" w:cs="Calibri"/>
        </w:rPr>
        <w:t xml:space="preserve"> </w:t>
      </w:r>
      <w:r w:rsidRPr="00C04E8F">
        <w:rPr>
          <w:rFonts w:ascii="Calibri" w:hAnsi="Calibri" w:cs="Calibri"/>
        </w:rPr>
        <w:t xml:space="preserve">the CCI® as the primary endpoint, we </w:t>
      </w:r>
      <w:r w:rsidR="00666C61" w:rsidRPr="00666C61">
        <w:rPr>
          <w:rFonts w:ascii="Calibri" w:hAnsi="Calibri" w:cs="Calibri"/>
        </w:rPr>
        <w:t>recorded the between-group effect-size, statistical significance, and whether clinical significance was addressed.</w:t>
      </w:r>
    </w:p>
    <w:p w14:paraId="7600EDB9" w14:textId="77777777" w:rsidR="0006265B" w:rsidRPr="00C04E8F" w:rsidRDefault="0006265B" w:rsidP="00E53D2C">
      <w:pPr>
        <w:spacing w:line="480" w:lineRule="auto"/>
        <w:rPr>
          <w:rFonts w:ascii="Calibri" w:hAnsi="Calibri" w:cs="Calibri"/>
          <w:b/>
          <w:bCs/>
        </w:rPr>
      </w:pPr>
    </w:p>
    <w:p w14:paraId="5B37AA11" w14:textId="7D4FB5DD" w:rsidR="00E53D2C" w:rsidRPr="00C04E8F" w:rsidRDefault="00E53D2C" w:rsidP="00E53D2C">
      <w:pPr>
        <w:spacing w:line="480" w:lineRule="auto"/>
        <w:rPr>
          <w:rFonts w:ascii="Calibri" w:hAnsi="Calibri" w:cs="Calibri"/>
          <w:b/>
          <w:bCs/>
        </w:rPr>
      </w:pPr>
      <w:r w:rsidRPr="00C04E8F">
        <w:rPr>
          <w:rFonts w:ascii="Calibri" w:hAnsi="Calibri" w:cs="Calibri"/>
          <w:b/>
          <w:bCs/>
        </w:rPr>
        <w:t>Results</w:t>
      </w:r>
    </w:p>
    <w:p w14:paraId="3425986A" w14:textId="77777777" w:rsidR="00C04E8F" w:rsidRPr="009A6572" w:rsidRDefault="0006265B" w:rsidP="005F757C">
      <w:pPr>
        <w:spacing w:line="480" w:lineRule="auto"/>
        <w:rPr>
          <w:rFonts w:ascii="Calibri" w:hAnsi="Calibri" w:cs="Calibri"/>
        </w:rPr>
      </w:pPr>
      <w:r w:rsidRPr="009A6572">
        <w:rPr>
          <w:rFonts w:ascii="Calibri" w:hAnsi="Calibri" w:cs="Calibri"/>
        </w:rPr>
        <w:t>Of 1612 records citing the CCI® up to July 2025, 13</w:t>
      </w:r>
      <w:r w:rsidR="00FF7C37" w:rsidRPr="009A6572">
        <w:rPr>
          <w:rFonts w:ascii="Calibri" w:hAnsi="Calibri" w:cs="Calibri"/>
        </w:rPr>
        <w:t>6</w:t>
      </w:r>
      <w:r w:rsidRPr="009A6572">
        <w:rPr>
          <w:rFonts w:ascii="Calibri" w:hAnsi="Calibri" w:cs="Calibri"/>
        </w:rPr>
        <w:t xml:space="preserve"> RCTs were eligible for inclusion, comprising </w:t>
      </w:r>
      <w:r w:rsidR="00FF7C37" w:rsidRPr="009A6572">
        <w:rPr>
          <w:rFonts w:ascii="Calibri" w:hAnsi="Calibri" w:cs="Calibri"/>
        </w:rPr>
        <w:t>87</w:t>
      </w:r>
      <w:r w:rsidRPr="009A6572">
        <w:rPr>
          <w:rFonts w:ascii="Calibri" w:hAnsi="Calibri" w:cs="Calibri"/>
        </w:rPr>
        <w:t xml:space="preserve"> published and 49 ongoing trials </w:t>
      </w:r>
      <w:r w:rsidR="00867646" w:rsidRPr="009A6572">
        <w:rPr>
          <w:rFonts w:ascii="Calibri" w:hAnsi="Calibri" w:cs="Calibri"/>
        </w:rPr>
        <w:t>(</w:t>
      </w:r>
      <w:r w:rsidR="00867646" w:rsidRPr="009A6572">
        <w:rPr>
          <w:rFonts w:ascii="Calibri" w:hAnsi="Calibri" w:cs="Calibri"/>
          <w:b/>
          <w:bCs/>
        </w:rPr>
        <w:t>Figure 1</w:t>
      </w:r>
      <w:r w:rsidR="00867646" w:rsidRPr="009A6572">
        <w:rPr>
          <w:rFonts w:ascii="Calibri" w:hAnsi="Calibri" w:cs="Calibri"/>
        </w:rPr>
        <w:t>)</w:t>
      </w:r>
      <w:r w:rsidR="0018618F" w:rsidRPr="009A6572">
        <w:rPr>
          <w:rFonts w:ascii="Calibri" w:hAnsi="Calibri" w:cs="Calibri"/>
        </w:rPr>
        <w:t xml:space="preserve">. </w:t>
      </w:r>
      <w:r w:rsidRPr="009A6572">
        <w:rPr>
          <w:rFonts w:ascii="Calibri" w:hAnsi="Calibri" w:cs="Calibri"/>
        </w:rPr>
        <w:t xml:space="preserve">The CCI® was defined as a </w:t>
      </w:r>
      <w:r w:rsidRPr="009A6572">
        <w:rPr>
          <w:rStyle w:val="Strong"/>
          <w:rFonts w:ascii="Calibri" w:hAnsi="Calibri" w:cs="Calibri"/>
          <w:b w:val="0"/>
          <w:bCs w:val="0"/>
        </w:rPr>
        <w:t xml:space="preserve">primary endpoint in </w:t>
      </w:r>
      <w:r w:rsidR="00FF7C37" w:rsidRPr="009A6572">
        <w:rPr>
          <w:rStyle w:val="Strong"/>
          <w:rFonts w:ascii="Calibri" w:hAnsi="Calibri" w:cs="Calibri"/>
          <w:b w:val="0"/>
          <w:bCs w:val="0"/>
        </w:rPr>
        <w:t xml:space="preserve">34 </w:t>
      </w:r>
      <w:r w:rsidRPr="009A6572">
        <w:rPr>
          <w:rStyle w:val="Strong"/>
          <w:rFonts w:ascii="Calibri" w:hAnsi="Calibri" w:cs="Calibri"/>
          <w:b w:val="0"/>
          <w:bCs w:val="0"/>
        </w:rPr>
        <w:t>(</w:t>
      </w:r>
      <w:r w:rsidR="00FF7C37" w:rsidRPr="009A6572">
        <w:rPr>
          <w:rStyle w:val="Strong"/>
          <w:rFonts w:ascii="Calibri" w:hAnsi="Calibri" w:cs="Calibri"/>
          <w:b w:val="0"/>
          <w:bCs w:val="0"/>
        </w:rPr>
        <w:t>25</w:t>
      </w:r>
      <w:r w:rsidRPr="009A6572">
        <w:rPr>
          <w:rStyle w:val="Strong"/>
          <w:rFonts w:ascii="Calibri" w:hAnsi="Calibri" w:cs="Calibri"/>
          <w:b w:val="0"/>
          <w:bCs w:val="0"/>
        </w:rPr>
        <w:t>%)</w:t>
      </w:r>
      <w:r w:rsidRPr="009A6572">
        <w:rPr>
          <w:rFonts w:ascii="Calibri" w:hAnsi="Calibri" w:cs="Calibri"/>
        </w:rPr>
        <w:t xml:space="preserve">, </w:t>
      </w:r>
      <w:r w:rsidRPr="009A6572">
        <w:rPr>
          <w:rStyle w:val="Strong"/>
          <w:rFonts w:ascii="Calibri" w:hAnsi="Calibri" w:cs="Calibri"/>
          <w:b w:val="0"/>
          <w:bCs w:val="0"/>
        </w:rPr>
        <w:t xml:space="preserve">secondary in </w:t>
      </w:r>
      <w:r w:rsidR="00FF7C37" w:rsidRPr="009A6572">
        <w:rPr>
          <w:rStyle w:val="Strong"/>
          <w:rFonts w:ascii="Calibri" w:hAnsi="Calibri" w:cs="Calibri"/>
          <w:b w:val="0"/>
          <w:bCs w:val="0"/>
        </w:rPr>
        <w:t>10</w:t>
      </w:r>
      <w:r w:rsidR="00C04E8F" w:rsidRPr="009A6572">
        <w:rPr>
          <w:rStyle w:val="Strong"/>
          <w:rFonts w:ascii="Calibri" w:hAnsi="Calibri" w:cs="Calibri"/>
          <w:b w:val="0"/>
          <w:bCs w:val="0"/>
        </w:rPr>
        <w:t>0</w:t>
      </w:r>
      <w:r w:rsidR="00FF7C37" w:rsidRPr="009A6572">
        <w:rPr>
          <w:rStyle w:val="Strong"/>
          <w:rFonts w:ascii="Calibri" w:hAnsi="Calibri" w:cs="Calibri"/>
          <w:b w:val="0"/>
          <w:bCs w:val="0"/>
        </w:rPr>
        <w:t xml:space="preserve"> </w:t>
      </w:r>
      <w:r w:rsidRPr="009A6572">
        <w:rPr>
          <w:rStyle w:val="Strong"/>
          <w:rFonts w:ascii="Calibri" w:hAnsi="Calibri" w:cs="Calibri"/>
          <w:b w:val="0"/>
          <w:bCs w:val="0"/>
        </w:rPr>
        <w:t>(</w:t>
      </w:r>
      <w:r w:rsidR="00FF7C37" w:rsidRPr="009A6572">
        <w:rPr>
          <w:rStyle w:val="Strong"/>
          <w:rFonts w:ascii="Calibri" w:hAnsi="Calibri" w:cs="Calibri"/>
          <w:b w:val="0"/>
          <w:bCs w:val="0"/>
        </w:rPr>
        <w:t>7</w:t>
      </w:r>
      <w:r w:rsidR="00C04E8F" w:rsidRPr="009A6572">
        <w:rPr>
          <w:rStyle w:val="Strong"/>
          <w:rFonts w:ascii="Calibri" w:hAnsi="Calibri" w:cs="Calibri"/>
          <w:b w:val="0"/>
          <w:bCs w:val="0"/>
        </w:rPr>
        <w:t>4</w:t>
      </w:r>
      <w:r w:rsidRPr="009A6572">
        <w:rPr>
          <w:rStyle w:val="Strong"/>
          <w:rFonts w:ascii="Calibri" w:hAnsi="Calibri" w:cs="Calibri"/>
          <w:b w:val="0"/>
          <w:bCs w:val="0"/>
        </w:rPr>
        <w:t>%)</w:t>
      </w:r>
      <w:r w:rsidRPr="009A6572">
        <w:rPr>
          <w:rFonts w:ascii="Calibri" w:hAnsi="Calibri" w:cs="Calibri"/>
        </w:rPr>
        <w:t xml:space="preserve">, and </w:t>
      </w:r>
      <w:r w:rsidRPr="009A6572">
        <w:rPr>
          <w:rStyle w:val="Strong"/>
          <w:rFonts w:ascii="Calibri" w:hAnsi="Calibri" w:cs="Calibri"/>
          <w:b w:val="0"/>
          <w:bCs w:val="0"/>
        </w:rPr>
        <w:t xml:space="preserve">exploratory in </w:t>
      </w:r>
      <w:r w:rsidR="00FF7C37" w:rsidRPr="009A6572">
        <w:rPr>
          <w:rStyle w:val="Strong"/>
          <w:rFonts w:ascii="Calibri" w:hAnsi="Calibri" w:cs="Calibri"/>
          <w:b w:val="0"/>
          <w:bCs w:val="0"/>
        </w:rPr>
        <w:t xml:space="preserve">2 </w:t>
      </w:r>
      <w:r w:rsidRPr="009A6572">
        <w:rPr>
          <w:rStyle w:val="Strong"/>
          <w:rFonts w:ascii="Calibri" w:hAnsi="Calibri" w:cs="Calibri"/>
          <w:b w:val="0"/>
          <w:bCs w:val="0"/>
        </w:rPr>
        <w:t>(</w:t>
      </w:r>
      <w:r w:rsidR="00FF7C37" w:rsidRPr="009A6572">
        <w:rPr>
          <w:rStyle w:val="Strong"/>
          <w:rFonts w:ascii="Calibri" w:hAnsi="Calibri" w:cs="Calibri"/>
          <w:b w:val="0"/>
          <w:bCs w:val="0"/>
        </w:rPr>
        <w:t>1</w:t>
      </w:r>
      <w:r w:rsidRPr="009A6572">
        <w:rPr>
          <w:rStyle w:val="Strong"/>
          <w:rFonts w:ascii="Calibri" w:hAnsi="Calibri" w:cs="Calibri"/>
          <w:b w:val="0"/>
          <w:bCs w:val="0"/>
        </w:rPr>
        <w:t>%)</w:t>
      </w:r>
      <w:r w:rsidRPr="009A6572">
        <w:rPr>
          <w:rFonts w:ascii="Calibri" w:hAnsi="Calibri" w:cs="Calibri"/>
        </w:rPr>
        <w:t xml:space="preserve"> trial</w:t>
      </w:r>
      <w:r w:rsidR="00FF7C37" w:rsidRPr="009A6572">
        <w:rPr>
          <w:rFonts w:ascii="Calibri" w:hAnsi="Calibri" w:cs="Calibri"/>
        </w:rPr>
        <w:t>s.</w:t>
      </w:r>
      <w:r w:rsidR="00FF7C37" w:rsidRPr="009A6572" w:rsidDel="00FF7C37">
        <w:rPr>
          <w:rFonts w:ascii="Calibri" w:hAnsi="Calibri" w:cs="Calibri"/>
        </w:rPr>
        <w:t xml:space="preserve"> </w:t>
      </w:r>
    </w:p>
    <w:p w14:paraId="1A87152E" w14:textId="17EE87A3" w:rsidR="00867646" w:rsidRPr="009A6572" w:rsidDel="00DC64A4" w:rsidRDefault="0006265B" w:rsidP="005F757C">
      <w:pPr>
        <w:spacing w:line="480" w:lineRule="auto"/>
        <w:rPr>
          <w:del w:id="25" w:author="Joana Rodrigues Ribeiro" w:date="2025-10-23T11:57:00Z" w16du:dateUtc="2025-10-23T09:57:00Z"/>
          <w:rFonts w:ascii="Calibri" w:hAnsi="Calibri" w:cs="Calibri"/>
          <w:color w:val="000000" w:themeColor="text1"/>
        </w:rPr>
      </w:pPr>
      <w:r w:rsidRPr="009A6572">
        <w:rPr>
          <w:rFonts w:ascii="Calibri" w:hAnsi="Calibri" w:cs="Calibri"/>
        </w:rPr>
        <w:t>A pre-trial document was available for 8</w:t>
      </w:r>
      <w:r w:rsidR="00FF7C37" w:rsidRPr="009A6572">
        <w:rPr>
          <w:rFonts w:ascii="Calibri" w:hAnsi="Calibri" w:cs="Calibri"/>
        </w:rPr>
        <w:t>4 (98%)</w:t>
      </w:r>
      <w:r w:rsidRPr="009A6572">
        <w:rPr>
          <w:rFonts w:ascii="Calibri" w:hAnsi="Calibri" w:cs="Calibri"/>
        </w:rPr>
        <w:t xml:space="preserve"> published RCTs</w:t>
      </w:r>
      <w:r w:rsidR="00223769" w:rsidRPr="009A6572">
        <w:rPr>
          <w:rFonts w:ascii="Calibri" w:hAnsi="Calibri" w:cs="Calibri"/>
        </w:rPr>
        <w:t xml:space="preserve"> (</w:t>
      </w:r>
      <w:r w:rsidR="00223769" w:rsidRPr="009A6572">
        <w:rPr>
          <w:rFonts w:ascii="Calibri" w:hAnsi="Calibri" w:cs="Calibri"/>
          <w:b/>
          <w:bCs/>
        </w:rPr>
        <w:t>Table 1</w:t>
      </w:r>
      <w:r w:rsidR="00223769" w:rsidRPr="009A6572">
        <w:rPr>
          <w:rFonts w:ascii="Calibri" w:hAnsi="Calibri" w:cs="Calibri"/>
        </w:rPr>
        <w:t>)</w:t>
      </w:r>
      <w:r w:rsidRPr="009A6572">
        <w:rPr>
          <w:rFonts w:ascii="Calibri" w:hAnsi="Calibri" w:cs="Calibri"/>
        </w:rPr>
        <w:t>, including 3</w:t>
      </w:r>
      <w:r w:rsidR="00FF7C37" w:rsidRPr="009A6572">
        <w:rPr>
          <w:rFonts w:ascii="Calibri" w:hAnsi="Calibri" w:cs="Calibri"/>
        </w:rPr>
        <w:t>1</w:t>
      </w:r>
      <w:r w:rsidRPr="009A6572">
        <w:rPr>
          <w:rFonts w:ascii="Calibri" w:hAnsi="Calibri" w:cs="Calibri"/>
        </w:rPr>
        <w:t xml:space="preserve"> (3</w:t>
      </w:r>
      <w:r w:rsidR="00FF7C37" w:rsidRPr="009A6572">
        <w:rPr>
          <w:rFonts w:ascii="Calibri" w:hAnsi="Calibri" w:cs="Calibri"/>
        </w:rPr>
        <w:t>7</w:t>
      </w:r>
      <w:r w:rsidRPr="009A6572">
        <w:rPr>
          <w:rFonts w:ascii="Calibri" w:hAnsi="Calibri" w:cs="Calibri"/>
        </w:rPr>
        <w:t xml:space="preserve">%) published protocols, </w:t>
      </w:r>
      <w:r w:rsidR="00FF7C37" w:rsidRPr="009A6572">
        <w:rPr>
          <w:rFonts w:ascii="Calibri" w:hAnsi="Calibri" w:cs="Calibri"/>
        </w:rPr>
        <w:t>8</w:t>
      </w:r>
      <w:r w:rsidRPr="009A6572">
        <w:rPr>
          <w:rFonts w:ascii="Calibri" w:hAnsi="Calibri" w:cs="Calibri"/>
        </w:rPr>
        <w:t xml:space="preserve"> (10%) </w:t>
      </w:r>
      <w:r w:rsidR="00FF7C37" w:rsidRPr="009A6572">
        <w:rPr>
          <w:rFonts w:ascii="Calibri" w:hAnsi="Calibri" w:cs="Calibri"/>
        </w:rPr>
        <w:t xml:space="preserve">full-text </w:t>
      </w:r>
      <w:r w:rsidRPr="009A6572">
        <w:rPr>
          <w:rFonts w:ascii="Calibri" w:hAnsi="Calibri" w:cs="Calibri"/>
        </w:rPr>
        <w:t xml:space="preserve">protocols </w:t>
      </w:r>
      <w:r w:rsidR="004D2539" w:rsidRPr="009A6572">
        <w:rPr>
          <w:rFonts w:ascii="Calibri" w:hAnsi="Calibri" w:cs="Calibri"/>
        </w:rPr>
        <w:t xml:space="preserve">provided </w:t>
      </w:r>
      <w:r w:rsidRPr="009A6572">
        <w:rPr>
          <w:rFonts w:ascii="Calibri" w:hAnsi="Calibri" w:cs="Calibri"/>
        </w:rPr>
        <w:t>as supplementary material, and 4</w:t>
      </w:r>
      <w:r w:rsidR="00FF7C37" w:rsidRPr="009A6572">
        <w:rPr>
          <w:rFonts w:ascii="Calibri" w:hAnsi="Calibri" w:cs="Calibri"/>
        </w:rPr>
        <w:t>5</w:t>
      </w:r>
      <w:r w:rsidRPr="009A6572">
        <w:rPr>
          <w:rFonts w:ascii="Calibri" w:hAnsi="Calibri" w:cs="Calibri"/>
        </w:rPr>
        <w:t xml:space="preserve"> (5</w:t>
      </w:r>
      <w:r w:rsidR="00FF7C37" w:rsidRPr="009A6572">
        <w:rPr>
          <w:rFonts w:ascii="Calibri" w:hAnsi="Calibri" w:cs="Calibri"/>
        </w:rPr>
        <w:t>4</w:t>
      </w:r>
      <w:r w:rsidRPr="009A6572">
        <w:rPr>
          <w:rFonts w:ascii="Calibri" w:hAnsi="Calibri" w:cs="Calibri"/>
        </w:rPr>
        <w:t xml:space="preserve">%) </w:t>
      </w:r>
      <w:r w:rsidR="00B46B93" w:rsidRPr="009A6572">
        <w:rPr>
          <w:rFonts w:ascii="Calibri" w:hAnsi="Calibri" w:cs="Calibri"/>
        </w:rPr>
        <w:t xml:space="preserve">registry </w:t>
      </w:r>
      <w:r w:rsidRPr="009A6572">
        <w:rPr>
          <w:rFonts w:ascii="Calibri" w:hAnsi="Calibri" w:cs="Calibri"/>
        </w:rPr>
        <w:t>records.</w:t>
      </w:r>
      <w:r w:rsidR="00867646" w:rsidRPr="009A6572">
        <w:rPr>
          <w:rFonts w:ascii="Calibri" w:hAnsi="Calibri" w:cs="Calibri"/>
        </w:rPr>
        <w:t xml:space="preserve"> </w:t>
      </w:r>
      <w:r w:rsidR="005F757C" w:rsidRPr="009A6572">
        <w:rPr>
          <w:rFonts w:ascii="Calibri" w:hAnsi="Calibri" w:cs="Calibri"/>
        </w:rPr>
        <w:t xml:space="preserve">Among </w:t>
      </w:r>
      <w:commentRangeStart w:id="26"/>
      <w:del w:id="27" w:author="Milo Alan Puhan" w:date="2025-10-22T21:13:00Z" w16du:dateUtc="2025-10-22T19:13:00Z">
        <w:r w:rsidR="005F757C" w:rsidRPr="009A6572" w:rsidDel="00323180">
          <w:rPr>
            <w:rFonts w:ascii="Calibri" w:hAnsi="Calibri" w:cs="Calibri"/>
          </w:rPr>
          <w:delText>these</w:delText>
        </w:r>
        <w:r w:rsidR="009A6572" w:rsidRPr="009A6572" w:rsidDel="00323180">
          <w:rPr>
            <w:rFonts w:ascii="Calibri" w:hAnsi="Calibri" w:cs="Calibri"/>
          </w:rPr>
          <w:delText xml:space="preserve"> </w:delText>
        </w:r>
      </w:del>
      <w:ins w:id="28" w:author="Milo Alan Puhan" w:date="2025-10-22T21:13:00Z" w16du:dateUtc="2025-10-22T19:13:00Z">
        <w:r w:rsidR="00323180">
          <w:rPr>
            <w:rFonts w:ascii="Calibri" w:hAnsi="Calibri" w:cs="Calibri"/>
          </w:rPr>
          <w:t>published</w:t>
        </w:r>
        <w:r w:rsidR="00323180" w:rsidRPr="009A6572">
          <w:rPr>
            <w:rFonts w:ascii="Calibri" w:hAnsi="Calibri" w:cs="Calibri"/>
          </w:rPr>
          <w:t xml:space="preserve"> </w:t>
        </w:r>
      </w:ins>
      <w:commentRangeEnd w:id="26"/>
      <w:r w:rsidR="00A90195">
        <w:rPr>
          <w:rStyle w:val="CommentReference"/>
        </w:rPr>
        <w:commentReference w:id="26"/>
      </w:r>
      <w:del w:id="29" w:author="Milo Alan Puhan" w:date="2025-10-22T21:13:00Z" w16du:dateUtc="2025-10-22T19:13:00Z">
        <w:r w:rsidR="009A6572" w:rsidRPr="009A6572" w:rsidDel="00323180">
          <w:rPr>
            <w:rFonts w:ascii="Calibri" w:hAnsi="Calibri" w:cs="Calibri"/>
          </w:rPr>
          <w:delText>84</w:delText>
        </w:r>
        <w:r w:rsidR="005F757C" w:rsidRPr="009A6572" w:rsidDel="00323180">
          <w:rPr>
            <w:rFonts w:ascii="Calibri" w:hAnsi="Calibri" w:cs="Calibri"/>
          </w:rPr>
          <w:delText xml:space="preserve"> </w:delText>
        </w:r>
      </w:del>
      <w:r w:rsidR="00B46B93" w:rsidRPr="009A6572">
        <w:rPr>
          <w:rFonts w:ascii="Calibri" w:hAnsi="Calibri" w:cs="Calibri"/>
        </w:rPr>
        <w:t>RCTs</w:t>
      </w:r>
      <w:r w:rsidR="005F757C" w:rsidRPr="009A6572">
        <w:rPr>
          <w:rFonts w:ascii="Calibri" w:hAnsi="Calibri" w:cs="Calibri"/>
        </w:rPr>
        <w:t>, the CCI® was used as a primary endpoint in 14 (17%)</w:t>
      </w:r>
      <w:r w:rsidR="00A90195">
        <w:rPr>
          <w:rFonts w:ascii="Calibri" w:hAnsi="Calibri" w:cs="Calibri"/>
        </w:rPr>
        <w:t xml:space="preserve"> </w:t>
      </w:r>
      <w:r w:rsidR="001A360C">
        <w:rPr>
          <w:rFonts w:ascii="Calibri" w:hAnsi="Calibri" w:cs="Calibri"/>
        </w:rPr>
        <w:t>of 84</w:t>
      </w:r>
      <w:r w:rsidR="0008320E" w:rsidRPr="009A6572">
        <w:rPr>
          <w:rFonts w:ascii="Calibri" w:hAnsi="Calibri" w:cs="Calibri"/>
        </w:rPr>
        <w:t xml:space="preserve"> trials</w:t>
      </w:r>
      <w:r w:rsidR="005F757C" w:rsidRPr="009A6572">
        <w:rPr>
          <w:rFonts w:ascii="Calibri" w:hAnsi="Calibri" w:cs="Calibri"/>
        </w:rPr>
        <w:t xml:space="preserve">, </w:t>
      </w:r>
      <w:r w:rsidR="009A6572">
        <w:rPr>
          <w:rFonts w:ascii="Calibri" w:hAnsi="Calibri" w:cs="Calibri"/>
        </w:rPr>
        <w:t>while</w:t>
      </w:r>
      <w:r w:rsidR="005F757C" w:rsidRPr="009A6572">
        <w:rPr>
          <w:rFonts w:ascii="Calibri" w:hAnsi="Calibri" w:cs="Calibri"/>
        </w:rPr>
        <w:t xml:space="preserve"> this designation was pre-specified in 12 corresponding pre-trial documents, indicating minor discrepancies between </w:t>
      </w:r>
      <w:r w:rsidR="00F17102" w:rsidRPr="009A6572">
        <w:rPr>
          <w:rFonts w:ascii="Calibri" w:hAnsi="Calibri" w:cs="Calibri"/>
        </w:rPr>
        <w:t xml:space="preserve">study design </w:t>
      </w:r>
      <w:r w:rsidR="005F757C" w:rsidRPr="009A6572">
        <w:rPr>
          <w:rFonts w:ascii="Calibri" w:hAnsi="Calibri" w:cs="Calibri"/>
        </w:rPr>
        <w:t>and publication</w:t>
      </w:r>
      <w:r w:rsidR="004760AC" w:rsidRPr="009A6572">
        <w:rPr>
          <w:rFonts w:ascii="Calibri" w:hAnsi="Calibri" w:cs="Calibri"/>
        </w:rPr>
        <w:t xml:space="preserve"> (</w:t>
      </w:r>
      <w:r w:rsidR="004760AC" w:rsidRPr="009A6572">
        <w:rPr>
          <w:rFonts w:ascii="Calibri" w:hAnsi="Calibri" w:cs="Calibri"/>
          <w:b/>
          <w:bCs/>
        </w:rPr>
        <w:t xml:space="preserve">Table </w:t>
      </w:r>
      <w:r w:rsidR="00223769" w:rsidRPr="009A6572">
        <w:rPr>
          <w:rFonts w:ascii="Calibri" w:hAnsi="Calibri" w:cs="Calibri"/>
          <w:b/>
          <w:bCs/>
        </w:rPr>
        <w:t>2</w:t>
      </w:r>
      <w:r w:rsidR="004760AC" w:rsidRPr="009A6572">
        <w:rPr>
          <w:rFonts w:ascii="Calibri" w:hAnsi="Calibri" w:cs="Calibri"/>
        </w:rPr>
        <w:t>)</w:t>
      </w:r>
      <w:r w:rsidR="005F757C" w:rsidRPr="009A6572">
        <w:rPr>
          <w:rFonts w:ascii="Calibri" w:hAnsi="Calibri" w:cs="Calibri"/>
        </w:rPr>
        <w:t>.</w:t>
      </w:r>
      <w:ins w:id="30" w:author="Joana Rodrigues Ribeiro" w:date="2025-10-23T09:32:00Z" w16du:dateUtc="2025-10-23T07:32:00Z">
        <w:r w:rsidR="002C5346">
          <w:rPr>
            <w:rFonts w:ascii="Calibri" w:hAnsi="Calibri" w:cs="Calibri"/>
          </w:rPr>
          <w:t xml:space="preserve"> </w:t>
        </w:r>
      </w:ins>
      <w:del w:id="31" w:author="Joana Rodrigues Ribeiro" w:date="2025-10-23T09:32:00Z" w16du:dateUtc="2025-10-23T07:32:00Z">
        <w:r w:rsidR="009A6572" w:rsidRPr="009A6572" w:rsidDel="002C5346">
          <w:rPr>
            <w:rFonts w:ascii="Calibri" w:hAnsi="Calibri" w:cs="Calibri"/>
          </w:rPr>
          <w:delText xml:space="preserve"> </w:delText>
        </w:r>
      </w:del>
      <w:ins w:id="32" w:author="Joana Rodrigues Ribeiro" w:date="2025-10-23T09:32:00Z" w16du:dateUtc="2025-10-23T07:32:00Z">
        <w:r w:rsidR="002C5346" w:rsidRPr="002C5346">
          <w:rPr>
            <w:rFonts w:ascii="Calibri" w:hAnsi="Calibri" w:cs="Calibri"/>
          </w:rPr>
          <w:t xml:space="preserve">All trials with pre-trial documentation including a sample size calculation using </w:t>
        </w:r>
        <w:r w:rsidR="002C5346">
          <w:rPr>
            <w:rFonts w:ascii="Calibri" w:hAnsi="Calibri" w:cs="Calibri"/>
          </w:rPr>
          <w:t>CCI®</w:t>
        </w:r>
        <w:r w:rsidR="002C5346" w:rsidRPr="002C5346">
          <w:rPr>
            <w:rFonts w:ascii="Calibri" w:hAnsi="Calibri" w:cs="Calibri"/>
          </w:rPr>
          <w:t xml:space="preserve"> (n=10) reported its use</w:t>
        </w:r>
      </w:ins>
      <w:ins w:id="33" w:author="Joana Rodrigues Ribeiro" w:date="2025-10-23T09:31:00Z" w16du:dateUtc="2025-10-23T07:31:00Z">
        <w:r w:rsidR="00127C42" w:rsidRPr="00127C42">
          <w:rPr>
            <w:rFonts w:ascii="Calibri" w:hAnsi="Calibri" w:cs="Calibri"/>
          </w:rPr>
          <w:t xml:space="preserve">. </w:t>
        </w:r>
      </w:ins>
      <w:del w:id="34" w:author="Joana Rodrigues Ribeiro" w:date="2025-10-23T09:22:00Z" w16du:dateUtc="2025-10-23T07:22:00Z">
        <w:r w:rsidR="009A6572" w:rsidRPr="009A6572" w:rsidDel="00127C42">
          <w:rPr>
            <w:rFonts w:ascii="Calibri" w:hAnsi="Calibri" w:cs="Calibri"/>
          </w:rPr>
          <w:delText xml:space="preserve">Reporting </w:delText>
        </w:r>
      </w:del>
      <w:del w:id="35" w:author="Joana Rodrigues Ribeiro" w:date="2025-10-23T09:23:00Z" w16du:dateUtc="2025-10-23T07:23:00Z">
        <w:r w:rsidR="009A6572" w:rsidRPr="009A6572" w:rsidDel="00127C42">
          <w:rPr>
            <w:rFonts w:ascii="Calibri" w:hAnsi="Calibri" w:cs="Calibri"/>
          </w:rPr>
          <w:delText>in</w:delText>
        </w:r>
      </w:del>
      <w:del w:id="36" w:author="Joana Rodrigues Ribeiro" w:date="2025-10-23T09:28:00Z" w16du:dateUtc="2025-10-23T07:28:00Z">
        <w:r w:rsidR="009A6572" w:rsidRPr="009A6572" w:rsidDel="00127C42">
          <w:rPr>
            <w:rFonts w:ascii="Calibri" w:hAnsi="Calibri" w:cs="Calibri"/>
          </w:rPr>
          <w:delText xml:space="preserve"> pre-trial </w:delText>
        </w:r>
      </w:del>
      <w:del w:id="37" w:author="Joana Rodrigues Ribeiro" w:date="2025-10-23T09:20:00Z" w16du:dateUtc="2025-10-23T07:20:00Z">
        <w:r w:rsidR="009A6572" w:rsidRPr="009A6572" w:rsidDel="00C57352">
          <w:rPr>
            <w:rFonts w:ascii="Calibri" w:hAnsi="Calibri" w:cs="Calibri"/>
          </w:rPr>
          <w:delText xml:space="preserve">sources </w:delText>
        </w:r>
      </w:del>
      <w:del w:id="38" w:author="Joana Rodrigues Ribeiro" w:date="2025-10-23T09:24:00Z" w16du:dateUtc="2025-10-23T07:24:00Z">
        <w:r w:rsidR="009A6572" w:rsidRPr="009A6572" w:rsidDel="00127C42">
          <w:rPr>
            <w:rFonts w:ascii="Calibri" w:hAnsi="Calibri" w:cs="Calibri"/>
          </w:rPr>
          <w:delText xml:space="preserve">was absent </w:delText>
        </w:r>
        <w:commentRangeStart w:id="39"/>
        <w:r w:rsidR="00D64F3A" w:rsidDel="00127C42">
          <w:rPr>
            <w:rFonts w:ascii="Calibri" w:hAnsi="Calibri" w:cs="Calibri"/>
          </w:rPr>
          <w:delText>in</w:delText>
        </w:r>
        <w:r w:rsidR="00D64F3A" w:rsidRPr="009A6572" w:rsidDel="00127C42">
          <w:rPr>
            <w:rFonts w:ascii="Calibri" w:hAnsi="Calibri" w:cs="Calibri"/>
          </w:rPr>
          <w:delText xml:space="preserve"> </w:delText>
        </w:r>
        <w:r w:rsidR="009A6572" w:rsidRPr="009A6572" w:rsidDel="00127C42">
          <w:rPr>
            <w:rFonts w:ascii="Calibri" w:hAnsi="Calibri" w:cs="Calibri"/>
          </w:rPr>
          <w:delText xml:space="preserve">39 </w:delText>
        </w:r>
        <w:r w:rsidR="009A6572" w:rsidDel="00127C42">
          <w:rPr>
            <w:rFonts w:ascii="Calibri" w:hAnsi="Calibri" w:cs="Calibri"/>
          </w:rPr>
          <w:delText xml:space="preserve">(46%) </w:delText>
        </w:r>
        <w:commentRangeEnd w:id="39"/>
        <w:r w:rsidR="00C57352" w:rsidDel="00127C42">
          <w:rPr>
            <w:rStyle w:val="CommentReference"/>
          </w:rPr>
          <w:commentReference w:id="39"/>
        </w:r>
        <w:r w:rsidR="009A6572" w:rsidRPr="009A6572" w:rsidDel="00127C42">
          <w:rPr>
            <w:rFonts w:ascii="Calibri" w:hAnsi="Calibri" w:cs="Calibri"/>
          </w:rPr>
          <w:delText xml:space="preserve">trials </w:delText>
        </w:r>
        <w:r w:rsidR="00D64F3A" w:rsidDel="00127C42">
          <w:rPr>
            <w:rFonts w:ascii="Calibri" w:hAnsi="Calibri" w:cs="Calibri"/>
          </w:rPr>
          <w:delText>for</w:delText>
        </w:r>
        <w:r w:rsidR="00D64F3A" w:rsidRPr="009A6572" w:rsidDel="00127C42">
          <w:rPr>
            <w:rFonts w:ascii="Calibri" w:hAnsi="Calibri" w:cs="Calibri"/>
          </w:rPr>
          <w:delText xml:space="preserve"> </w:delText>
        </w:r>
        <w:r w:rsidR="009A6572" w:rsidRPr="009A6572" w:rsidDel="00127C42">
          <w:rPr>
            <w:rFonts w:ascii="Calibri" w:hAnsi="Calibri" w:cs="Calibri"/>
          </w:rPr>
          <w:delText xml:space="preserve">sample-size calculation </w:delText>
        </w:r>
      </w:del>
      <w:del w:id="40" w:author="Joana Rodrigues Ribeiro" w:date="2025-10-23T09:28:00Z" w16du:dateUtc="2025-10-23T07:28:00Z">
        <w:r w:rsidR="009A6572" w:rsidRPr="009A6572" w:rsidDel="00127C42">
          <w:rPr>
            <w:rFonts w:ascii="Calibri" w:hAnsi="Calibri" w:cs="Calibri"/>
          </w:rPr>
          <w:delText xml:space="preserve">and </w:delText>
        </w:r>
      </w:del>
      <w:del w:id="41" w:author="Joana Rodrigues Ribeiro" w:date="2025-10-23T09:24:00Z" w16du:dateUtc="2025-10-23T07:24:00Z">
        <w:r w:rsidR="00D64F3A" w:rsidDel="00127C42">
          <w:rPr>
            <w:rFonts w:ascii="Calibri" w:hAnsi="Calibri" w:cs="Calibri"/>
          </w:rPr>
          <w:delText>in</w:delText>
        </w:r>
        <w:r w:rsidR="00D64F3A" w:rsidRPr="009A6572" w:rsidDel="00127C42">
          <w:rPr>
            <w:rFonts w:ascii="Calibri" w:hAnsi="Calibri" w:cs="Calibri"/>
          </w:rPr>
          <w:delText xml:space="preserve"> </w:delText>
        </w:r>
      </w:del>
      <w:del w:id="42" w:author="Joana Rodrigues Ribeiro" w:date="2025-10-23T09:28:00Z" w16du:dateUtc="2025-10-23T07:28:00Z">
        <w:r w:rsidR="009A6572" w:rsidRPr="009A6572" w:rsidDel="00127C42">
          <w:rPr>
            <w:rFonts w:ascii="Calibri" w:hAnsi="Calibri" w:cs="Calibri"/>
          </w:rPr>
          <w:delText>61</w:delText>
        </w:r>
      </w:del>
      <w:del w:id="43" w:author="Joana Rodrigues Ribeiro" w:date="2025-10-23T09:26:00Z" w16du:dateUtc="2025-10-23T07:26:00Z">
        <w:r w:rsidR="009A6572" w:rsidRPr="009A6572" w:rsidDel="00127C42">
          <w:rPr>
            <w:rFonts w:ascii="Calibri" w:hAnsi="Calibri" w:cs="Calibri"/>
          </w:rPr>
          <w:delText xml:space="preserve"> </w:delText>
        </w:r>
        <w:r w:rsidR="009A6572" w:rsidDel="00127C42">
          <w:rPr>
            <w:rFonts w:ascii="Calibri" w:hAnsi="Calibri" w:cs="Calibri"/>
          </w:rPr>
          <w:delText xml:space="preserve">(73%) </w:delText>
        </w:r>
        <w:r w:rsidR="009A6572" w:rsidRPr="009A6572" w:rsidDel="00127C42">
          <w:rPr>
            <w:rFonts w:ascii="Calibri" w:hAnsi="Calibri" w:cs="Calibri"/>
          </w:rPr>
          <w:delText xml:space="preserve">trials regarding the </w:delText>
        </w:r>
      </w:del>
      <w:del w:id="44" w:author="Joana Rodrigues Ribeiro" w:date="2025-10-23T09:28:00Z" w16du:dateUtc="2025-10-23T07:28:00Z">
        <w:r w:rsidR="009A6572" w:rsidRPr="009A6572" w:rsidDel="00127C42">
          <w:rPr>
            <w:rFonts w:ascii="Calibri" w:hAnsi="Calibri" w:cs="Calibri"/>
          </w:rPr>
          <w:delText xml:space="preserve">trial </w:delText>
        </w:r>
        <w:r w:rsidR="009A6572" w:rsidDel="00127C42">
          <w:rPr>
            <w:rFonts w:ascii="Calibri" w:hAnsi="Calibri" w:cs="Calibri"/>
          </w:rPr>
          <w:delText>aim</w:delText>
        </w:r>
      </w:del>
      <w:del w:id="45" w:author="Joana Rodrigues Ribeiro" w:date="2025-10-23T09:31:00Z" w16du:dateUtc="2025-10-23T07:31:00Z">
        <w:r w:rsidR="009A6572" w:rsidRPr="009A6572" w:rsidDel="00127C42">
          <w:rPr>
            <w:rFonts w:ascii="Calibri" w:hAnsi="Calibri" w:cs="Calibri"/>
          </w:rPr>
          <w:delText>.</w:delText>
        </w:r>
      </w:del>
    </w:p>
    <w:p w14:paraId="6B23655D" w14:textId="6BFD668D" w:rsidR="00B46B93" w:rsidRPr="00C04E8F" w:rsidRDefault="00E53D2C" w:rsidP="00DC64A4">
      <w:pPr>
        <w:spacing w:line="480" w:lineRule="auto"/>
        <w:rPr>
          <w:rFonts w:ascii="Calibri" w:hAnsi="Calibri" w:cs="Calibri"/>
          <w:color w:val="000000" w:themeColor="text1"/>
        </w:rPr>
      </w:pPr>
      <w:r w:rsidRPr="009A6572">
        <w:rPr>
          <w:rFonts w:ascii="Calibri" w:hAnsi="Calibri" w:cs="Calibri"/>
          <w:color w:val="000000" w:themeColor="text1"/>
        </w:rPr>
        <w:t xml:space="preserve">Among </w:t>
      </w:r>
      <w:r w:rsidR="005D2313" w:rsidRPr="009A6572">
        <w:rPr>
          <w:rFonts w:ascii="Calibri" w:hAnsi="Calibri" w:cs="Calibri"/>
          <w:color w:val="000000" w:themeColor="text1"/>
        </w:rPr>
        <w:t xml:space="preserve">the 14 </w:t>
      </w:r>
      <w:r w:rsidRPr="009A6572">
        <w:rPr>
          <w:rFonts w:ascii="Calibri" w:hAnsi="Calibri" w:cs="Calibri"/>
          <w:color w:val="000000" w:themeColor="text1"/>
        </w:rPr>
        <w:t>studies using the CCI® as a primary endpoint</w:t>
      </w:r>
      <w:r w:rsidR="00D52699" w:rsidRPr="009A6572">
        <w:rPr>
          <w:rFonts w:ascii="Calibri" w:hAnsi="Calibri" w:cs="Calibri"/>
          <w:color w:val="000000" w:themeColor="text1"/>
        </w:rPr>
        <w:t xml:space="preserve">, </w:t>
      </w:r>
      <w:r w:rsidR="00B46B93" w:rsidRPr="009A6572">
        <w:rPr>
          <w:rFonts w:ascii="Calibri" w:hAnsi="Calibri" w:cs="Calibri"/>
          <w:color w:val="000000" w:themeColor="text1"/>
        </w:rPr>
        <w:t>three reported statistically significant between-group</w:t>
      </w:r>
      <w:r w:rsidR="00B46B93" w:rsidRPr="00F5749A">
        <w:rPr>
          <w:rFonts w:ascii="Calibri" w:hAnsi="Calibri" w:cs="Calibri"/>
          <w:color w:val="000000" w:themeColor="text1"/>
        </w:rPr>
        <w:t xml:space="preserve"> differences ranging from 3.9 to 14.8 points. Only </w:t>
      </w:r>
      <w:r w:rsidR="00B46B93" w:rsidRPr="00B46B93">
        <w:rPr>
          <w:rFonts w:ascii="Calibri" w:hAnsi="Calibri" w:cs="Calibri"/>
          <w:color w:val="000000" w:themeColor="text1"/>
        </w:rPr>
        <w:t>one publication</w:t>
      </w:r>
      <w:ins w:id="46" w:author="Joana Rodrigues Ribeiro" w:date="2025-10-23T11:57:00Z" w16du:dateUtc="2025-10-23T09:57:00Z">
        <w:r w:rsidR="00DC64A4">
          <w:rPr>
            <w:rFonts w:ascii="Calibri" w:hAnsi="Calibri" w:cs="Calibri"/>
            <w:color w:val="000000" w:themeColor="text1"/>
          </w:rPr>
          <w:t xml:space="preserve"> (33%)</w:t>
        </w:r>
      </w:ins>
      <w:r w:rsidR="00B46B93" w:rsidRPr="00B46B93">
        <w:rPr>
          <w:rFonts w:ascii="Calibri" w:hAnsi="Calibri" w:cs="Calibri"/>
          <w:color w:val="000000" w:themeColor="text1"/>
        </w:rPr>
        <w:t xml:space="preserve"> explicitly discussed whether the observed effect size was clinically meaningful.</w:t>
      </w:r>
    </w:p>
    <w:p w14:paraId="25F2B55A" w14:textId="77777777" w:rsidR="00C04E8F" w:rsidRDefault="00C04E8F" w:rsidP="00E53D2C">
      <w:pPr>
        <w:spacing w:line="480" w:lineRule="auto"/>
        <w:rPr>
          <w:rFonts w:ascii="Calibri" w:hAnsi="Calibri" w:cs="Calibri"/>
          <w:b/>
          <w:bCs/>
        </w:rPr>
      </w:pPr>
    </w:p>
    <w:p w14:paraId="650957BB" w14:textId="502E940E" w:rsidR="00E53D2C" w:rsidRPr="00C04E8F" w:rsidRDefault="00E53D2C" w:rsidP="00E53D2C">
      <w:pPr>
        <w:spacing w:line="480" w:lineRule="auto"/>
        <w:rPr>
          <w:rFonts w:ascii="Calibri" w:hAnsi="Calibri" w:cs="Calibri"/>
          <w:b/>
          <w:bCs/>
        </w:rPr>
      </w:pPr>
      <w:r w:rsidRPr="00C04E8F">
        <w:rPr>
          <w:rFonts w:ascii="Calibri" w:hAnsi="Calibri" w:cs="Calibri"/>
          <w:b/>
          <w:bCs/>
        </w:rPr>
        <w:t>Discussion</w:t>
      </w:r>
    </w:p>
    <w:p w14:paraId="79F24D7B" w14:textId="7EB1CFD6" w:rsidR="005D2313" w:rsidRPr="00B46B93" w:rsidRDefault="00DC64A4" w:rsidP="00E53D2C">
      <w:pPr>
        <w:spacing w:line="480" w:lineRule="auto"/>
        <w:rPr>
          <w:rFonts w:ascii="Calibri" w:hAnsi="Calibri" w:cs="Calibri"/>
        </w:rPr>
      </w:pPr>
      <w:ins w:id="47" w:author="Joana Rodrigues Ribeiro" w:date="2025-10-23T11:50:00Z" w16du:dateUtc="2025-10-23T09:50:00Z">
        <w:r>
          <w:rPr>
            <w:rFonts w:ascii="Calibri" w:hAnsi="Calibri" w:cs="Calibri"/>
          </w:rPr>
          <w:t xml:space="preserve">This study </w:t>
        </w:r>
      </w:ins>
      <w:ins w:id="48" w:author="Joana Rodrigues Ribeiro" w:date="2025-10-23T11:58:00Z" w16du:dateUtc="2025-10-23T09:58:00Z">
        <w:r>
          <w:rPr>
            <w:rFonts w:ascii="Calibri" w:hAnsi="Calibri" w:cs="Calibri"/>
          </w:rPr>
          <w:t xml:space="preserve">defined </w:t>
        </w:r>
      </w:ins>
      <w:ins w:id="49" w:author="Joana Rodrigues Ribeiro" w:date="2025-10-23T11:59:00Z" w16du:dateUtc="2025-10-23T09:59:00Z">
        <w:r>
          <w:rPr>
            <w:rFonts w:ascii="Calibri" w:hAnsi="Calibri" w:cs="Calibri"/>
          </w:rPr>
          <w:t>how</w:t>
        </w:r>
      </w:ins>
      <w:ins w:id="50" w:author="Joana Rodrigues Ribeiro" w:date="2025-10-23T11:50:00Z" w16du:dateUtc="2025-10-23T09:50:00Z">
        <w:r>
          <w:rPr>
            <w:rFonts w:ascii="Calibri" w:hAnsi="Calibri" w:cs="Calibri"/>
          </w:rPr>
          <w:t xml:space="preserve"> </w:t>
        </w:r>
      </w:ins>
      <w:ins w:id="51" w:author="Joana Rodrigues Ribeiro" w:date="2025-10-23T12:00:00Z" w16du:dateUtc="2025-10-23T10:00:00Z">
        <w:r>
          <w:rPr>
            <w:rFonts w:ascii="Calibri" w:hAnsi="Calibri" w:cs="Calibri"/>
          </w:rPr>
          <w:t xml:space="preserve">the RCTs reporting </w:t>
        </w:r>
      </w:ins>
      <w:ins w:id="52" w:author="Joana Rodrigues Ribeiro" w:date="2025-10-23T11:58:00Z" w16du:dateUtc="2025-10-23T09:58:00Z">
        <w:r>
          <w:rPr>
            <w:rFonts w:ascii="Calibri" w:hAnsi="Calibri" w:cs="Calibri"/>
          </w:rPr>
          <w:t>CCI®</w:t>
        </w:r>
      </w:ins>
      <w:ins w:id="53" w:author="Joana Rodrigues Ribeiro" w:date="2025-10-23T11:50:00Z" w16du:dateUtc="2025-10-23T09:50:00Z">
        <w:r>
          <w:rPr>
            <w:rFonts w:ascii="Calibri" w:hAnsi="Calibri" w:cs="Calibri"/>
          </w:rPr>
          <w:t xml:space="preserve"> </w:t>
        </w:r>
      </w:ins>
      <w:ins w:id="54" w:author="Joana Rodrigues Ribeiro" w:date="2025-10-23T12:00:00Z" w16du:dateUtc="2025-10-23T10:00:00Z">
        <w:r w:rsidR="00964223">
          <w:rPr>
            <w:rFonts w:ascii="Calibri" w:hAnsi="Calibri" w:cs="Calibri"/>
          </w:rPr>
          <w:t xml:space="preserve">define this outcome in both their pre-trial documentation and the trial itself. Our concordance </w:t>
        </w:r>
      </w:ins>
      <w:ins w:id="55" w:author="Joana Rodrigues Ribeiro" w:date="2025-10-23T12:01:00Z" w16du:dateUtc="2025-10-23T10:01:00Z">
        <w:r w:rsidR="00964223">
          <w:rPr>
            <w:rFonts w:ascii="Calibri" w:hAnsi="Calibri" w:cs="Calibri"/>
          </w:rPr>
          <w:t xml:space="preserve">analysis </w:t>
        </w:r>
      </w:ins>
      <w:ins w:id="56" w:author="Milo Alan Puhan" w:date="2025-10-22T21:16:00Z" w16du:dateUtc="2025-10-22T19:16:00Z">
        <w:del w:id="57" w:author="Joana Rodrigues Ribeiro" w:date="2025-10-23T12:01:00Z" w16du:dateUtc="2025-10-23T10:01:00Z">
          <w:r w:rsidR="00B82733" w:rsidDel="00964223">
            <w:rPr>
              <w:rFonts w:ascii="Calibri" w:hAnsi="Calibri" w:cs="Calibri"/>
            </w:rPr>
            <w:delText>(</w:delText>
          </w:r>
        </w:del>
      </w:ins>
      <w:del w:id="58" w:author="Joana Rodrigues Ribeiro" w:date="2025-10-23T12:01:00Z" w16du:dateUtc="2025-10-23T10:01:00Z">
        <w:r w:rsidR="005D2313" w:rsidRPr="005D2313" w:rsidDel="00964223">
          <w:rPr>
            <w:rFonts w:ascii="Calibri" w:hAnsi="Calibri" w:cs="Calibri"/>
          </w:rPr>
          <w:delText xml:space="preserve">This systematic overview </w:delText>
        </w:r>
        <w:r w:rsidR="00B46B93" w:rsidDel="00964223">
          <w:rPr>
            <w:rFonts w:ascii="Calibri" w:hAnsi="Calibri" w:cs="Calibri"/>
          </w:rPr>
          <w:delText>confirms</w:delText>
        </w:r>
        <w:r w:rsidR="00B46B93" w:rsidRPr="005D2313" w:rsidDel="00964223">
          <w:rPr>
            <w:rFonts w:ascii="Calibri" w:hAnsi="Calibri" w:cs="Calibri"/>
          </w:rPr>
          <w:delText xml:space="preserve"> </w:delText>
        </w:r>
        <w:r w:rsidR="005D2313" w:rsidRPr="005D2313" w:rsidDel="00964223">
          <w:rPr>
            <w:rFonts w:ascii="Calibri" w:hAnsi="Calibri" w:cs="Calibri"/>
          </w:rPr>
          <w:delText xml:space="preserve">that the CCI® </w:delText>
        </w:r>
        <w:commentRangeStart w:id="59"/>
        <w:commentRangeStart w:id="60"/>
        <w:r w:rsidR="005D2313" w:rsidRPr="005D2313" w:rsidDel="00964223">
          <w:rPr>
            <w:rFonts w:ascii="Calibri" w:hAnsi="Calibri" w:cs="Calibri"/>
          </w:rPr>
          <w:delText>is</w:delText>
        </w:r>
        <w:commentRangeEnd w:id="59"/>
        <w:r w:rsidR="000B20F2" w:rsidDel="00964223">
          <w:rPr>
            <w:rStyle w:val="CommentReference"/>
          </w:rPr>
          <w:commentReference w:id="59"/>
        </w:r>
        <w:commentRangeEnd w:id="60"/>
        <w:r w:rsidR="00A576B4" w:rsidDel="00964223">
          <w:rPr>
            <w:rStyle w:val="CommentReference"/>
          </w:rPr>
          <w:commentReference w:id="60"/>
        </w:r>
        <w:r w:rsidR="005D2313" w:rsidRPr="005D2313" w:rsidDel="00964223">
          <w:rPr>
            <w:rFonts w:ascii="Calibri" w:hAnsi="Calibri" w:cs="Calibri"/>
          </w:rPr>
          <w:delText xml:space="preserve"> </w:delText>
        </w:r>
        <w:r w:rsidR="00B46B93" w:rsidDel="00964223">
          <w:rPr>
            <w:rFonts w:ascii="Calibri" w:hAnsi="Calibri" w:cs="Calibri"/>
          </w:rPr>
          <w:delText>well</w:delText>
        </w:r>
        <w:r w:rsidR="00B46B93" w:rsidRPr="005D2313" w:rsidDel="00964223">
          <w:rPr>
            <w:rFonts w:ascii="Calibri" w:hAnsi="Calibri" w:cs="Calibri"/>
          </w:rPr>
          <w:delText xml:space="preserve"> </w:delText>
        </w:r>
        <w:r w:rsidR="005D2313" w:rsidRPr="005D2313" w:rsidDel="00964223">
          <w:rPr>
            <w:rFonts w:ascii="Calibri" w:hAnsi="Calibri" w:cs="Calibri"/>
          </w:rPr>
          <w:delText xml:space="preserve">established as an outcome measure in surgical RCTs and increasingly </w:delText>
        </w:r>
        <w:commentRangeStart w:id="61"/>
        <w:commentRangeStart w:id="62"/>
        <w:r w:rsidR="005D2313" w:rsidRPr="005D2313" w:rsidDel="00964223">
          <w:rPr>
            <w:rFonts w:ascii="Calibri" w:hAnsi="Calibri" w:cs="Calibri"/>
          </w:rPr>
          <w:delText>embedded</w:delText>
        </w:r>
        <w:commentRangeEnd w:id="61"/>
        <w:r w:rsidR="003651AB" w:rsidDel="00964223">
          <w:rPr>
            <w:rStyle w:val="CommentReference"/>
          </w:rPr>
          <w:commentReference w:id="61"/>
        </w:r>
        <w:commentRangeEnd w:id="62"/>
        <w:r w:rsidR="00A90195" w:rsidDel="00964223">
          <w:rPr>
            <w:rStyle w:val="CommentReference"/>
          </w:rPr>
          <w:commentReference w:id="62"/>
        </w:r>
        <w:r w:rsidR="005D2313" w:rsidRPr="005D2313" w:rsidDel="00964223">
          <w:rPr>
            <w:rFonts w:ascii="Calibri" w:hAnsi="Calibri" w:cs="Calibri"/>
          </w:rPr>
          <w:delText xml:space="preserve"> in trial </w:delText>
        </w:r>
        <w:r w:rsidR="00BC708D" w:rsidDel="00964223">
          <w:rPr>
            <w:rFonts w:ascii="Calibri" w:hAnsi="Calibri" w:cs="Calibri"/>
          </w:rPr>
          <w:delText>design</w:delText>
        </w:r>
      </w:del>
      <w:ins w:id="63" w:author="Milo Alan Puhan" w:date="2025-10-22T21:15:00Z" w16du:dateUtc="2025-10-22T19:15:00Z">
        <w:del w:id="64" w:author="Joana Rodrigues Ribeiro" w:date="2025-10-23T12:01:00Z" w16du:dateUtc="2025-10-23T10:01:00Z">
          <w:r w:rsidR="003651AB" w:rsidDel="00964223">
            <w:rPr>
              <w:rFonts w:ascii="Calibri" w:hAnsi="Calibri" w:cs="Calibri"/>
            </w:rPr>
            <w:delText>)</w:delText>
          </w:r>
        </w:del>
      </w:ins>
      <w:del w:id="65" w:author="Joana Rodrigues Ribeiro" w:date="2025-10-23T12:01:00Z" w16du:dateUtc="2025-10-23T10:01:00Z">
        <w:r w:rsidR="005D2313" w:rsidRPr="005D2313" w:rsidDel="00964223">
          <w:rPr>
            <w:rFonts w:ascii="Calibri" w:hAnsi="Calibri" w:cs="Calibri"/>
          </w:rPr>
          <w:delText>.</w:delText>
        </w:r>
        <w:r w:rsidR="00B46B93" w:rsidDel="00964223">
          <w:rPr>
            <w:rFonts w:ascii="Calibri" w:hAnsi="Calibri" w:cs="Calibri"/>
          </w:rPr>
          <w:delText xml:space="preserve"> </w:delText>
        </w:r>
        <w:r w:rsidR="00B82733" w:rsidDel="00964223">
          <w:rPr>
            <w:rFonts w:ascii="Calibri" w:hAnsi="Calibri" w:cs="Calibri"/>
          </w:rPr>
          <w:delText xml:space="preserve">Our study </w:delText>
        </w:r>
      </w:del>
      <w:r w:rsidR="00B82733">
        <w:rPr>
          <w:rFonts w:ascii="Calibri" w:hAnsi="Calibri" w:cs="Calibri"/>
        </w:rPr>
        <w:t xml:space="preserve">shows that </w:t>
      </w:r>
      <w:r w:rsidR="00402C1D">
        <w:rPr>
          <w:rFonts w:ascii="Calibri" w:hAnsi="Calibri" w:cs="Calibri"/>
        </w:rPr>
        <w:t>w</w:t>
      </w:r>
      <w:r w:rsidR="005D2313" w:rsidRPr="005D2313">
        <w:rPr>
          <w:rFonts w:ascii="Calibri" w:hAnsi="Calibri" w:cs="Calibri"/>
        </w:rPr>
        <w:t xml:space="preserve">here pre-trial documentation was available, concordance </w:t>
      </w:r>
      <w:r w:rsidR="00B46B93">
        <w:rPr>
          <w:rFonts w:ascii="Calibri" w:hAnsi="Calibri" w:cs="Calibri"/>
        </w:rPr>
        <w:t>to</w:t>
      </w:r>
      <w:r w:rsidR="005D2313" w:rsidRPr="005D2313">
        <w:rPr>
          <w:rFonts w:ascii="Calibri" w:hAnsi="Calibri" w:cs="Calibri"/>
        </w:rPr>
        <w:t xml:space="preserve"> corresponding publications was remarkably high</w:t>
      </w:r>
      <w:r w:rsidR="000F2CF8">
        <w:rPr>
          <w:rFonts w:ascii="Calibri" w:hAnsi="Calibri" w:cs="Calibri"/>
        </w:rPr>
        <w:t xml:space="preserve">, </w:t>
      </w:r>
      <w:r w:rsidR="005D2313" w:rsidRPr="005D2313">
        <w:rPr>
          <w:rFonts w:ascii="Calibri" w:hAnsi="Calibri" w:cs="Calibri"/>
        </w:rPr>
        <w:t xml:space="preserve">an encouraging </w:t>
      </w:r>
      <w:r w:rsidR="009A6572">
        <w:rPr>
          <w:rFonts w:ascii="Calibri" w:hAnsi="Calibri" w:cs="Calibri"/>
        </w:rPr>
        <w:t>signal of</w:t>
      </w:r>
      <w:r w:rsidR="005D2313" w:rsidRPr="005D2313">
        <w:rPr>
          <w:rFonts w:ascii="Calibri" w:hAnsi="Calibri" w:cs="Calibri"/>
        </w:rPr>
        <w:t xml:space="preserve"> transparency and </w:t>
      </w:r>
      <w:r w:rsidR="005D2313" w:rsidRPr="00B46B93">
        <w:rPr>
          <w:rFonts w:ascii="Calibri" w:hAnsi="Calibri" w:cs="Calibri"/>
        </w:rPr>
        <w:t>methodological rigor in surgical research</w:t>
      </w:r>
      <w:r w:rsidR="00402C1D">
        <w:rPr>
          <w:rFonts w:ascii="Calibri" w:hAnsi="Calibri" w:cs="Calibri"/>
        </w:rPr>
        <w:t xml:space="preserve"> at least when using the </w:t>
      </w:r>
      <w:commentRangeStart w:id="66"/>
      <w:r w:rsidR="00402C1D">
        <w:rPr>
          <w:rFonts w:ascii="Calibri" w:hAnsi="Calibri" w:cs="Calibri"/>
        </w:rPr>
        <w:t>CCI</w:t>
      </w:r>
      <w:commentRangeEnd w:id="66"/>
      <w:r w:rsidR="00402C1D">
        <w:rPr>
          <w:rStyle w:val="CommentReference"/>
        </w:rPr>
        <w:commentReference w:id="66"/>
      </w:r>
      <w:ins w:id="67" w:author="Joana Rodrigues Ribeiro" w:date="2025-10-23T12:01:00Z" w16du:dateUtc="2025-10-23T10:01:00Z">
        <w:r w:rsidR="00964223">
          <w:rPr>
            <w:rFonts w:ascii="Calibri" w:hAnsi="Calibri" w:cs="Calibri"/>
          </w:rPr>
          <w:t>®</w:t>
        </w:r>
      </w:ins>
      <w:r w:rsidR="005D2313" w:rsidRPr="00B46B93">
        <w:rPr>
          <w:rFonts w:ascii="Calibri" w:hAnsi="Calibri" w:cs="Calibri"/>
        </w:rPr>
        <w:t>.</w:t>
      </w:r>
      <w:r w:rsidR="009A6572">
        <w:rPr>
          <w:rFonts w:ascii="Calibri" w:hAnsi="Calibri" w:cs="Calibri"/>
        </w:rPr>
        <w:t xml:space="preserve"> </w:t>
      </w:r>
      <w:commentRangeStart w:id="68"/>
      <w:del w:id="69" w:author="Joana Rodrigues Ribeiro" w:date="2025-10-23T12:01:00Z" w16du:dateUtc="2025-10-23T10:01:00Z">
        <w:r w:rsidR="009A6572" w:rsidRPr="009A6572" w:rsidDel="00964223">
          <w:rPr>
            <w:rFonts w:ascii="Calibri" w:hAnsi="Calibri" w:cs="Calibri"/>
          </w:rPr>
          <w:delText>However, most pre-trial documents lacked essential details, including the sample-size calculation and an explicit statement of the trial aim</w:delText>
        </w:r>
        <w:r w:rsidR="00080183" w:rsidDel="00964223">
          <w:rPr>
            <w:rFonts w:ascii="Calibri" w:hAnsi="Calibri" w:cs="Calibri"/>
          </w:rPr>
          <w:delText xml:space="preserve"> (e.g. </w:delText>
        </w:r>
        <w:commentRangeStart w:id="70"/>
        <w:r w:rsidR="00080183" w:rsidDel="00964223">
          <w:rPr>
            <w:rFonts w:ascii="Calibri" w:hAnsi="Calibri" w:cs="Calibri"/>
          </w:rPr>
          <w:delText>superiority</w:delText>
        </w:r>
        <w:commentRangeEnd w:id="70"/>
        <w:r w:rsidR="00080183" w:rsidDel="00964223">
          <w:rPr>
            <w:rStyle w:val="CommentReference"/>
          </w:rPr>
          <w:commentReference w:id="70"/>
        </w:r>
        <w:r w:rsidR="00080183" w:rsidDel="00964223">
          <w:rPr>
            <w:rFonts w:ascii="Calibri" w:hAnsi="Calibri" w:cs="Calibri"/>
          </w:rPr>
          <w:delText xml:space="preserve"> or non-inferiority)</w:delText>
        </w:r>
        <w:r w:rsidR="009A6572" w:rsidRPr="009A6572" w:rsidDel="00964223">
          <w:rPr>
            <w:rFonts w:ascii="Calibri" w:hAnsi="Calibri" w:cs="Calibri"/>
          </w:rPr>
          <w:delText>.</w:delText>
        </w:r>
      </w:del>
      <w:commentRangeEnd w:id="68"/>
      <w:r w:rsidR="00964223">
        <w:rPr>
          <w:rStyle w:val="CommentReference"/>
        </w:rPr>
        <w:commentReference w:id="68"/>
      </w:r>
    </w:p>
    <w:p w14:paraId="5B209122" w14:textId="1C20A951" w:rsidR="00D52699" w:rsidRPr="00B46B93" w:rsidRDefault="00D52699" w:rsidP="00E53D2C">
      <w:pPr>
        <w:spacing w:line="480" w:lineRule="auto"/>
        <w:rPr>
          <w:rFonts w:ascii="Calibri" w:hAnsi="Calibri" w:cs="Calibri"/>
        </w:rPr>
      </w:pPr>
      <w:r w:rsidRPr="00B46B93">
        <w:rPr>
          <w:rFonts w:ascii="Calibri" w:hAnsi="Calibri" w:cs="Calibri"/>
        </w:rPr>
        <w:t xml:space="preserve">A remaining gap concerns clinical interpretability. Although three primary-endpoint trials reported statistically significant between-group differences, yet their clinical meaning </w:t>
      </w:r>
      <w:r w:rsidR="00B46B93">
        <w:rPr>
          <w:rFonts w:ascii="Calibri" w:hAnsi="Calibri" w:cs="Calibri"/>
        </w:rPr>
        <w:lastRenderedPageBreak/>
        <w:t xml:space="preserve">was </w:t>
      </w:r>
      <w:del w:id="71" w:author="Milo Alan Puhan" w:date="2025-10-22T21:18:00Z" w16du:dateUtc="2025-10-22T19:18:00Z">
        <w:r w:rsidR="00B46B93" w:rsidDel="0015228A">
          <w:rPr>
            <w:rFonts w:ascii="Calibri" w:hAnsi="Calibri" w:cs="Calibri"/>
          </w:rPr>
          <w:delText xml:space="preserve">questioned </w:delText>
        </w:r>
      </w:del>
      <w:ins w:id="72" w:author="Milo Alan Puhan" w:date="2025-10-22T21:18:00Z" w16du:dateUtc="2025-10-22T19:18:00Z">
        <w:r w:rsidR="0015228A">
          <w:rPr>
            <w:rFonts w:ascii="Calibri" w:hAnsi="Calibri" w:cs="Calibri"/>
          </w:rPr>
          <w:t xml:space="preserve">addressed </w:t>
        </w:r>
      </w:ins>
      <w:r w:rsidR="00B46B93">
        <w:rPr>
          <w:rFonts w:ascii="Calibri" w:hAnsi="Calibri" w:cs="Calibri"/>
        </w:rPr>
        <w:t>in only one study</w:t>
      </w:r>
      <w:ins w:id="73" w:author="Milo Alan Puhan" w:date="2025-10-22T21:18:00Z" w16du:dateUtc="2025-10-22T19:18:00Z">
        <w:r w:rsidR="0015228A">
          <w:rPr>
            <w:rFonts w:ascii="Calibri" w:hAnsi="Calibri" w:cs="Calibri"/>
          </w:rPr>
          <w:t xml:space="preserve"> thus far</w:t>
        </w:r>
      </w:ins>
      <w:r w:rsidRPr="00B46B93">
        <w:rPr>
          <w:rFonts w:ascii="Calibri" w:hAnsi="Calibri" w:cs="Calibri"/>
        </w:rPr>
        <w:t xml:space="preserve">. The recently established </w:t>
      </w:r>
      <w:r w:rsidR="009A6572">
        <w:rPr>
          <w:rFonts w:ascii="Calibri" w:hAnsi="Calibri" w:cs="Calibri"/>
        </w:rPr>
        <w:t xml:space="preserve">MID of </w:t>
      </w:r>
      <w:r w:rsidRPr="00B46B93">
        <w:rPr>
          <w:rStyle w:val="Strong"/>
          <w:rFonts w:ascii="Calibri" w:hAnsi="Calibri" w:cs="Calibri"/>
          <w:b w:val="0"/>
          <w:bCs w:val="0"/>
        </w:rPr>
        <w:t>12</w:t>
      </w:r>
      <w:r w:rsidR="009A6572">
        <w:rPr>
          <w:rStyle w:val="Strong"/>
          <w:rFonts w:ascii="Calibri" w:hAnsi="Calibri" w:cs="Calibri"/>
          <w:b w:val="0"/>
          <w:bCs w:val="0"/>
        </w:rPr>
        <w:t xml:space="preserve"> </w:t>
      </w:r>
      <w:r w:rsidRPr="00B46B93">
        <w:rPr>
          <w:rStyle w:val="Strong"/>
          <w:rFonts w:ascii="Calibri" w:hAnsi="Calibri" w:cs="Calibri"/>
          <w:b w:val="0"/>
          <w:bCs w:val="0"/>
        </w:rPr>
        <w:t>point</w:t>
      </w:r>
      <w:r w:rsidR="009A6572">
        <w:rPr>
          <w:rStyle w:val="Strong"/>
          <w:rFonts w:ascii="Calibri" w:hAnsi="Calibri" w:cs="Calibri"/>
          <w:b w:val="0"/>
          <w:bCs w:val="0"/>
        </w:rPr>
        <w:t xml:space="preserve">s </w:t>
      </w:r>
      <w:r w:rsidRPr="00B46B93">
        <w:rPr>
          <w:rFonts w:ascii="Calibri" w:hAnsi="Calibri" w:cs="Calibri"/>
          <w:bCs/>
        </w:rPr>
        <w:t>now enables a structured appraisal</w:t>
      </w:r>
      <w:r w:rsidRPr="00B46B93">
        <w:rPr>
          <w:rFonts w:ascii="Calibri" w:hAnsi="Calibri" w:cs="Calibri"/>
        </w:rPr>
        <w:t xml:space="preserve">, to yield consistent judgements of clinical relevance. </w:t>
      </w:r>
    </w:p>
    <w:p w14:paraId="562D3BA9" w14:textId="77777777" w:rsidR="00E53D2C" w:rsidRPr="00C04E8F" w:rsidRDefault="00E53D2C" w:rsidP="00E53D2C">
      <w:pPr>
        <w:spacing w:line="480" w:lineRule="auto"/>
        <w:rPr>
          <w:rFonts w:ascii="Calibri" w:hAnsi="Calibri" w:cs="Calibri"/>
          <w:b/>
          <w:bCs/>
        </w:rPr>
      </w:pPr>
      <w:r w:rsidRPr="00C04E8F">
        <w:rPr>
          <w:rFonts w:ascii="Calibri" w:hAnsi="Calibri" w:cs="Calibri"/>
          <w:b/>
          <w:bCs/>
        </w:rPr>
        <w:t>Conclusion</w:t>
      </w:r>
    </w:p>
    <w:p w14:paraId="790CEDB0" w14:textId="37BA6C68" w:rsidR="009A6572" w:rsidRPr="00B46B93" w:rsidRDefault="005D2313" w:rsidP="009A6572">
      <w:pPr>
        <w:spacing w:line="480" w:lineRule="auto"/>
        <w:rPr>
          <w:rFonts w:ascii="Calibri" w:hAnsi="Calibri" w:cs="Calibri"/>
        </w:rPr>
      </w:pPr>
      <w:del w:id="74" w:author="Joana Rodrigues Ribeiro" w:date="2025-10-23T12:05:00Z" w16du:dateUtc="2025-10-23T10:05:00Z">
        <w:r w:rsidRPr="005D2313" w:rsidDel="00964223">
          <w:rPr>
            <w:rFonts w:ascii="Calibri" w:hAnsi="Calibri" w:cs="Calibri"/>
          </w:rPr>
          <w:delText xml:space="preserve">The CCI® </w:delText>
        </w:r>
      </w:del>
      <w:del w:id="75" w:author="Joana Rodrigues Ribeiro" w:date="2025-10-23T12:04:00Z" w16du:dateUtc="2025-10-23T10:04:00Z">
        <w:r w:rsidRPr="005D2313" w:rsidDel="00964223">
          <w:rPr>
            <w:rFonts w:ascii="Calibri" w:hAnsi="Calibri" w:cs="Calibri"/>
          </w:rPr>
          <w:delText xml:space="preserve">is firmly </w:delText>
        </w:r>
        <w:commentRangeStart w:id="76"/>
        <w:commentRangeStart w:id="77"/>
        <w:r w:rsidRPr="005D2313" w:rsidDel="00964223">
          <w:rPr>
            <w:rFonts w:ascii="Calibri" w:hAnsi="Calibri" w:cs="Calibri"/>
          </w:rPr>
          <w:delText>established</w:delText>
        </w:r>
        <w:commentRangeEnd w:id="76"/>
        <w:r w:rsidR="00D2020D" w:rsidDel="00964223">
          <w:rPr>
            <w:rStyle w:val="CommentReference"/>
          </w:rPr>
          <w:commentReference w:id="76"/>
        </w:r>
        <w:commentRangeEnd w:id="77"/>
        <w:r w:rsidR="00122827" w:rsidDel="00964223">
          <w:rPr>
            <w:rStyle w:val="CommentReference"/>
          </w:rPr>
          <w:commentReference w:id="77"/>
        </w:r>
        <w:r w:rsidRPr="005D2313" w:rsidDel="00964223">
          <w:rPr>
            <w:rFonts w:ascii="Calibri" w:hAnsi="Calibri" w:cs="Calibri"/>
          </w:rPr>
          <w:delText xml:space="preserve"> in surgical RCTs, with</w:delText>
        </w:r>
      </w:del>
      <w:ins w:id="78" w:author="Joana Rodrigues Ribeiro" w:date="2025-10-23T12:04:00Z" w16du:dateUtc="2025-10-23T10:04:00Z">
        <w:r w:rsidR="00964223">
          <w:rPr>
            <w:rFonts w:ascii="Calibri" w:hAnsi="Calibri" w:cs="Calibri"/>
          </w:rPr>
          <w:t xml:space="preserve">We observed </w:t>
        </w:r>
      </w:ins>
      <w:ins w:id="79" w:author="Joana Rodrigues Ribeiro" w:date="2025-10-23T12:05:00Z" w16du:dateUtc="2025-10-23T10:05:00Z">
        <w:r w:rsidR="00964223">
          <w:rPr>
            <w:rFonts w:ascii="Calibri" w:hAnsi="Calibri" w:cs="Calibri"/>
          </w:rPr>
          <w:t>among</w:t>
        </w:r>
      </w:ins>
      <w:ins w:id="80" w:author="Joana Rodrigues Ribeiro" w:date="2025-10-23T12:06:00Z" w16du:dateUtc="2025-10-23T10:06:00Z">
        <w:r w:rsidR="00964223">
          <w:rPr>
            <w:rFonts w:ascii="Calibri" w:hAnsi="Calibri" w:cs="Calibri"/>
          </w:rPr>
          <w:t xml:space="preserve"> the</w:t>
        </w:r>
      </w:ins>
      <w:ins w:id="81" w:author="Joana Rodrigues Ribeiro" w:date="2025-10-23T12:05:00Z" w16du:dateUtc="2025-10-23T10:05:00Z">
        <w:r w:rsidR="00964223">
          <w:rPr>
            <w:rFonts w:ascii="Calibri" w:hAnsi="Calibri" w:cs="Calibri"/>
          </w:rPr>
          <w:t xml:space="preserve"> surgical RCTs </w:t>
        </w:r>
      </w:ins>
      <w:ins w:id="82" w:author="Joana Rodrigues Ribeiro" w:date="2025-10-23T12:06:00Z" w16du:dateUtc="2025-10-23T10:06:00Z">
        <w:r w:rsidR="00964223">
          <w:rPr>
            <w:rFonts w:ascii="Calibri" w:hAnsi="Calibri" w:cs="Calibri"/>
          </w:rPr>
          <w:t xml:space="preserve">using the CCI® to classify postoperative complication </w:t>
        </w:r>
      </w:ins>
      <w:ins w:id="83" w:author="Joana Rodrigues Ribeiro" w:date="2025-10-23T12:05:00Z" w16du:dateUtc="2025-10-23T10:05:00Z">
        <w:r w:rsidR="00964223">
          <w:rPr>
            <w:rFonts w:ascii="Calibri" w:hAnsi="Calibri" w:cs="Calibri"/>
          </w:rPr>
          <w:t xml:space="preserve">a </w:t>
        </w:r>
      </w:ins>
      <w:del w:id="84" w:author="Joana Rodrigues Ribeiro" w:date="2025-10-23T12:05:00Z" w16du:dateUtc="2025-10-23T10:05:00Z">
        <w:r w:rsidRPr="005D2313" w:rsidDel="00964223">
          <w:rPr>
            <w:rFonts w:ascii="Calibri" w:hAnsi="Calibri" w:cs="Calibri"/>
          </w:rPr>
          <w:delText xml:space="preserve"> </w:delText>
        </w:r>
      </w:del>
      <w:del w:id="85" w:author="Joana Rodrigues Ribeiro" w:date="2025-10-23T12:06:00Z" w16du:dateUtc="2025-10-23T10:06:00Z">
        <w:r w:rsidRPr="00C04E8F" w:rsidDel="00964223">
          <w:rPr>
            <w:rFonts w:ascii="Calibri" w:hAnsi="Calibri" w:cs="Calibri"/>
          </w:rPr>
          <w:delText>reassuring</w:delText>
        </w:r>
      </w:del>
      <w:ins w:id="86" w:author="Joana Rodrigues Ribeiro" w:date="2025-10-23T12:06:00Z" w16du:dateUtc="2025-10-23T10:06:00Z">
        <w:r w:rsidR="00964223">
          <w:rPr>
            <w:rFonts w:ascii="Calibri" w:hAnsi="Calibri" w:cs="Calibri"/>
          </w:rPr>
          <w:t>satisfying</w:t>
        </w:r>
      </w:ins>
      <w:r w:rsidRPr="00C04E8F">
        <w:rPr>
          <w:rFonts w:ascii="Calibri" w:hAnsi="Calibri" w:cs="Calibri"/>
        </w:rPr>
        <w:t xml:space="preserve"> </w:t>
      </w:r>
      <w:r w:rsidR="00B46B93">
        <w:rPr>
          <w:rFonts w:ascii="Calibri" w:hAnsi="Calibri" w:cs="Calibri"/>
        </w:rPr>
        <w:t xml:space="preserve">pre-trial documentation </w:t>
      </w:r>
      <w:r w:rsidRPr="00C04E8F">
        <w:rPr>
          <w:rFonts w:ascii="Calibri" w:hAnsi="Calibri" w:cs="Calibri"/>
        </w:rPr>
        <w:t>–</w:t>
      </w:r>
      <w:ins w:id="87" w:author="Joana Rodrigues Ribeiro" w:date="2025-10-23T16:12:00Z" w16du:dateUtc="2025-10-23T14:12:00Z">
        <w:r w:rsidR="00D454EA">
          <w:rPr>
            <w:rFonts w:ascii="Calibri" w:hAnsi="Calibri" w:cs="Calibri"/>
          </w:rPr>
          <w:t xml:space="preserve"> </w:t>
        </w:r>
      </w:ins>
      <w:ins w:id="88" w:author="Joana Rodrigues Ribeiro" w:date="2025-10-23T16:13:00Z" w16du:dateUtc="2025-10-23T14:13:00Z">
        <w:r w:rsidR="00D454EA">
          <w:rPr>
            <w:rFonts w:ascii="Calibri" w:hAnsi="Calibri" w:cs="Calibri"/>
          </w:rPr>
          <w:t xml:space="preserve">trial </w:t>
        </w:r>
      </w:ins>
      <w:r w:rsidRPr="00C04E8F">
        <w:rPr>
          <w:rFonts w:ascii="Calibri" w:hAnsi="Calibri" w:cs="Calibri"/>
        </w:rPr>
        <w:t>publication alignment</w:t>
      </w:r>
      <w:del w:id="89" w:author="Joana Rodrigues Ribeiro" w:date="2025-10-23T12:06:00Z" w16du:dateUtc="2025-10-23T10:06:00Z">
        <w:r w:rsidRPr="005D2313" w:rsidDel="00964223">
          <w:rPr>
            <w:rFonts w:ascii="Calibri" w:hAnsi="Calibri" w:cs="Calibri"/>
          </w:rPr>
          <w:delText xml:space="preserve"> </w:delText>
        </w:r>
      </w:del>
      <w:del w:id="90" w:author="fariba abbassi" w:date="2025-10-23T08:14:00Z" w16du:dateUtc="2025-10-23T06:14:00Z">
        <w:r w:rsidRPr="005D2313" w:rsidDel="00A90195">
          <w:rPr>
            <w:rFonts w:ascii="Calibri" w:hAnsi="Calibri" w:cs="Calibri"/>
          </w:rPr>
          <w:delText xml:space="preserve">and </w:delText>
        </w:r>
        <w:r w:rsidRPr="00C04E8F" w:rsidDel="00A90195">
          <w:rPr>
            <w:rFonts w:ascii="Calibri" w:hAnsi="Calibri" w:cs="Calibri"/>
          </w:rPr>
          <w:delText>robust powering when used as a primary endpoint</w:delText>
        </w:r>
      </w:del>
      <w:r w:rsidRPr="005D2313">
        <w:rPr>
          <w:rFonts w:ascii="Calibri" w:hAnsi="Calibri" w:cs="Calibri"/>
        </w:rPr>
        <w:t xml:space="preserve">. To </w:t>
      </w:r>
      <w:r w:rsidR="00681F7C">
        <w:rPr>
          <w:rFonts w:ascii="Calibri" w:hAnsi="Calibri" w:cs="Calibri"/>
        </w:rPr>
        <w:t>maximize</w:t>
      </w:r>
      <w:r w:rsidRPr="005D2313">
        <w:rPr>
          <w:rFonts w:ascii="Calibri" w:hAnsi="Calibri" w:cs="Calibri"/>
        </w:rPr>
        <w:t xml:space="preserve"> </w:t>
      </w:r>
      <w:del w:id="91" w:author="Joana Rodrigues Ribeiro" w:date="2025-10-23T12:06:00Z" w16du:dateUtc="2025-10-23T10:06:00Z">
        <w:r w:rsidRPr="005D2313" w:rsidDel="00964223">
          <w:rPr>
            <w:rFonts w:ascii="Calibri" w:hAnsi="Calibri" w:cs="Calibri"/>
          </w:rPr>
          <w:delText xml:space="preserve">its </w:delText>
        </w:r>
      </w:del>
      <w:ins w:id="92" w:author="Joana Rodrigues Ribeiro" w:date="2025-10-23T12:06:00Z" w16du:dateUtc="2025-10-23T10:06:00Z">
        <w:r w:rsidR="00964223">
          <w:rPr>
            <w:rFonts w:ascii="Calibri" w:hAnsi="Calibri" w:cs="Calibri"/>
          </w:rPr>
          <w:t xml:space="preserve">the </w:t>
        </w:r>
      </w:ins>
      <w:r w:rsidRPr="005D2313">
        <w:rPr>
          <w:rFonts w:ascii="Calibri" w:hAnsi="Calibri" w:cs="Calibri"/>
        </w:rPr>
        <w:t>value</w:t>
      </w:r>
      <w:ins w:id="93" w:author="Joana Rodrigues Ribeiro" w:date="2025-10-23T12:06:00Z" w16du:dateUtc="2025-10-23T10:06:00Z">
        <w:r w:rsidR="00964223">
          <w:rPr>
            <w:rFonts w:ascii="Calibri" w:hAnsi="Calibri" w:cs="Calibri"/>
          </w:rPr>
          <w:t xml:space="preserve"> of CCI® reporting</w:t>
        </w:r>
      </w:ins>
      <w:r w:rsidRPr="005D2313">
        <w:rPr>
          <w:rFonts w:ascii="Calibri" w:hAnsi="Calibri" w:cs="Calibri"/>
        </w:rPr>
        <w:t xml:space="preserve">, </w:t>
      </w:r>
      <w:r w:rsidR="00681F7C">
        <w:rPr>
          <w:rFonts w:ascii="Calibri" w:hAnsi="Calibri" w:cs="Calibri"/>
        </w:rPr>
        <w:t xml:space="preserve">future </w:t>
      </w:r>
      <w:r w:rsidRPr="005D2313">
        <w:rPr>
          <w:rFonts w:ascii="Calibri" w:hAnsi="Calibri" w:cs="Calibri"/>
        </w:rPr>
        <w:t xml:space="preserve">trials </w:t>
      </w:r>
      <w:del w:id="94" w:author="fariba abbassi" w:date="2025-10-23T08:09:00Z" w16du:dateUtc="2025-10-23T06:09:00Z">
        <w:r w:rsidRPr="005D2313" w:rsidDel="00A90195">
          <w:rPr>
            <w:rFonts w:ascii="Calibri" w:hAnsi="Calibri" w:cs="Calibri"/>
          </w:rPr>
          <w:delText xml:space="preserve">should </w:delText>
        </w:r>
      </w:del>
      <w:ins w:id="95" w:author="Joana Rodrigues Ribeiro" w:date="2025-10-23T12:07:00Z" w16du:dateUtc="2025-10-23T10:07:00Z">
        <w:r w:rsidR="00964223">
          <w:rPr>
            <w:rFonts w:ascii="Calibri" w:hAnsi="Calibri" w:cs="Calibri"/>
          </w:rPr>
          <w:t>s</w:t>
        </w:r>
      </w:ins>
      <w:ins w:id="96" w:author="fariba abbassi" w:date="2025-10-23T08:09:00Z" w16du:dateUtc="2025-10-23T06:09:00Z">
        <w:del w:id="97" w:author="Joana Rodrigues Ribeiro" w:date="2025-10-23T12:07:00Z" w16du:dateUtc="2025-10-23T10:07:00Z">
          <w:r w:rsidR="00A90195" w:rsidDel="00964223">
            <w:rPr>
              <w:rFonts w:ascii="Calibri" w:hAnsi="Calibri" w:cs="Calibri"/>
            </w:rPr>
            <w:delText>using the CCI® as primary endpoint s</w:delText>
          </w:r>
        </w:del>
        <w:r w:rsidR="00A90195">
          <w:rPr>
            <w:rFonts w:ascii="Calibri" w:hAnsi="Calibri" w:cs="Calibri"/>
          </w:rPr>
          <w:t xml:space="preserve">hould </w:t>
        </w:r>
      </w:ins>
      <w:ins w:id="98" w:author="Joana Rodrigues Ribeiro" w:date="2025-10-23T16:14:00Z" w16du:dateUtc="2025-10-23T14:14:00Z">
        <w:r w:rsidR="00D454EA" w:rsidRPr="00C04E8F">
          <w:rPr>
            <w:rFonts w:ascii="Calibri" w:hAnsi="Calibri" w:cs="Calibri"/>
          </w:rPr>
          <w:t xml:space="preserve">systematically </w:t>
        </w:r>
      </w:ins>
      <w:ins w:id="99" w:author="Joana Rodrigues Ribeiro" w:date="2025-10-23T16:16:00Z" w16du:dateUtc="2025-10-23T14:16:00Z">
        <w:r w:rsidR="00D454EA">
          <w:rPr>
            <w:rFonts w:ascii="Calibri" w:hAnsi="Calibri" w:cs="Calibri"/>
          </w:rPr>
          <w:t>focus on clinical relevance. In this regard,</w:t>
        </w:r>
      </w:ins>
      <w:ins w:id="100" w:author="Joana Rodrigues Ribeiro" w:date="2025-10-23T16:13:00Z" w16du:dateUtc="2025-10-23T14:13:00Z">
        <w:r w:rsidR="00D454EA">
          <w:rPr>
            <w:rFonts w:ascii="Calibri" w:hAnsi="Calibri" w:cs="Calibri"/>
          </w:rPr>
          <w:t xml:space="preserve"> the</w:t>
        </w:r>
        <w:r w:rsidR="00D454EA" w:rsidRPr="00B16A57">
          <w:t xml:space="preserve"> </w:t>
        </w:r>
        <w:r w:rsidR="00D454EA">
          <w:t>1</w:t>
        </w:r>
        <w:r w:rsidR="00D454EA" w:rsidRPr="00B16A57">
          <w:rPr>
            <w:rFonts w:ascii="Calibri" w:hAnsi="Calibri" w:cs="Calibri"/>
          </w:rPr>
          <w:t>2-point MID</w:t>
        </w:r>
      </w:ins>
      <w:ins w:id="101" w:author="Joana Rodrigues Ribeiro" w:date="2025-10-23T16:16:00Z" w16du:dateUtc="2025-10-23T14:16:00Z">
        <w:r w:rsidR="00D454EA">
          <w:rPr>
            <w:rFonts w:ascii="Calibri" w:hAnsi="Calibri" w:cs="Calibri"/>
          </w:rPr>
          <w:t xml:space="preserve"> </w:t>
        </w:r>
      </w:ins>
      <w:ins w:id="102" w:author="Joana Rodrigues Ribeiro" w:date="2025-10-23T16:17:00Z" w16du:dateUtc="2025-10-23T14:17:00Z">
        <w:r w:rsidR="00D454EA">
          <w:rPr>
            <w:rFonts w:ascii="Calibri" w:hAnsi="Calibri" w:cs="Calibri"/>
          </w:rPr>
          <w:t>is t</w:t>
        </w:r>
        <w:r w:rsidR="00D454EA" w:rsidRPr="00B16A57">
          <w:rPr>
            <w:rFonts w:ascii="Calibri" w:hAnsi="Calibri" w:cs="Calibri"/>
          </w:rPr>
          <w:t>he reference for determining clinically relevant differences in postoperative complications</w:t>
        </w:r>
      </w:ins>
      <w:ins w:id="103" w:author="Joana Rodrigues Ribeiro" w:date="2025-10-23T16:21:00Z" w16du:dateUtc="2025-10-23T14:21:00Z">
        <w:r w:rsidR="00AF09CE">
          <w:rPr>
            <w:rFonts w:ascii="Calibri" w:hAnsi="Calibri" w:cs="Calibri"/>
          </w:rPr>
          <w:t xml:space="preserve">. It </w:t>
        </w:r>
      </w:ins>
      <w:ins w:id="104" w:author="Joana Rodrigues Ribeiro" w:date="2025-10-23T16:14:00Z" w16du:dateUtc="2025-10-23T14:14:00Z">
        <w:r w:rsidR="00D454EA">
          <w:rPr>
            <w:rFonts w:ascii="Calibri" w:hAnsi="Calibri" w:cs="Calibri"/>
          </w:rPr>
          <w:t>provid</w:t>
        </w:r>
      </w:ins>
      <w:ins w:id="105" w:author="Joana Rodrigues Ribeiro" w:date="2025-10-23T16:21:00Z" w16du:dateUtc="2025-10-23T14:21:00Z">
        <w:r w:rsidR="00AF09CE">
          <w:rPr>
            <w:rFonts w:ascii="Calibri" w:hAnsi="Calibri" w:cs="Calibri"/>
          </w:rPr>
          <w:t>es</w:t>
        </w:r>
      </w:ins>
      <w:ins w:id="106" w:author="Joana Rodrigues Ribeiro" w:date="2025-10-23T16:14:00Z" w16du:dateUtc="2025-10-23T14:14:00Z">
        <w:r w:rsidR="00D454EA">
          <w:rPr>
            <w:rFonts w:ascii="Calibri" w:hAnsi="Calibri" w:cs="Calibri"/>
          </w:rPr>
          <w:t xml:space="preserve"> with guidance </w:t>
        </w:r>
      </w:ins>
      <w:ins w:id="107" w:author="Joana Rodrigues Ribeiro" w:date="2025-10-23T16:16:00Z" w16du:dateUtc="2025-10-23T14:16:00Z">
        <w:r w:rsidR="00D454EA">
          <w:rPr>
            <w:rFonts w:ascii="Calibri" w:hAnsi="Calibri" w:cs="Calibri"/>
          </w:rPr>
          <w:t xml:space="preserve">not only </w:t>
        </w:r>
      </w:ins>
      <w:ins w:id="108" w:author="Joana Rodrigues Ribeiro" w:date="2025-10-23T16:19:00Z" w16du:dateUtc="2025-10-23T14:19:00Z">
        <w:r w:rsidR="00D454EA">
          <w:rPr>
            <w:rFonts w:ascii="Calibri" w:hAnsi="Calibri" w:cs="Calibri"/>
          </w:rPr>
          <w:t>for</w:t>
        </w:r>
      </w:ins>
      <w:ins w:id="109" w:author="Joana Rodrigues Ribeiro" w:date="2025-10-23T16:13:00Z" w16du:dateUtc="2025-10-23T14:13:00Z">
        <w:r w:rsidR="00D454EA">
          <w:rPr>
            <w:rFonts w:ascii="Calibri" w:hAnsi="Calibri" w:cs="Calibri"/>
          </w:rPr>
          <w:t xml:space="preserve"> </w:t>
        </w:r>
      </w:ins>
      <w:ins w:id="110" w:author="fariba abbassi" w:date="2025-10-23T08:09:00Z" w16du:dateUtc="2025-10-23T06:09:00Z">
        <w:del w:id="111" w:author="Joana Rodrigues Ribeiro" w:date="2025-10-23T16:19:00Z" w16du:dateUtc="2025-10-23T14:19:00Z">
          <w:r w:rsidR="00A90195" w:rsidDel="00D454EA">
            <w:rPr>
              <w:rFonts w:ascii="Calibri" w:hAnsi="Calibri" w:cs="Calibri"/>
            </w:rPr>
            <w:delText xml:space="preserve">interpret </w:delText>
          </w:r>
        </w:del>
        <w:del w:id="112" w:author="Joana Rodrigues Ribeiro" w:date="2025-10-23T16:18:00Z" w16du:dateUtc="2025-10-23T14:18:00Z">
          <w:r w:rsidR="00A90195" w:rsidDel="00D454EA">
            <w:rPr>
              <w:rFonts w:ascii="Calibri" w:hAnsi="Calibri" w:cs="Calibri"/>
            </w:rPr>
            <w:delText>treatment</w:delText>
          </w:r>
        </w:del>
      </w:ins>
      <w:ins w:id="113" w:author="Joana Rodrigues Ribeiro" w:date="2025-10-23T16:18:00Z" w16du:dateUtc="2025-10-23T14:18:00Z">
        <w:r w:rsidR="00D454EA">
          <w:rPr>
            <w:rFonts w:ascii="Calibri" w:hAnsi="Calibri" w:cs="Calibri"/>
          </w:rPr>
          <w:t>results</w:t>
        </w:r>
      </w:ins>
      <w:ins w:id="114" w:author="Joana Rodrigues Ribeiro" w:date="2025-10-23T16:19:00Z" w16du:dateUtc="2025-10-23T14:19:00Z">
        <w:r w:rsidR="00D454EA">
          <w:rPr>
            <w:rFonts w:ascii="Calibri" w:hAnsi="Calibri" w:cs="Calibri"/>
          </w:rPr>
          <w:t xml:space="preserve"> interpretation</w:t>
        </w:r>
      </w:ins>
      <w:ins w:id="115" w:author="fariba abbassi" w:date="2025-10-23T08:09:00Z" w16du:dateUtc="2025-10-23T06:09:00Z">
        <w:del w:id="116" w:author="Joana Rodrigues Ribeiro" w:date="2025-10-23T16:18:00Z" w16du:dateUtc="2025-10-23T14:18:00Z">
          <w:r w:rsidR="00A90195" w:rsidDel="00D454EA">
            <w:rPr>
              <w:rFonts w:ascii="Calibri" w:hAnsi="Calibri" w:cs="Calibri"/>
            </w:rPr>
            <w:delText xml:space="preserve"> effect</w:delText>
          </w:r>
        </w:del>
      </w:ins>
      <w:del w:id="117" w:author="fariba abbassi" w:date="2025-10-23T08:09:00Z" w16du:dateUtc="2025-10-23T06:09:00Z">
        <w:r w:rsidRPr="005D2313" w:rsidDel="00A90195">
          <w:rPr>
            <w:rFonts w:ascii="Calibri" w:hAnsi="Calibri" w:cs="Calibri"/>
          </w:rPr>
          <w:delText xml:space="preserve">extend this rigor beyond the primary-endpoint </w:delText>
        </w:r>
      </w:del>
      <w:ins w:id="118" w:author="Joana Rodrigues Ribeiro" w:date="2025-10-23T16:18:00Z" w16du:dateUtc="2025-10-23T14:18:00Z">
        <w:r w:rsidR="00D454EA">
          <w:rPr>
            <w:rFonts w:ascii="Calibri" w:hAnsi="Calibri" w:cs="Calibri"/>
          </w:rPr>
          <w:t xml:space="preserve">, but also </w:t>
        </w:r>
      </w:ins>
      <w:commentRangeStart w:id="119"/>
      <w:del w:id="120" w:author="Joana Rodrigues Ribeiro" w:date="2025-10-23T16:18:00Z" w16du:dateUtc="2025-10-23T14:18:00Z">
        <w:r w:rsidRPr="005D2313" w:rsidDel="00D454EA">
          <w:rPr>
            <w:rFonts w:ascii="Calibri" w:hAnsi="Calibri" w:cs="Calibri"/>
          </w:rPr>
          <w:delText>subset</w:delText>
        </w:r>
        <w:commentRangeEnd w:id="119"/>
        <w:r w:rsidR="00D2020D" w:rsidDel="00D454EA">
          <w:rPr>
            <w:rStyle w:val="CommentReference"/>
          </w:rPr>
          <w:commentReference w:id="119"/>
        </w:r>
        <w:r w:rsidRPr="005D2313" w:rsidDel="00D454EA">
          <w:rPr>
            <w:rFonts w:ascii="Calibri" w:hAnsi="Calibri" w:cs="Calibri"/>
          </w:rPr>
          <w:delText xml:space="preserve"> and </w:delText>
        </w:r>
      </w:del>
      <w:del w:id="121" w:author="Joana Rodrigues Ribeiro" w:date="2025-10-23T16:14:00Z" w16du:dateUtc="2025-10-23T14:14:00Z">
        <w:r w:rsidRPr="00C04E8F" w:rsidDel="00D454EA">
          <w:rPr>
            <w:rFonts w:ascii="Calibri" w:hAnsi="Calibri" w:cs="Calibri"/>
          </w:rPr>
          <w:delText xml:space="preserve">systematically </w:delText>
        </w:r>
      </w:del>
      <w:del w:id="122" w:author="Joana Rodrigues Ribeiro" w:date="2025-10-23T16:18:00Z" w16du:dateUtc="2025-10-23T14:18:00Z">
        <w:r w:rsidRPr="00C04E8F" w:rsidDel="00D454EA">
          <w:rPr>
            <w:rFonts w:ascii="Calibri" w:hAnsi="Calibri" w:cs="Calibri"/>
          </w:rPr>
          <w:delText>interpret effects</w:delText>
        </w:r>
      </w:del>
      <w:ins w:id="123" w:author="fariba abbassi" w:date="2025-10-23T08:10:00Z" w16du:dateUtc="2025-10-23T06:10:00Z">
        <w:del w:id="124" w:author="Joana Rodrigues Ribeiro" w:date="2025-10-23T16:17:00Z" w16du:dateUtc="2025-10-23T14:17:00Z">
          <w:r w:rsidR="00A90195" w:rsidDel="00D454EA">
            <w:rPr>
              <w:rFonts w:ascii="Calibri" w:hAnsi="Calibri" w:cs="Calibri"/>
            </w:rPr>
            <w:delText xml:space="preserve">in clinical context, </w:delText>
          </w:r>
        </w:del>
        <w:del w:id="125" w:author="Joana Rodrigues Ribeiro" w:date="2025-10-23T16:13:00Z" w16du:dateUtc="2025-10-23T14:13:00Z">
          <w:r w:rsidR="00A90195" w:rsidDel="00D454EA">
            <w:rPr>
              <w:rFonts w:ascii="Calibri" w:hAnsi="Calibri" w:cs="Calibri"/>
            </w:rPr>
            <w:delText>using the</w:delText>
          </w:r>
        </w:del>
      </w:ins>
      <w:del w:id="126" w:author="Joana Rodrigues Ribeiro" w:date="2025-10-23T16:17:00Z" w16du:dateUtc="2025-10-23T14:17:00Z">
        <w:r w:rsidRPr="00C04E8F" w:rsidDel="00D454EA">
          <w:rPr>
            <w:rFonts w:ascii="Calibri" w:hAnsi="Calibri" w:cs="Calibri"/>
          </w:rPr>
          <w:delText xml:space="preserve"> against the</w:delText>
        </w:r>
      </w:del>
      <w:del w:id="127" w:author="Joana Rodrigues Ribeiro" w:date="2025-10-23T12:12:00Z" w16du:dateUtc="2025-10-23T10:12:00Z">
        <w:r w:rsidRPr="00C04E8F" w:rsidDel="00B16A57">
          <w:rPr>
            <w:rFonts w:ascii="Calibri" w:hAnsi="Calibri" w:cs="Calibri"/>
          </w:rPr>
          <w:delText xml:space="preserve"> 12-point MID</w:delText>
        </w:r>
      </w:del>
      <w:ins w:id="128" w:author="fariba abbassi" w:date="2025-10-23T08:10:00Z" w16du:dateUtc="2025-10-23T06:10:00Z">
        <w:del w:id="129" w:author="Joana Rodrigues Ribeiro" w:date="2025-10-23T12:12:00Z" w16du:dateUtc="2025-10-23T10:12:00Z">
          <w:r w:rsidR="00A90195" w:rsidDel="00B16A57">
            <w:rPr>
              <w:rFonts w:ascii="Calibri" w:hAnsi="Calibri" w:cs="Calibri"/>
            </w:rPr>
            <w:delText xml:space="preserve"> as the reference</w:delText>
          </w:r>
        </w:del>
      </w:ins>
      <w:ins w:id="130" w:author="Joana Rodrigues Ribeiro" w:date="2025-10-23T16:20:00Z" w16du:dateUtc="2025-10-23T14:20:00Z">
        <w:r w:rsidR="00D454EA">
          <w:rPr>
            <w:rFonts w:ascii="Calibri" w:hAnsi="Calibri" w:cs="Calibri"/>
          </w:rPr>
          <w:t xml:space="preserve">for </w:t>
        </w:r>
      </w:ins>
      <w:ins w:id="131" w:author="Joana Rodrigues Ribeiro" w:date="2025-10-23T16:21:00Z" w16du:dateUtc="2025-10-23T14:21:00Z">
        <w:r w:rsidR="00D454EA">
          <w:rPr>
            <w:rFonts w:ascii="Calibri" w:hAnsi="Calibri" w:cs="Calibri"/>
          </w:rPr>
          <w:t>s</w:t>
        </w:r>
        <w:r w:rsidR="00D454EA" w:rsidRPr="00B46B93">
          <w:rPr>
            <w:rFonts w:ascii="Calibri" w:hAnsi="Calibri" w:cs="Calibri"/>
          </w:rPr>
          <w:t>ample-size</w:t>
        </w:r>
        <w:r w:rsidR="00D454EA">
          <w:rPr>
            <w:rFonts w:ascii="Calibri" w:hAnsi="Calibri" w:cs="Calibri"/>
          </w:rPr>
          <w:t xml:space="preserve"> calculation</w:t>
        </w:r>
        <w:r w:rsidR="00AF09CE">
          <w:rPr>
            <w:rFonts w:ascii="Calibri" w:hAnsi="Calibri" w:cs="Calibri"/>
          </w:rPr>
          <w:t>,</w:t>
        </w:r>
        <w:r w:rsidR="00D454EA">
          <w:rPr>
            <w:rFonts w:ascii="Calibri" w:hAnsi="Calibri" w:cs="Calibri"/>
          </w:rPr>
          <w:t xml:space="preserve"> and more generally</w:t>
        </w:r>
      </w:ins>
      <w:ins w:id="132" w:author="Joana Rodrigues Ribeiro" w:date="2025-10-23T16:22:00Z" w16du:dateUtc="2025-10-23T14:22:00Z">
        <w:r w:rsidR="00AF09CE">
          <w:rPr>
            <w:rFonts w:ascii="Calibri" w:hAnsi="Calibri" w:cs="Calibri"/>
          </w:rPr>
          <w:t>,</w:t>
        </w:r>
      </w:ins>
      <w:ins w:id="133" w:author="Joana Rodrigues Ribeiro" w:date="2025-10-23T16:21:00Z" w16du:dateUtc="2025-10-23T14:21:00Z">
        <w:r w:rsidR="00D454EA">
          <w:rPr>
            <w:rFonts w:ascii="Calibri" w:hAnsi="Calibri" w:cs="Calibri"/>
          </w:rPr>
          <w:t xml:space="preserve"> </w:t>
        </w:r>
      </w:ins>
      <w:ins w:id="134" w:author="Joana Rodrigues Ribeiro" w:date="2025-10-23T16:20:00Z" w16du:dateUtc="2025-10-23T14:20:00Z">
        <w:r w:rsidR="00D454EA">
          <w:rPr>
            <w:rFonts w:ascii="Calibri" w:hAnsi="Calibri" w:cs="Calibri"/>
          </w:rPr>
          <w:t>the</w:t>
        </w:r>
      </w:ins>
      <w:ins w:id="135" w:author="Joana Rodrigues Ribeiro" w:date="2025-10-23T16:21:00Z" w16du:dateUtc="2025-10-23T14:21:00Z">
        <w:r w:rsidR="00D454EA">
          <w:rPr>
            <w:rFonts w:ascii="Calibri" w:hAnsi="Calibri" w:cs="Calibri"/>
          </w:rPr>
          <w:t xml:space="preserve"> </w:t>
        </w:r>
      </w:ins>
      <w:ins w:id="136" w:author="Joana Rodrigues Ribeiro" w:date="2025-10-23T16:22:00Z" w16du:dateUtc="2025-10-23T14:22:00Z">
        <w:r w:rsidR="00AF09CE">
          <w:rPr>
            <w:rFonts w:ascii="Calibri" w:hAnsi="Calibri" w:cs="Calibri"/>
          </w:rPr>
          <w:t>entire processus of</w:t>
        </w:r>
      </w:ins>
      <w:ins w:id="137" w:author="Joana Rodrigues Ribeiro" w:date="2025-10-23T16:21:00Z" w16du:dateUtc="2025-10-23T14:21:00Z">
        <w:r w:rsidR="00D454EA">
          <w:rPr>
            <w:rFonts w:ascii="Calibri" w:hAnsi="Calibri" w:cs="Calibri"/>
          </w:rPr>
          <w:t xml:space="preserve"> </w:t>
        </w:r>
      </w:ins>
      <w:ins w:id="138" w:author="Joana Rodrigues Ribeiro" w:date="2025-10-23T16:20:00Z" w16du:dateUtc="2025-10-23T14:20:00Z">
        <w:r w:rsidR="00D454EA">
          <w:rPr>
            <w:rFonts w:ascii="Calibri" w:hAnsi="Calibri" w:cs="Calibri"/>
          </w:rPr>
          <w:t>trial planification</w:t>
        </w:r>
      </w:ins>
      <w:del w:id="139" w:author="Joana Rodrigues Ribeiro" w:date="2025-10-23T12:12:00Z" w16du:dateUtc="2025-10-23T10:12:00Z">
        <w:r w:rsidRPr="005D2313" w:rsidDel="00B16A57">
          <w:rPr>
            <w:rFonts w:ascii="Calibri" w:hAnsi="Calibri" w:cs="Calibri"/>
          </w:rPr>
          <w:delText>.</w:delText>
        </w:r>
        <w:r w:rsidR="009A6572" w:rsidDel="00B16A57">
          <w:rPr>
            <w:rFonts w:ascii="Calibri" w:hAnsi="Calibri" w:cs="Calibri"/>
          </w:rPr>
          <w:delText xml:space="preserve"> </w:delText>
        </w:r>
        <w:r w:rsidR="009A6572" w:rsidRPr="00B46B93" w:rsidDel="00B16A57">
          <w:rPr>
            <w:rFonts w:ascii="Calibri" w:hAnsi="Calibri" w:cs="Calibri"/>
          </w:rPr>
          <w:delText xml:space="preserve">Prospectively, </w:delText>
        </w:r>
      </w:del>
      <w:del w:id="140" w:author="Joana Rodrigues Ribeiro" w:date="2025-10-23T12:10:00Z" w16du:dateUtc="2025-10-23T10:10:00Z">
        <w:r w:rsidR="009A6572" w:rsidRPr="00B46B93" w:rsidDel="00205FCC">
          <w:rPr>
            <w:rFonts w:ascii="Calibri" w:hAnsi="Calibri" w:cs="Calibri"/>
          </w:rPr>
          <w:delText>protocols should</w:delText>
        </w:r>
      </w:del>
      <w:del w:id="141" w:author="Joana Rodrigues Ribeiro" w:date="2025-10-23T12:12:00Z" w16du:dateUtc="2025-10-23T10:12:00Z">
        <w:r w:rsidR="009A6572" w:rsidRPr="00B46B93" w:rsidDel="00B16A57">
          <w:rPr>
            <w:rFonts w:ascii="Calibri" w:hAnsi="Calibri" w:cs="Calibri"/>
          </w:rPr>
          <w:delText xml:space="preserve"> </w:delText>
        </w:r>
        <w:r w:rsidR="00681F7C" w:rsidDel="00B16A57">
          <w:rPr>
            <w:rFonts w:ascii="Calibri" w:hAnsi="Calibri" w:cs="Calibri"/>
          </w:rPr>
          <w:delText xml:space="preserve">further </w:delText>
        </w:r>
      </w:del>
      <w:del w:id="142" w:author="Joana Rodrigues Ribeiro" w:date="2025-10-23T12:08:00Z" w16du:dateUtc="2025-10-23T10:08:00Z">
        <w:r w:rsidR="009A6572" w:rsidDel="00964223">
          <w:rPr>
            <w:rFonts w:ascii="Calibri" w:hAnsi="Calibri" w:cs="Calibri"/>
          </w:rPr>
          <w:delText>prespecify</w:delText>
        </w:r>
      </w:del>
      <w:del w:id="143" w:author="Joana Rodrigues Ribeiro" w:date="2025-10-23T12:12:00Z" w16du:dateUtc="2025-10-23T10:12:00Z">
        <w:r w:rsidR="009A6572" w:rsidRPr="00B46B93" w:rsidDel="00B16A57">
          <w:rPr>
            <w:rFonts w:ascii="Calibri" w:hAnsi="Calibri" w:cs="Calibri"/>
          </w:rPr>
          <w:delText xml:space="preserve"> </w:delText>
        </w:r>
      </w:del>
      <w:del w:id="144" w:author="Joana Rodrigues Ribeiro" w:date="2025-10-23T12:08:00Z" w16du:dateUtc="2025-10-23T10:08:00Z">
        <w:r w:rsidR="009A6572" w:rsidRPr="00B46B93" w:rsidDel="00964223">
          <w:rPr>
            <w:rFonts w:ascii="Calibri" w:hAnsi="Calibri" w:cs="Calibri"/>
          </w:rPr>
          <w:delText xml:space="preserve">how </w:delText>
        </w:r>
      </w:del>
      <w:del w:id="145" w:author="Joana Rodrigues Ribeiro" w:date="2025-10-23T12:12:00Z" w16du:dateUtc="2025-10-23T10:12:00Z">
        <w:r w:rsidR="009A6572" w:rsidRPr="00B46B93" w:rsidDel="00B16A57">
          <w:rPr>
            <w:rFonts w:ascii="Calibri" w:hAnsi="Calibri" w:cs="Calibri"/>
          </w:rPr>
          <w:delText>the MID</w:delText>
        </w:r>
      </w:del>
      <w:ins w:id="146" w:author="fariba abbassi" w:date="2025-10-23T08:12:00Z" w16du:dateUtc="2025-10-23T06:12:00Z">
        <w:del w:id="147" w:author="Joana Rodrigues Ribeiro" w:date="2025-10-23T12:12:00Z" w16du:dateUtc="2025-10-23T10:12:00Z">
          <w:r w:rsidR="00A90195" w:rsidDel="00B16A57">
            <w:rPr>
              <w:rFonts w:ascii="Calibri" w:hAnsi="Calibri" w:cs="Calibri"/>
            </w:rPr>
            <w:delText xml:space="preserve"> </w:delText>
          </w:r>
        </w:del>
        <w:del w:id="148" w:author="Joana Rodrigues Ribeiro" w:date="2025-10-23T12:08:00Z" w16du:dateUtc="2025-10-23T10:08:00Z">
          <w:r w:rsidR="00A90195" w:rsidDel="00964223">
            <w:rPr>
              <w:rFonts w:ascii="Calibri" w:hAnsi="Calibri" w:cs="Calibri"/>
            </w:rPr>
            <w:delText xml:space="preserve">will inform study </w:delText>
          </w:r>
        </w:del>
      </w:ins>
      <w:del w:id="149" w:author="Joana Rodrigues Ribeiro" w:date="2025-10-23T12:08:00Z" w16du:dateUtc="2025-10-23T10:08:00Z">
        <w:r w:rsidR="009A6572" w:rsidRPr="00B46B93" w:rsidDel="00964223">
          <w:rPr>
            <w:rFonts w:ascii="Calibri" w:hAnsi="Calibri" w:cs="Calibri"/>
          </w:rPr>
          <w:delText xml:space="preserve"> </w:delText>
        </w:r>
      </w:del>
      <w:del w:id="150" w:author="Joana Rodrigues Ribeiro" w:date="2025-10-23T16:21:00Z" w16du:dateUtc="2025-10-23T14:21:00Z">
        <w:r w:rsidR="009A6572" w:rsidRPr="00B46B93" w:rsidDel="00D454EA">
          <w:rPr>
            <w:rFonts w:ascii="Calibri" w:hAnsi="Calibri" w:cs="Calibri"/>
          </w:rPr>
          <w:delText xml:space="preserve">informs </w:delText>
        </w:r>
      </w:del>
      <w:del w:id="151" w:author="Joana Rodrigues Ribeiro" w:date="2025-10-23T12:09:00Z" w16du:dateUtc="2025-10-23T10:09:00Z">
        <w:r w:rsidR="009A6572" w:rsidRPr="00B46B93" w:rsidDel="00964223">
          <w:rPr>
            <w:rFonts w:ascii="Calibri" w:hAnsi="Calibri" w:cs="Calibri"/>
          </w:rPr>
          <w:delText xml:space="preserve">design </w:delText>
        </w:r>
        <w:commentRangeStart w:id="152"/>
        <w:r w:rsidR="009A6572" w:rsidRPr="00B46B93" w:rsidDel="00964223">
          <w:rPr>
            <w:rFonts w:ascii="Calibri" w:hAnsi="Calibri" w:cs="Calibri"/>
          </w:rPr>
          <w:delText>assumptions</w:delText>
        </w:r>
        <w:commentRangeEnd w:id="152"/>
        <w:r w:rsidR="00621674" w:rsidDel="00964223">
          <w:rPr>
            <w:rStyle w:val="CommentReference"/>
          </w:rPr>
          <w:commentReference w:id="152"/>
        </w:r>
        <w:r w:rsidR="009A6572" w:rsidRPr="00B46B93" w:rsidDel="00964223">
          <w:rPr>
            <w:rFonts w:ascii="Calibri" w:hAnsi="Calibri" w:cs="Calibri"/>
          </w:rPr>
          <w:delText>, s</w:delText>
        </w:r>
      </w:del>
      <w:del w:id="153" w:author="Joana Rodrigues Ribeiro" w:date="2025-10-23T16:21:00Z" w16du:dateUtc="2025-10-23T14:21:00Z">
        <w:r w:rsidR="009A6572" w:rsidRPr="00B46B93" w:rsidDel="00D454EA">
          <w:rPr>
            <w:rFonts w:ascii="Calibri" w:hAnsi="Calibri" w:cs="Calibri"/>
          </w:rPr>
          <w:delText>ample-size</w:delText>
        </w:r>
      </w:del>
      <w:del w:id="154" w:author="Joana Rodrigues Ribeiro" w:date="2025-10-23T16:18:00Z" w16du:dateUtc="2025-10-23T14:18:00Z">
        <w:r w:rsidR="009A6572" w:rsidRPr="00B46B93" w:rsidDel="00D454EA">
          <w:rPr>
            <w:rFonts w:ascii="Calibri" w:hAnsi="Calibri" w:cs="Calibri"/>
          </w:rPr>
          <w:delText xml:space="preserve"> calculations</w:delText>
        </w:r>
      </w:del>
      <w:del w:id="155" w:author="Joana Rodrigues Ribeiro" w:date="2025-10-23T12:09:00Z" w16du:dateUtc="2025-10-23T10:09:00Z">
        <w:r w:rsidR="009A6572" w:rsidRPr="00B46B93" w:rsidDel="00964223">
          <w:rPr>
            <w:rFonts w:ascii="Calibri" w:hAnsi="Calibri" w:cs="Calibri"/>
          </w:rPr>
          <w:delText>, and the i</w:delText>
        </w:r>
      </w:del>
      <w:del w:id="156" w:author="Joana Rodrigues Ribeiro" w:date="2025-10-23T16:18:00Z" w16du:dateUtc="2025-10-23T14:18:00Z">
        <w:r w:rsidR="009A6572" w:rsidRPr="00B46B93" w:rsidDel="00D454EA">
          <w:rPr>
            <w:rFonts w:ascii="Calibri" w:hAnsi="Calibri" w:cs="Calibri"/>
          </w:rPr>
          <w:delText>nterpretation of outcomes</w:delText>
        </w:r>
      </w:del>
      <w:r w:rsidR="009A6572" w:rsidRPr="00B46B93">
        <w:rPr>
          <w:rFonts w:ascii="Calibri" w:hAnsi="Calibri" w:cs="Calibri"/>
        </w:rPr>
        <w:t>.</w:t>
      </w:r>
    </w:p>
    <w:p w14:paraId="45012E03" w14:textId="0007831C" w:rsidR="00E53D2C" w:rsidRDefault="00E53D2C" w:rsidP="005D2313">
      <w:pPr>
        <w:spacing w:line="480" w:lineRule="auto"/>
        <w:rPr>
          <w:rFonts w:ascii="Calibri" w:hAnsi="Calibri" w:cs="Calibri"/>
        </w:rPr>
      </w:pPr>
    </w:p>
    <w:p w14:paraId="02E29418" w14:textId="77777777" w:rsidR="00456A23" w:rsidRDefault="00456A23" w:rsidP="005D2313">
      <w:pPr>
        <w:spacing w:line="480" w:lineRule="auto"/>
        <w:rPr>
          <w:rFonts w:ascii="Calibri" w:hAnsi="Calibri" w:cs="Calibri"/>
        </w:rPr>
      </w:pPr>
    </w:p>
    <w:p w14:paraId="7A931C6E" w14:textId="77777777" w:rsidR="00456A23" w:rsidRDefault="00456A23" w:rsidP="005D2313">
      <w:pPr>
        <w:spacing w:line="480" w:lineRule="auto"/>
        <w:rPr>
          <w:rFonts w:ascii="Calibri" w:hAnsi="Calibri" w:cs="Calibri"/>
        </w:rPr>
      </w:pPr>
    </w:p>
    <w:p w14:paraId="232C3324" w14:textId="2A911476" w:rsidR="00456A23" w:rsidRPr="00456A23" w:rsidRDefault="00456A23">
      <w:pPr>
        <w:ind w:firstLine="0"/>
        <w:rPr>
          <w:rFonts w:ascii="Calibri" w:hAnsi="Calibri" w:cs="Calibri"/>
        </w:rPr>
      </w:pPr>
      <w:r w:rsidRPr="00456A23">
        <w:rPr>
          <w:rFonts w:ascii="Calibri" w:hAnsi="Calibri" w:cs="Calibri"/>
        </w:rPr>
        <w:br w:type="page"/>
      </w:r>
    </w:p>
    <w:p w14:paraId="6D264E0C" w14:textId="77777777" w:rsidR="00456A23" w:rsidRPr="00456A23" w:rsidRDefault="00456A23" w:rsidP="00456A23">
      <w:pPr>
        <w:spacing w:line="276" w:lineRule="auto"/>
        <w:ind w:left="851" w:hanging="142"/>
        <w:rPr>
          <w:rFonts w:ascii="Calibri" w:hAnsi="Calibri" w:cs="Calibri"/>
        </w:rPr>
      </w:pPr>
      <w:r w:rsidRPr="00456A23">
        <w:rPr>
          <w:rFonts w:ascii="Calibri" w:hAnsi="Calibri" w:cs="Calibri"/>
          <w:b/>
          <w:bCs/>
        </w:rPr>
        <w:lastRenderedPageBreak/>
        <w:t>Table 1.</w:t>
      </w:r>
      <w:r w:rsidRPr="00456A23">
        <w:rPr>
          <w:rFonts w:ascii="Calibri" w:hAnsi="Calibri" w:cs="Calibri"/>
        </w:rPr>
        <w:t xml:space="preserve"> Characteristics of Published RCTs With an Available Pre-trial Protocol</w:t>
      </w:r>
    </w:p>
    <w:tbl>
      <w:tblPr>
        <w:tblW w:w="7655" w:type="dxa"/>
        <w:jc w:val="center"/>
        <w:tblLayout w:type="fixed"/>
        <w:tblLook w:val="0420" w:firstRow="1" w:lastRow="0" w:firstColumn="0" w:lastColumn="0" w:noHBand="0" w:noVBand="1"/>
      </w:tblPr>
      <w:tblGrid>
        <w:gridCol w:w="4962"/>
        <w:gridCol w:w="2693"/>
      </w:tblGrid>
      <w:tr w:rsidR="00456A23" w:rsidRPr="00456A23" w14:paraId="72A3F979" w14:textId="77777777" w:rsidTr="00604CA0">
        <w:trPr>
          <w:tblHeader/>
          <w:jc w:val="center"/>
        </w:trPr>
        <w:tc>
          <w:tcPr>
            <w:tcW w:w="496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8D2542"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firstLine="42"/>
              <w:rPr>
                <w:rFonts w:ascii="Calibri" w:eastAsia="Helvetica" w:hAnsi="Calibri" w:cs="Calibri"/>
                <w:color w:val="000000"/>
                <w:sz w:val="22"/>
                <w:szCs w:val="22"/>
              </w:rPr>
            </w:pPr>
            <w:r w:rsidRPr="00456A23">
              <w:rPr>
                <w:rFonts w:ascii="Calibri" w:eastAsia="Helvetica" w:hAnsi="Calibri" w:cs="Calibri"/>
                <w:b/>
                <w:color w:val="000000"/>
                <w:sz w:val="22"/>
                <w:szCs w:val="22"/>
              </w:rPr>
              <w:t>Characteristic</w:t>
            </w:r>
          </w:p>
        </w:tc>
        <w:tc>
          <w:tcPr>
            <w:tcW w:w="26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DB3B6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45"/>
              <w:jc w:val="center"/>
              <w:rPr>
                <w:rFonts w:ascii="Calibri" w:eastAsia="Helvetica" w:hAnsi="Calibri" w:cs="Calibri"/>
                <w:b/>
                <w:color w:val="000000"/>
                <w:sz w:val="22"/>
                <w:szCs w:val="22"/>
              </w:rPr>
            </w:pPr>
            <w:r w:rsidRPr="00456A23">
              <w:rPr>
                <w:rFonts w:ascii="Calibri" w:eastAsia="Helvetica" w:hAnsi="Calibri" w:cs="Calibri"/>
                <w:b/>
                <w:color w:val="000000"/>
                <w:sz w:val="22"/>
                <w:szCs w:val="22"/>
              </w:rPr>
              <w:t>Published RCTs</w:t>
            </w:r>
          </w:p>
          <w:p w14:paraId="4B82C3F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45"/>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N = 84</w:t>
            </w:r>
            <w:del w:id="157" w:author="fariba abbassi" w:date="2025-10-23T08:01:00Z" w16du:dateUtc="2025-10-23T06:01:00Z">
              <w:r w:rsidRPr="00456A23" w:rsidDel="00A90195">
                <w:rPr>
                  <w:rFonts w:ascii="Calibri" w:eastAsia="Helvetica" w:hAnsi="Calibri" w:cs="Calibri"/>
                  <w:color w:val="000000"/>
                  <w:sz w:val="22"/>
                  <w:szCs w:val="22"/>
                  <w:vertAlign w:val="superscript"/>
                </w:rPr>
                <w:delText>1</w:delText>
              </w:r>
            </w:del>
          </w:p>
        </w:tc>
      </w:tr>
      <w:tr w:rsidR="00456A23" w:rsidRPr="00456A23" w14:paraId="4175680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679A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Continent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5449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59B3E031" w14:textId="77777777" w:rsidTr="00604CA0">
        <w:trPr>
          <w:trHeight w:val="81"/>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4316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Europe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80EF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56 (66.7%)</w:t>
            </w:r>
          </w:p>
        </w:tc>
      </w:tr>
      <w:tr w:rsidR="00456A23" w:rsidRPr="00456A23" w14:paraId="2DB16DCA"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CA14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Asia</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4D73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18 (21.4%)</w:t>
            </w:r>
          </w:p>
        </w:tc>
      </w:tr>
      <w:tr w:rsidR="00456A23" w:rsidRPr="00456A23" w14:paraId="0907D94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DAE2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North America</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005B6"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r w:rsidR="00456A23" w:rsidRPr="00456A23" w14:paraId="3B505850"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27618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Australia/ New Zealand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5E8CA"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2 (2.4%)</w:t>
            </w:r>
          </w:p>
        </w:tc>
      </w:tr>
      <w:tr w:rsidR="00456A23" w:rsidRPr="00456A23" w14:paraId="7F0C6F5C"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58C11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Medical discipline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55D6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2A070E1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918CE" w14:textId="2F542B25"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 xml:space="preserve">Abdominal </w:t>
            </w:r>
            <w:del w:id="158" w:author="fariba abbassi" w:date="2025-10-23T08:02:00Z" w16du:dateUtc="2025-10-23T06:02:00Z">
              <w:r w:rsidRPr="00456A23" w:rsidDel="00A90195">
                <w:rPr>
                  <w:rFonts w:ascii="Calibri" w:eastAsia="Helvetica" w:hAnsi="Calibri" w:cs="Calibri"/>
                  <w:color w:val="000000"/>
                  <w:sz w:val="22"/>
                  <w:szCs w:val="22"/>
                </w:rPr>
                <w:delText>S</w:delText>
              </w:r>
            </w:del>
            <w:ins w:id="159" w:author="fariba abbassi" w:date="2025-10-23T08:02:00Z" w16du:dateUtc="2025-10-23T06:02:00Z">
              <w:r w:rsidR="00A90195">
                <w:rPr>
                  <w:rFonts w:ascii="Calibri" w:eastAsia="Helvetica" w:hAnsi="Calibri" w:cs="Calibri"/>
                  <w:color w:val="000000"/>
                  <w:sz w:val="22"/>
                  <w:szCs w:val="22"/>
                </w:rPr>
                <w:t>su</w:t>
              </w:r>
            </w:ins>
            <w:del w:id="160" w:author="fariba abbassi" w:date="2025-10-23T08:02:00Z" w16du:dateUtc="2025-10-23T06:02:00Z">
              <w:r w:rsidRPr="00456A23" w:rsidDel="00A90195">
                <w:rPr>
                  <w:rFonts w:ascii="Calibri" w:eastAsia="Helvetica" w:hAnsi="Calibri" w:cs="Calibri"/>
                  <w:color w:val="000000"/>
                  <w:sz w:val="22"/>
                  <w:szCs w:val="22"/>
                </w:rPr>
                <w:delText>u</w:delText>
              </w:r>
            </w:del>
            <w:r w:rsidRPr="00456A23">
              <w:rPr>
                <w:rFonts w:ascii="Calibri" w:eastAsia="Helvetica" w:hAnsi="Calibri" w:cs="Calibri"/>
                <w:color w:val="000000"/>
                <w:sz w:val="22"/>
                <w:szCs w:val="22"/>
              </w:rPr>
              <w:t>rgery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95E6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57 (67.9%)</w:t>
            </w:r>
          </w:p>
        </w:tc>
      </w:tr>
      <w:tr w:rsidR="00456A23" w:rsidRPr="00456A23" w14:paraId="0D01A0E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3D062" w14:textId="77C884F5"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 xml:space="preserve">ICU, </w:t>
            </w:r>
            <w:ins w:id="161" w:author="fariba abbassi" w:date="2025-10-23T08:02:00Z" w16du:dateUtc="2025-10-23T06:02:00Z">
              <w:r w:rsidR="00A90195">
                <w:rPr>
                  <w:rFonts w:ascii="Calibri" w:eastAsia="Helvetica" w:hAnsi="Calibri" w:cs="Calibri"/>
                  <w:color w:val="000000"/>
                  <w:sz w:val="22"/>
                  <w:szCs w:val="22"/>
                </w:rPr>
                <w:t>a</w:t>
              </w:r>
            </w:ins>
            <w:del w:id="162" w:author="fariba abbassi" w:date="2025-10-23T08:02:00Z" w16du:dateUtc="2025-10-23T06:02:00Z">
              <w:r w:rsidRPr="00456A23" w:rsidDel="00A90195">
                <w:rPr>
                  <w:rFonts w:ascii="Calibri" w:eastAsia="Helvetica" w:hAnsi="Calibri" w:cs="Calibri"/>
                  <w:color w:val="000000"/>
                  <w:sz w:val="22"/>
                  <w:szCs w:val="22"/>
                </w:rPr>
                <w:delText>A</w:delText>
              </w:r>
            </w:del>
            <w:r w:rsidRPr="00456A23">
              <w:rPr>
                <w:rFonts w:ascii="Calibri" w:eastAsia="Helvetica" w:hAnsi="Calibri" w:cs="Calibri"/>
                <w:color w:val="000000"/>
                <w:sz w:val="22"/>
                <w:szCs w:val="22"/>
              </w:rPr>
              <w:t>nesthesiology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4E258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15 (17.9%)</w:t>
            </w:r>
          </w:p>
        </w:tc>
      </w:tr>
      <w:tr w:rsidR="00456A23" w:rsidRPr="00456A23" w14:paraId="1061674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68C1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Transplant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B8535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 (6.0%)</w:t>
            </w:r>
          </w:p>
        </w:tc>
      </w:tr>
      <w:tr w:rsidR="00456A23" w:rsidRPr="00456A23" w14:paraId="24F4263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2E2C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Other disciplines with invasive procedures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2048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 (4.8%)</w:t>
            </w:r>
          </w:p>
        </w:tc>
      </w:tr>
      <w:tr w:rsidR="00456A23" w:rsidRPr="00456A23" w14:paraId="0C91DCF9"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A621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Gastroenterology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421E51"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7A957AE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7043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Gynecology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A727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4E414CC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88A3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Thoracic</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B56E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0DB86C5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2B7A56" w14:textId="73A0EABF"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CCI</w:t>
            </w:r>
            <w:ins w:id="163" w:author="fariba abbassi" w:date="2025-10-23T08:01:00Z" w16du:dateUtc="2025-10-23T06:01:00Z">
              <w:r w:rsidR="00A90195">
                <w:rPr>
                  <w:rFonts w:ascii="Calibri" w:eastAsia="Helvetica" w:hAnsi="Calibri" w:cs="Calibri"/>
                  <w:b/>
                  <w:bCs/>
                  <w:color w:val="000000"/>
                  <w:sz w:val="22"/>
                  <w:szCs w:val="22"/>
                </w:rPr>
                <w:t>®</w:t>
              </w:r>
            </w:ins>
            <w:r w:rsidRPr="00456A23">
              <w:rPr>
                <w:rFonts w:ascii="Calibri" w:eastAsia="Helvetica" w:hAnsi="Calibri" w:cs="Calibri"/>
                <w:b/>
                <w:bCs/>
                <w:color w:val="000000"/>
                <w:sz w:val="22"/>
                <w:szCs w:val="22"/>
              </w:rPr>
              <w:t xml:space="preserve"> use as endpoint in published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0FB6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2525CFE0"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01C1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Primary endpoint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389A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14 (16.7%)</w:t>
            </w:r>
          </w:p>
        </w:tc>
      </w:tr>
      <w:tr w:rsidR="00456A23" w:rsidRPr="00456A23" w14:paraId="005F8E8F"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A47AE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Non-primary endpoint*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0C929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70 (83.3%)</w:t>
            </w:r>
          </w:p>
        </w:tc>
      </w:tr>
      <w:tr w:rsidR="00456A23" w:rsidRPr="00456A23" w14:paraId="242FC76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CBB2B" w14:textId="483E7E48"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CCI</w:t>
            </w:r>
            <w:ins w:id="164" w:author="fariba abbassi" w:date="2025-10-23T08:01:00Z" w16du:dateUtc="2025-10-23T06:01:00Z">
              <w:r w:rsidR="00A90195">
                <w:rPr>
                  <w:rFonts w:ascii="Calibri" w:eastAsia="Helvetica" w:hAnsi="Calibri" w:cs="Calibri"/>
                  <w:b/>
                  <w:bCs/>
                  <w:color w:val="000000"/>
                  <w:sz w:val="22"/>
                  <w:szCs w:val="22"/>
                </w:rPr>
                <w:t>®</w:t>
              </w:r>
            </w:ins>
            <w:r w:rsidRPr="00456A23">
              <w:rPr>
                <w:rFonts w:ascii="Calibri" w:eastAsia="Helvetica" w:hAnsi="Calibri" w:cs="Calibri"/>
                <w:b/>
                <w:bCs/>
                <w:color w:val="000000"/>
                <w:sz w:val="22"/>
                <w:szCs w:val="22"/>
              </w:rPr>
              <w:t xml:space="preserve"> difference significant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D55BC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0181092C"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08A09"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Yes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C652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19 (22.6%)</w:t>
            </w:r>
          </w:p>
        </w:tc>
      </w:tr>
      <w:tr w:rsidR="00456A23" w:rsidRPr="00456A23" w14:paraId="334822FD"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99076"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7D08A"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57 (67.9%)</w:t>
            </w:r>
          </w:p>
        </w:tc>
      </w:tr>
      <w:tr w:rsidR="00456A23" w:rsidRPr="00456A23" w14:paraId="7C5D494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30A1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available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8024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r w:rsidR="00456A23" w:rsidRPr="00456A23" w14:paraId="4E9F064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0BB3A"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bookmarkStart w:id="165" w:name="OLE_LINK1"/>
            <w:r w:rsidRPr="00456A23">
              <w:rPr>
                <w:rFonts w:ascii="Calibri" w:eastAsia="Helvetica" w:hAnsi="Calibri" w:cs="Calibri"/>
                <w:b/>
                <w:bCs/>
                <w:color w:val="000000"/>
                <w:sz w:val="22"/>
                <w:szCs w:val="22"/>
              </w:rPr>
              <w:t>Between group difference ≥ 12 CCI® points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B6DC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11374B2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0478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Yes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4E44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 (8.3%)</w:t>
            </w:r>
          </w:p>
        </w:tc>
      </w:tr>
      <w:tr w:rsidR="00456A23" w:rsidRPr="00456A23" w14:paraId="517B10DE"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A96F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D86D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73 (86.9%)</w:t>
            </w:r>
          </w:p>
        </w:tc>
      </w:tr>
      <w:tr w:rsidR="00456A23" w:rsidRPr="00456A23" w14:paraId="3836D03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2ECF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mentioned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A85A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 (4.8%)</w:t>
            </w:r>
          </w:p>
        </w:tc>
      </w:tr>
      <w:bookmarkEnd w:id="165"/>
      <w:tr w:rsidR="00456A23" w:rsidRPr="00456A23" w14:paraId="756F509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DE47F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Study type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C7A5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4F9224F3"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73DF5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Superiority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CCE4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20 (23.8%)</w:t>
            </w:r>
          </w:p>
        </w:tc>
      </w:tr>
      <w:tr w:rsidR="00456A23" w:rsidRPr="00456A23" w14:paraId="352E3F7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0701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Non-inferiority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F91F31"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11 (13.1%)</w:t>
            </w:r>
          </w:p>
        </w:tc>
      </w:tr>
      <w:tr w:rsidR="00456A23" w:rsidRPr="00456A23" w14:paraId="58BB32D7"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4A51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mentioned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D874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53 (63.1%)</w:t>
            </w:r>
          </w:p>
        </w:tc>
      </w:tr>
      <w:tr w:rsidR="00456A23" w:rsidRPr="00456A23" w14:paraId="09C8BE9A"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A349B"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lastRenderedPageBreak/>
              <w:t>Sample size calculation based on CCI®</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E0D14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13 (15.5%)</w:t>
            </w:r>
          </w:p>
        </w:tc>
      </w:tr>
      <w:tr w:rsidR="00456A23" w:rsidRPr="00456A23" w14:paraId="49818F4A" w14:textId="77777777" w:rsidTr="00604CA0">
        <w:trPr>
          <w:jc w:val="center"/>
        </w:trPr>
        <w:tc>
          <w:tcPr>
            <w:tcW w:w="4962" w:type="dxa"/>
            <w:shd w:val="clear" w:color="auto" w:fill="FFFFFF"/>
            <w:tcMar>
              <w:top w:w="0" w:type="dxa"/>
              <w:left w:w="0" w:type="dxa"/>
              <w:bottom w:w="0" w:type="dxa"/>
              <w:right w:w="0" w:type="dxa"/>
            </w:tcMar>
          </w:tcPr>
          <w:p w14:paraId="7544C37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Pre-trial documentation</w:t>
            </w:r>
          </w:p>
        </w:tc>
        <w:tc>
          <w:tcPr>
            <w:tcW w:w="2693" w:type="dxa"/>
            <w:shd w:val="clear" w:color="auto" w:fill="FFFFFF"/>
            <w:tcMar>
              <w:top w:w="0" w:type="dxa"/>
              <w:left w:w="0" w:type="dxa"/>
              <w:bottom w:w="0" w:type="dxa"/>
              <w:right w:w="0" w:type="dxa"/>
            </w:tcMar>
          </w:tcPr>
          <w:p w14:paraId="6A0B2B1B"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667CFFA2" w14:textId="77777777" w:rsidTr="00604CA0">
        <w:trPr>
          <w:jc w:val="center"/>
        </w:trPr>
        <w:tc>
          <w:tcPr>
            <w:tcW w:w="496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2D39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Only registry</w:t>
            </w:r>
          </w:p>
        </w:tc>
        <w:tc>
          <w:tcPr>
            <w:tcW w:w="2693"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CFDB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45 (53.6%)</w:t>
            </w:r>
          </w:p>
        </w:tc>
      </w:tr>
      <w:tr w:rsidR="00456A23" w:rsidRPr="00456A23" w14:paraId="0D007265" w14:textId="77777777" w:rsidTr="00604CA0">
        <w:trPr>
          <w:jc w:val="center"/>
        </w:trPr>
        <w:tc>
          <w:tcPr>
            <w:tcW w:w="496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6467DA9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Published protocol</w:t>
            </w:r>
          </w:p>
        </w:tc>
        <w:tc>
          <w:tcPr>
            <w:tcW w:w="2693"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7F3AC76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31 (36.9%)</w:t>
            </w:r>
          </w:p>
        </w:tc>
      </w:tr>
      <w:tr w:rsidR="00456A23" w:rsidRPr="00456A23" w14:paraId="70F27F20" w14:textId="77777777" w:rsidTr="00604CA0">
        <w:trPr>
          <w:jc w:val="center"/>
        </w:trPr>
        <w:tc>
          <w:tcPr>
            <w:tcW w:w="4962" w:type="dxa"/>
            <w:tcBorders>
              <w:bottom w:val="single" w:sz="4" w:space="0" w:color="auto"/>
            </w:tcBorders>
            <w:shd w:val="clear" w:color="auto" w:fill="FFFFFF"/>
            <w:tcMar>
              <w:top w:w="0" w:type="dxa"/>
              <w:left w:w="0" w:type="dxa"/>
              <w:bottom w:w="0" w:type="dxa"/>
              <w:right w:w="0" w:type="dxa"/>
            </w:tcMar>
          </w:tcPr>
          <w:p w14:paraId="6531342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Full-text protocol available in supplemental material</w:t>
            </w:r>
          </w:p>
        </w:tc>
        <w:tc>
          <w:tcPr>
            <w:tcW w:w="2693" w:type="dxa"/>
            <w:tcBorders>
              <w:bottom w:val="single" w:sz="4" w:space="0" w:color="auto"/>
            </w:tcBorders>
            <w:shd w:val="clear" w:color="auto" w:fill="FFFFFF"/>
            <w:tcMar>
              <w:top w:w="0" w:type="dxa"/>
              <w:left w:w="0" w:type="dxa"/>
              <w:bottom w:w="0" w:type="dxa"/>
              <w:right w:w="0" w:type="dxa"/>
            </w:tcMar>
          </w:tcPr>
          <w:p w14:paraId="2BAB97F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bl>
    <w:p w14:paraId="2203F400" w14:textId="4B4E8116" w:rsidR="00456A23" w:rsidRPr="00456A23" w:rsidRDefault="00456A23" w:rsidP="00456A23">
      <w:pPr>
        <w:ind w:left="851" w:hanging="142"/>
        <w:rPr>
          <w:rFonts w:ascii="Calibri" w:hAnsi="Calibri" w:cs="Calibri"/>
          <w:i/>
          <w:iCs/>
          <w:sz w:val="18"/>
          <w:szCs w:val="18"/>
        </w:rPr>
      </w:pPr>
      <w:r w:rsidRPr="00456A23">
        <w:rPr>
          <w:rFonts w:ascii="Calibri" w:hAnsi="Calibri" w:cs="Calibri"/>
          <w:i/>
          <w:iCs/>
          <w:sz w:val="18"/>
          <w:szCs w:val="18"/>
        </w:rPr>
        <w:t>*secondary and exploratory endpoints grouped</w:t>
      </w:r>
      <w:ins w:id="166" w:author="fariba abbassi" w:date="2025-10-23T08:01:00Z" w16du:dateUtc="2025-10-23T06:01:00Z">
        <w:r w:rsidR="00A90195">
          <w:rPr>
            <w:rFonts w:ascii="Calibri" w:hAnsi="Calibri" w:cs="Calibri"/>
            <w:i/>
            <w:iCs/>
            <w:sz w:val="18"/>
            <w:szCs w:val="18"/>
          </w:rPr>
          <w:t>.</w:t>
        </w:r>
        <w:r w:rsidR="00A90195">
          <w:rPr>
            <w:rFonts w:ascii="Calibri" w:hAnsi="Calibri" w:cs="Calibri"/>
            <w:i/>
            <w:iCs/>
            <w:sz w:val="18"/>
            <w:szCs w:val="18"/>
          </w:rPr>
          <w:br/>
          <w:t>CCI: Comprehensive Complication Index. ICU: Intensive Care Unit</w:t>
        </w:r>
      </w:ins>
    </w:p>
    <w:p w14:paraId="1ACABC60" w14:textId="77777777" w:rsidR="00456A23" w:rsidRDefault="00456A23" w:rsidP="005D2313">
      <w:pPr>
        <w:spacing w:line="480" w:lineRule="auto"/>
        <w:rPr>
          <w:rFonts w:ascii="Calibri" w:hAnsi="Calibri" w:cs="Calibri"/>
        </w:rPr>
      </w:pPr>
    </w:p>
    <w:p w14:paraId="25608636" w14:textId="77777777" w:rsidR="00456A23" w:rsidRDefault="00456A23" w:rsidP="00456A23">
      <w:pPr>
        <w:spacing w:line="360" w:lineRule="auto"/>
        <w:ind w:firstLine="0"/>
        <w:rPr>
          <w:rFonts w:ascii="Calibri" w:hAnsi="Calibri" w:cs="Calibri"/>
        </w:rPr>
      </w:pPr>
    </w:p>
    <w:p w14:paraId="21DB4CD4" w14:textId="77777777" w:rsidR="00456A23" w:rsidRPr="00456A23" w:rsidRDefault="00456A23" w:rsidP="00456A23">
      <w:pPr>
        <w:spacing w:line="360" w:lineRule="auto"/>
        <w:ind w:firstLine="0"/>
        <w:rPr>
          <w:rFonts w:ascii="Calibri" w:hAnsi="Calibri" w:cs="Calibri"/>
        </w:rPr>
      </w:pPr>
    </w:p>
    <w:p w14:paraId="756199B5" w14:textId="60379B1A" w:rsidR="00456A23" w:rsidRPr="00456A23" w:rsidRDefault="00456A23" w:rsidP="00456A23">
      <w:pPr>
        <w:spacing w:line="360" w:lineRule="auto"/>
        <w:ind w:firstLine="0"/>
        <w:rPr>
          <w:rFonts w:ascii="Calibri" w:hAnsi="Calibri" w:cs="Calibri"/>
          <w:b/>
          <w:bCs/>
        </w:rPr>
      </w:pPr>
      <w:r w:rsidRPr="00456A23">
        <w:rPr>
          <w:rFonts w:ascii="Calibri" w:hAnsi="Calibri" w:cs="Calibri"/>
          <w:b/>
          <w:bCs/>
        </w:rPr>
        <w:t xml:space="preserve">Table </w:t>
      </w:r>
      <w:r>
        <w:rPr>
          <w:rFonts w:ascii="Calibri" w:hAnsi="Calibri" w:cs="Calibri"/>
          <w:b/>
          <w:bCs/>
        </w:rPr>
        <w:t>2</w:t>
      </w:r>
      <w:r w:rsidRPr="00456A23">
        <w:rPr>
          <w:rFonts w:ascii="Calibri" w:hAnsi="Calibri" w:cs="Calibri"/>
          <w:b/>
          <w:bCs/>
        </w:rPr>
        <w:t>. Alignment Between Registered Protocols and Publications for CCI® Endpoints</w:t>
      </w:r>
    </w:p>
    <w:tbl>
      <w:tblPr>
        <w:tblW w:w="8505" w:type="dxa"/>
        <w:tblLayout w:type="fixed"/>
        <w:tblLook w:val="0420" w:firstRow="1" w:lastRow="0" w:firstColumn="0" w:lastColumn="0" w:noHBand="0" w:noVBand="1"/>
      </w:tblPr>
      <w:tblGrid>
        <w:gridCol w:w="3260"/>
        <w:gridCol w:w="2552"/>
        <w:gridCol w:w="2693"/>
      </w:tblGrid>
      <w:tr w:rsidR="00456A23" w:rsidRPr="00456A23" w14:paraId="66AC338C" w14:textId="77777777" w:rsidTr="00456A23">
        <w:trPr>
          <w:tblHeader/>
        </w:trPr>
        <w:tc>
          <w:tcPr>
            <w:tcW w:w="3260" w:type="dxa"/>
            <w:tcBorders>
              <w:top w:val="single" w:sz="8"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C52B974"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rPr>
                <w:rFonts w:ascii="Calibri" w:eastAsia="Helvetica" w:hAnsi="Calibri" w:cs="Calibri"/>
                <w:b/>
                <w:color w:val="000000"/>
                <w:sz w:val="22"/>
                <w:szCs w:val="22"/>
              </w:rPr>
            </w:pPr>
          </w:p>
        </w:tc>
        <w:tc>
          <w:tcPr>
            <w:tcW w:w="524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A164F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b/>
                <w:color w:val="000000"/>
                <w:sz w:val="22"/>
                <w:szCs w:val="22"/>
              </w:rPr>
            </w:pPr>
            <w:r w:rsidRPr="00456A23">
              <w:rPr>
                <w:rFonts w:ascii="Calibri" w:eastAsia="Helvetica" w:hAnsi="Calibri" w:cs="Calibri"/>
                <w:b/>
                <w:color w:val="000000"/>
                <w:sz w:val="22"/>
                <w:szCs w:val="22"/>
              </w:rPr>
              <w:t>CCI® in published RCTs</w:t>
            </w:r>
          </w:p>
        </w:tc>
      </w:tr>
      <w:tr w:rsidR="00456A23" w:rsidRPr="00456A23" w14:paraId="237A1059" w14:textId="77777777" w:rsidTr="00456A23">
        <w:trPr>
          <w:tblHeader/>
        </w:trPr>
        <w:tc>
          <w:tcPr>
            <w:tcW w:w="3260" w:type="dxa"/>
            <w:tcBorders>
              <w:bottom w:val="single" w:sz="8" w:space="0" w:color="000000"/>
            </w:tcBorders>
            <w:shd w:val="clear" w:color="auto" w:fill="FFFFFF"/>
            <w:tcMar>
              <w:top w:w="0" w:type="dxa"/>
              <w:left w:w="0" w:type="dxa"/>
              <w:bottom w:w="0" w:type="dxa"/>
              <w:right w:w="0" w:type="dxa"/>
            </w:tcMar>
            <w:vAlign w:val="center"/>
          </w:tcPr>
          <w:p w14:paraId="77426270"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rPr>
                <w:rFonts w:ascii="Calibri" w:eastAsia="Helvetica" w:hAnsi="Calibri" w:cs="Calibri"/>
                <w:color w:val="000000"/>
                <w:sz w:val="22"/>
                <w:szCs w:val="22"/>
              </w:rPr>
            </w:pPr>
          </w:p>
        </w:tc>
        <w:tc>
          <w:tcPr>
            <w:tcW w:w="2552" w:type="dxa"/>
            <w:tcBorders>
              <w:top w:val="single" w:sz="8" w:space="0" w:color="000000"/>
              <w:left w:val="nil"/>
              <w:bottom w:val="single" w:sz="8" w:space="0" w:color="000000"/>
              <w:right w:val="none" w:sz="0" w:space="0" w:color="000000"/>
            </w:tcBorders>
            <w:shd w:val="clear" w:color="auto" w:fill="FFFFFF"/>
            <w:tcMar>
              <w:top w:w="0" w:type="dxa"/>
              <w:left w:w="0" w:type="dxa"/>
              <w:bottom w:w="0" w:type="dxa"/>
              <w:right w:w="0" w:type="dxa"/>
            </w:tcMar>
            <w:vAlign w:val="center"/>
          </w:tcPr>
          <w:p w14:paraId="48C7680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CCI primary endpoint</w:t>
            </w:r>
            <w:r w:rsidRPr="00456A23">
              <w:rPr>
                <w:rFonts w:ascii="Calibri" w:eastAsia="Helvetica" w:hAnsi="Calibri" w:cs="Calibri"/>
                <w:color w:val="000000"/>
                <w:sz w:val="22"/>
                <w:szCs w:val="22"/>
              </w:rPr>
              <w:t xml:space="preserve">  </w:t>
            </w:r>
            <w:r w:rsidRPr="00456A23">
              <w:rPr>
                <w:rFonts w:ascii="Calibri" w:eastAsia="Helvetica" w:hAnsi="Calibri" w:cs="Calibri"/>
                <w:color w:val="000000"/>
                <w:sz w:val="22"/>
                <w:szCs w:val="22"/>
              </w:rPr>
              <w:br/>
              <w:t>N = 14</w:t>
            </w:r>
          </w:p>
        </w:tc>
        <w:tc>
          <w:tcPr>
            <w:tcW w:w="26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EFED9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CCI non-primary endpoint</w:t>
            </w:r>
            <w:r w:rsidRPr="00456A23">
              <w:rPr>
                <w:rFonts w:ascii="Calibri" w:eastAsia="Helvetica" w:hAnsi="Calibri" w:cs="Calibri"/>
                <w:color w:val="000000"/>
                <w:sz w:val="22"/>
                <w:szCs w:val="22"/>
              </w:rPr>
              <w:t xml:space="preserve">  </w:t>
            </w:r>
            <w:r w:rsidRPr="00456A23">
              <w:rPr>
                <w:rFonts w:ascii="Calibri" w:eastAsia="Helvetica" w:hAnsi="Calibri" w:cs="Calibri"/>
                <w:color w:val="000000"/>
                <w:sz w:val="22"/>
                <w:szCs w:val="22"/>
              </w:rPr>
              <w:br/>
              <w:t>N = 70</w:t>
            </w:r>
          </w:p>
        </w:tc>
      </w:tr>
      <w:tr w:rsidR="00456A23" w:rsidRPr="00456A23" w14:paraId="04B0BB2C" w14:textId="77777777" w:rsidTr="00456A23">
        <w:tc>
          <w:tcPr>
            <w:tcW w:w="32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D1E80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in pre-trial documentation</w:t>
            </w:r>
          </w:p>
        </w:tc>
        <w:tc>
          <w:tcPr>
            <w:tcW w:w="255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BFD34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p>
        </w:tc>
        <w:tc>
          <w:tcPr>
            <w:tcW w:w="26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9FAA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p>
        </w:tc>
      </w:tr>
      <w:tr w:rsidR="00456A23" w:rsidRPr="00456A23" w14:paraId="3D8043DA" w14:textId="77777777" w:rsidTr="00456A23">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941C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primary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E45D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85.7% (12/14)</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B1AC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2.9% (2/70)</w:t>
            </w:r>
          </w:p>
        </w:tc>
      </w:tr>
      <w:tr w:rsidR="00456A23" w:rsidRPr="00456A23" w14:paraId="01A9BD20" w14:textId="77777777" w:rsidTr="00456A23">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7D52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non-primary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78A2D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0.0% (0/14)</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BE70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37.1% (26/70)</w:t>
            </w:r>
          </w:p>
        </w:tc>
      </w:tr>
      <w:tr w:rsidR="00456A23" w:rsidRPr="00456A23" w14:paraId="4F81A86E" w14:textId="77777777" w:rsidTr="00456A23">
        <w:tc>
          <w:tcPr>
            <w:tcW w:w="32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7C92B19"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not as endpoint</w:t>
            </w:r>
          </w:p>
        </w:tc>
        <w:tc>
          <w:tcPr>
            <w:tcW w:w="255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8739F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14.3% (2/14)</w:t>
            </w:r>
          </w:p>
        </w:tc>
        <w:tc>
          <w:tcPr>
            <w:tcW w:w="26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C6D26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60.0% (42/70)</w:t>
            </w:r>
          </w:p>
        </w:tc>
      </w:tr>
    </w:tbl>
    <w:p w14:paraId="3C277208" w14:textId="77777777" w:rsidR="00456A23" w:rsidRPr="00456A23" w:rsidRDefault="00456A23" w:rsidP="00456A23">
      <w:pPr>
        <w:ind w:left="-284" w:firstLine="284"/>
        <w:jc w:val="both"/>
        <w:rPr>
          <w:rFonts w:ascii="Calibri" w:hAnsi="Calibri" w:cs="Calibri"/>
          <w:i/>
          <w:iCs/>
          <w:sz w:val="18"/>
          <w:szCs w:val="18"/>
        </w:rPr>
      </w:pPr>
      <w:r w:rsidRPr="00456A23">
        <w:rPr>
          <w:rFonts w:ascii="Calibri" w:hAnsi="Calibri" w:cs="Calibri"/>
          <w:i/>
          <w:iCs/>
          <w:sz w:val="18"/>
          <w:szCs w:val="18"/>
        </w:rPr>
        <w:t>*secondary and exploratory endpoints grouped</w:t>
      </w:r>
    </w:p>
    <w:p w14:paraId="504E703A" w14:textId="77777777" w:rsidR="00456A23" w:rsidRPr="00456A23" w:rsidRDefault="00456A23" w:rsidP="00456A23">
      <w:pPr>
        <w:ind w:left="-709"/>
        <w:jc w:val="both"/>
        <w:rPr>
          <w:rFonts w:ascii="Calibri" w:hAnsi="Calibri" w:cs="Calibri"/>
          <w:i/>
          <w:iCs/>
          <w:sz w:val="18"/>
          <w:szCs w:val="18"/>
        </w:rPr>
      </w:pPr>
      <w:r w:rsidRPr="00456A23">
        <w:rPr>
          <w:rFonts w:ascii="Calibri" w:hAnsi="Calibri" w:cs="Calibri"/>
          <w:i/>
          <w:iCs/>
          <w:sz w:val="18"/>
          <w:szCs w:val="18"/>
        </w:rPr>
        <w:t>CCI: Comprehensive Complication Index; RCT: Randomized Controlled Trial</w:t>
      </w:r>
    </w:p>
    <w:p w14:paraId="7AECB944" w14:textId="77777777" w:rsidR="00456A23" w:rsidRDefault="00456A23" w:rsidP="005D2313">
      <w:pPr>
        <w:spacing w:line="480" w:lineRule="auto"/>
        <w:rPr>
          <w:rFonts w:ascii="Calibri" w:hAnsi="Calibri" w:cs="Calibri"/>
        </w:rPr>
      </w:pPr>
    </w:p>
    <w:p w14:paraId="2BEAF0AF" w14:textId="77777777" w:rsidR="00BC682A" w:rsidRDefault="00BC682A" w:rsidP="005D2313">
      <w:pPr>
        <w:spacing w:line="480" w:lineRule="auto"/>
        <w:rPr>
          <w:rFonts w:ascii="Calibri" w:hAnsi="Calibri" w:cs="Calibri"/>
        </w:rPr>
      </w:pPr>
    </w:p>
    <w:p w14:paraId="0BA4660A" w14:textId="77777777" w:rsidR="00BC682A" w:rsidRDefault="00BC682A">
      <w:pPr>
        <w:ind w:firstLine="0"/>
        <w:rPr>
          <w:rFonts w:ascii="Calibri" w:hAnsi="Calibri" w:cs="Calibri"/>
        </w:rPr>
      </w:pPr>
    </w:p>
    <w:sectPr w:rsidR="00BC682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fariba abbassi" w:date="2025-10-23T07:54:00Z" w:initials="fa">
    <w:p w14:paraId="36673AAF" w14:textId="77777777" w:rsidR="00A90195" w:rsidRDefault="00A90195" w:rsidP="00A90195">
      <w:r>
        <w:rPr>
          <w:rStyle w:val="CommentReference"/>
        </w:rPr>
        <w:annotationRef/>
      </w:r>
      <w:r>
        <w:rPr>
          <w:sz w:val="20"/>
          <w:szCs w:val="20"/>
        </w:rPr>
        <w:t>I intentionally phrased this more broadly, since the MID had not yet been published at the time of this study. Therefore, I thought it would be better to state that we examined whether studies addressed clinical relevance at all, rather than relying solely on statistical significance.</w:t>
      </w:r>
    </w:p>
  </w:comment>
  <w:comment w:id="20" w:author="Joana Rodrigues Ribeiro" w:date="2025-10-23T09:11:00Z" w:initials="JRR">
    <w:p w14:paraId="308E997A" w14:textId="77777777" w:rsidR="00C57352" w:rsidRDefault="00C57352" w:rsidP="00C57352">
      <w:r>
        <w:rPr>
          <w:rStyle w:val="CommentReference"/>
        </w:rPr>
        <w:annotationRef/>
      </w:r>
      <w:r>
        <w:rPr>
          <w:sz w:val="20"/>
          <w:szCs w:val="20"/>
        </w:rPr>
        <w:t xml:space="preserve">that's the issue about which we discussed on Tuesday, when I asked you what you meant by clinical relevance and we decided to also include the conclusions in the results section. Milo did not know we would include this part of the results; that's why I think he suggested we formulated "and examined whether observed between-group differences of CCI points were interpreted using the MID."  In my view both endings of the sentence - either with the MID or the interpretation by authors - are justified. Now, it is true that we only did the data collection for the later variable for articles with CCI as the first endpoint. Besides, I think between the 2 variables (CCI difference &gt; or &lt; MID versus clinical significance mentioned by authors in the conclusion) the MID makes more sense as a measurement of clinical significance than just authors mentioning "clinical" "relevance" or "meaningfulness" in their conclusion section. </w:t>
      </w:r>
    </w:p>
  </w:comment>
  <w:comment w:id="26" w:author="fariba abbassi" w:date="2025-10-23T07:55:00Z" w:initials="fa">
    <w:p w14:paraId="48F64FB5" w14:textId="13E3B5D9" w:rsidR="00A90195" w:rsidRDefault="00A90195" w:rsidP="00A90195">
      <w:r>
        <w:rPr>
          <w:rStyle w:val="CommentReference"/>
        </w:rPr>
        <w:annotationRef/>
      </w:r>
      <w:r>
        <w:rPr>
          <w:sz w:val="20"/>
          <w:szCs w:val="20"/>
        </w:rPr>
        <w:t>We did not include all published RCTs, but only those with available pre-trial documentation.</w:t>
      </w:r>
    </w:p>
  </w:comment>
  <w:comment w:id="39" w:author="Joana Rodrigues Ribeiro" w:date="2025-10-23T09:20:00Z" w:initials="JRR">
    <w:p w14:paraId="7F847704" w14:textId="77777777" w:rsidR="00C57352" w:rsidRDefault="00C57352" w:rsidP="00C57352">
      <w:r>
        <w:rPr>
          <w:rStyle w:val="CommentReference"/>
        </w:rPr>
        <w:annotationRef/>
      </w:r>
      <w:r>
        <w:rPr>
          <w:sz w:val="20"/>
          <w:szCs w:val="20"/>
        </w:rPr>
        <w:t>why did this % change from Tuesday? we had 100% (10/10)</w:t>
      </w:r>
    </w:p>
  </w:comment>
  <w:comment w:id="59" w:author="Milo Alan Puhan" w:date="2025-10-22T21:16:00Z" w:initials="MP">
    <w:p w14:paraId="024322FB" w14:textId="759D7503" w:rsidR="000B20F2" w:rsidRDefault="000B20F2" w:rsidP="000B20F2">
      <w:pPr>
        <w:pStyle w:val="CommentText"/>
        <w:ind w:firstLine="0"/>
      </w:pPr>
      <w:r>
        <w:rPr>
          <w:rStyle w:val="CommentReference"/>
        </w:rPr>
        <w:annotationRef/>
      </w:r>
      <w:r>
        <w:t>This first part  is not shown by our results since we don‘t have the denominator of all trials</w:t>
      </w:r>
    </w:p>
  </w:comment>
  <w:comment w:id="60" w:author="Joana Rodrigues Ribeiro" w:date="2025-10-23T10:26:00Z" w:initials="JRR">
    <w:p w14:paraId="6E59DD25" w14:textId="77777777" w:rsidR="00A576B4" w:rsidRDefault="00A576B4" w:rsidP="00A576B4">
      <w:r>
        <w:rPr>
          <w:rStyle w:val="CommentReference"/>
        </w:rPr>
        <w:annotationRef/>
      </w:r>
      <w:r>
        <w:rPr>
          <w:sz w:val="20"/>
          <w:szCs w:val="20"/>
        </w:rPr>
        <w:t>thank you for that comment! that will be indeed interesting to study for the compet4e paper... searching in the litterature the surgical RCTs reporting on complications and determining% using CCI</w:t>
      </w:r>
    </w:p>
  </w:comment>
  <w:comment w:id="61" w:author="Milo Alan Puhan" w:date="2025-10-22T21:15:00Z" w:initials="MP">
    <w:p w14:paraId="16634D67" w14:textId="03B25607" w:rsidR="003651AB" w:rsidRDefault="003651AB" w:rsidP="003651AB">
      <w:pPr>
        <w:pStyle w:val="CommentText"/>
        <w:ind w:firstLine="0"/>
      </w:pPr>
      <w:r>
        <w:rPr>
          <w:rStyle w:val="CommentReference"/>
        </w:rPr>
        <w:annotationRef/>
      </w:r>
      <w:r>
        <w:t>What does this second part mean? If the CCI used of course it is considered and the increasingly suggests a time trend which we did not assess</w:t>
      </w:r>
    </w:p>
  </w:comment>
  <w:comment w:id="62" w:author="fariba abbassi" w:date="2025-10-23T07:57:00Z" w:initials="fa">
    <w:p w14:paraId="32E5EAB9" w14:textId="77777777" w:rsidR="00A90195" w:rsidRDefault="00A90195" w:rsidP="00A90195">
      <w:r>
        <w:rPr>
          <w:rStyle w:val="CommentReference"/>
        </w:rPr>
        <w:annotationRef/>
      </w:r>
      <w:r>
        <w:rPr>
          <w:sz w:val="20"/>
          <w:szCs w:val="20"/>
        </w:rPr>
        <w:t>actually, we have data on year of publication, we just did not mentioned it... should we?</w:t>
      </w:r>
    </w:p>
  </w:comment>
  <w:comment w:id="66" w:author="Milo Alan Puhan" w:date="2025-10-22T21:17:00Z" w:initials="MP">
    <w:p w14:paraId="08BD16CF" w14:textId="6ECC787D" w:rsidR="00402C1D" w:rsidRDefault="00402C1D" w:rsidP="00402C1D">
      <w:pPr>
        <w:pStyle w:val="CommentText"/>
        <w:ind w:firstLine="0"/>
      </w:pPr>
      <w:r>
        <w:rPr>
          <w:rStyle w:val="CommentReference"/>
        </w:rPr>
        <w:annotationRef/>
      </w:r>
      <w:r>
        <w:t>Add this maybe?</w:t>
      </w:r>
    </w:p>
  </w:comment>
  <w:comment w:id="70" w:author="Milo Alan Puhan" w:date="2025-10-22T21:18:00Z" w:initials="MP">
    <w:p w14:paraId="3C16F044" w14:textId="77777777" w:rsidR="00080183" w:rsidRDefault="00080183" w:rsidP="00080183">
      <w:pPr>
        <w:pStyle w:val="CommentText"/>
        <w:ind w:firstLine="0"/>
      </w:pPr>
      <w:r>
        <w:rPr>
          <w:rStyle w:val="CommentReference"/>
        </w:rPr>
        <w:annotationRef/>
      </w:r>
      <w:r>
        <w:t>For us clear but maybe not for all readers</w:t>
      </w:r>
    </w:p>
  </w:comment>
  <w:comment w:id="68" w:author="Joana Rodrigues Ribeiro" w:date="2025-10-23T12:03:00Z" w:initials="JRR">
    <w:p w14:paraId="3648D373" w14:textId="77777777" w:rsidR="00964223" w:rsidRDefault="00964223" w:rsidP="00964223">
      <w:r>
        <w:rPr>
          <w:rStyle w:val="CommentReference"/>
        </w:rPr>
        <w:annotationRef/>
      </w:r>
      <w:r>
        <w:rPr>
          <w:sz w:val="20"/>
          <w:szCs w:val="20"/>
        </w:rPr>
        <w:t>I deleted the other sentence since we only focuse on studies mentioning SS calculation with CCI (so 10 protocols out of 13 trials), and because I suggest we don't use the study aim as a result ifor our abstract. It is not that important in comparison to CCI difference, CCI for sample size.</w:t>
      </w:r>
    </w:p>
  </w:comment>
  <w:comment w:id="76" w:author="Milo Alan Puhan" w:date="2025-10-22T21:19:00Z" w:initials="MP">
    <w:p w14:paraId="742A8CA5" w14:textId="2E20585B" w:rsidR="00D2020D" w:rsidRDefault="00D2020D" w:rsidP="00D2020D">
      <w:pPr>
        <w:pStyle w:val="CommentText"/>
        <w:ind w:firstLine="0"/>
      </w:pPr>
      <w:r>
        <w:rPr>
          <w:rStyle w:val="CommentReference"/>
        </w:rPr>
        <w:annotationRef/>
      </w:r>
      <w:r>
        <w:t>Same as above., of course, you may argue that over 100 trials is a lot but still we don‘t have a denominator</w:t>
      </w:r>
    </w:p>
  </w:comment>
  <w:comment w:id="77" w:author="fariba abbassi" w:date="2025-10-23T08:20:00Z" w:initials="fa">
    <w:p w14:paraId="07D17D71" w14:textId="77777777" w:rsidR="00122827" w:rsidRDefault="00122827" w:rsidP="00122827">
      <w:r>
        <w:rPr>
          <w:rStyle w:val="CommentReference"/>
        </w:rPr>
        <w:annotationRef/>
      </w:r>
      <w:r>
        <w:rPr>
          <w:sz w:val="20"/>
          <w:szCs w:val="20"/>
        </w:rPr>
        <w:t>we could create a figure showing annual CCI uuse?</w:t>
      </w:r>
    </w:p>
  </w:comment>
  <w:comment w:id="119" w:author="Milo Alan Puhan" w:date="2025-10-22T21:19:00Z" w:initials="MP">
    <w:p w14:paraId="67C73D36" w14:textId="11191DFD" w:rsidR="00D2020D" w:rsidRDefault="00D2020D" w:rsidP="00D2020D">
      <w:pPr>
        <w:pStyle w:val="CommentText"/>
        <w:ind w:firstLine="0"/>
      </w:pPr>
      <w:r>
        <w:rPr>
          <w:rStyle w:val="CommentReference"/>
        </w:rPr>
        <w:annotationRef/>
      </w:r>
      <w:r>
        <w:t>What does suibset mean?</w:t>
      </w:r>
    </w:p>
  </w:comment>
  <w:comment w:id="152" w:author="Milo Alan Puhan" w:date="2025-10-22T21:20:00Z" w:initials="MP">
    <w:p w14:paraId="1C9B4CA3" w14:textId="77777777" w:rsidR="00621674" w:rsidRDefault="00621674" w:rsidP="00621674">
      <w:pPr>
        <w:pStyle w:val="CommentText"/>
        <w:ind w:firstLine="0"/>
      </w:pPr>
      <w:r>
        <w:rPr>
          <w:rStyle w:val="CommentReference"/>
        </w:rPr>
        <w:annotationRef/>
      </w:r>
      <w:r>
        <w:t>What is mean by design assumptions? A design is specific and not an assumption. Do you mean as reference for interpretation of superiroy, non-inferi or equivalence trials?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673AAF" w15:done="0"/>
  <w15:commentEx w15:paraId="308E997A" w15:paraIdParent="36673AAF" w15:done="0"/>
  <w15:commentEx w15:paraId="48F64FB5" w15:done="0"/>
  <w15:commentEx w15:paraId="7F847704" w15:done="0"/>
  <w15:commentEx w15:paraId="024322FB" w15:done="0"/>
  <w15:commentEx w15:paraId="6E59DD25" w15:paraIdParent="024322FB" w15:done="0"/>
  <w15:commentEx w15:paraId="16634D67" w15:done="0"/>
  <w15:commentEx w15:paraId="32E5EAB9" w15:paraIdParent="16634D67" w15:done="0"/>
  <w15:commentEx w15:paraId="08BD16CF" w15:done="0"/>
  <w15:commentEx w15:paraId="3C16F044" w15:done="0"/>
  <w15:commentEx w15:paraId="3648D373" w15:done="0"/>
  <w15:commentEx w15:paraId="742A8CA5" w15:done="0"/>
  <w15:commentEx w15:paraId="07D17D71" w15:paraIdParent="742A8CA5" w15:done="0"/>
  <w15:commentEx w15:paraId="67C73D36" w15:done="0"/>
  <w15:commentEx w15:paraId="1C9B4C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74A507" w16cex:dateUtc="2025-10-23T05:54:00Z"/>
  <w16cex:commentExtensible w16cex:durableId="55C93D52" w16cex:dateUtc="2025-10-23T07:11:00Z"/>
  <w16cex:commentExtensible w16cex:durableId="318D5A41" w16cex:dateUtc="2025-10-23T05:55:00Z"/>
  <w16cex:commentExtensible w16cex:durableId="0F64F7C2" w16cex:dateUtc="2025-10-23T07:20:00Z"/>
  <w16cex:commentExtensible w16cex:durableId="79A6815E" w16cex:dateUtc="2025-10-22T19:16:00Z"/>
  <w16cex:commentExtensible w16cex:durableId="5D4653DC" w16cex:dateUtc="2025-10-23T08:26:00Z"/>
  <w16cex:commentExtensible w16cex:durableId="613C046A" w16cex:dateUtc="2025-10-22T19:15:00Z"/>
  <w16cex:commentExtensible w16cex:durableId="08353CA1" w16cex:dateUtc="2025-10-23T05:57:00Z"/>
  <w16cex:commentExtensible w16cex:durableId="4544B2BE" w16cex:dateUtc="2025-10-22T19:17:00Z">
    <w16cex:extLst>
      <w16:ext w16:uri="{CE6994B0-6A32-4C9F-8C6B-6E91EDA988CE}">
        <cr:reactions xmlns:cr="http://schemas.microsoft.com/office/comments/2020/reactions">
          <cr:reaction reactionType="1">
            <cr:reactionInfo dateUtc="2025-10-23T05:58:32Z">
              <cr:user userId="343280d3660d6dc6" userProvider="Windows Live" userName="fariba abbassi"/>
            </cr:reactionInfo>
          </cr:reaction>
        </cr:reactions>
      </w16:ext>
    </w16cex:extLst>
  </w16cex:commentExtensible>
  <w16cex:commentExtensible w16cex:durableId="5DB30068" w16cex:dateUtc="2025-10-22T19:18:00Z">
    <w16cex:extLst>
      <w16:ext w16:uri="{CE6994B0-6A32-4C9F-8C6B-6E91EDA988CE}">
        <cr:reactions xmlns:cr="http://schemas.microsoft.com/office/comments/2020/reactions">
          <cr:reaction reactionType="1">
            <cr:reactionInfo dateUtc="2025-10-23T05:58:18Z">
              <cr:user userId="343280d3660d6dc6" userProvider="Windows Live" userName="fariba abbassi"/>
            </cr:reactionInfo>
          </cr:reaction>
        </cr:reactions>
      </w16:ext>
    </w16cex:extLst>
  </w16cex:commentExtensible>
  <w16cex:commentExtensible w16cex:durableId="13A40CEB" w16cex:dateUtc="2025-10-23T10:03:00Z"/>
  <w16cex:commentExtensible w16cex:durableId="239D8340" w16cex:dateUtc="2025-10-22T19:19:00Z"/>
  <w16cex:commentExtensible w16cex:durableId="2772340E" w16cex:dateUtc="2025-10-23T06:20:00Z"/>
  <w16cex:commentExtensible w16cex:durableId="46A70FC7" w16cex:dateUtc="2025-10-22T19:19:00Z">
    <w16cex:extLst>
      <w16:ext w16:uri="{CE6994B0-6A32-4C9F-8C6B-6E91EDA988CE}">
        <cr:reactions xmlns:cr="http://schemas.microsoft.com/office/comments/2020/reactions">
          <cr:reaction reactionType="1">
            <cr:reactionInfo dateUtc="2025-10-23T06:20:27Z">
              <cr:user userId="343280d3660d6dc6" userProvider="Windows Live" userName="fariba abbassi"/>
            </cr:reactionInfo>
          </cr:reaction>
        </cr:reactions>
      </w16:ext>
    </w16cex:extLst>
  </w16cex:commentExtensible>
  <w16cex:commentExtensible w16cex:durableId="31515699" w16cex:dateUtc="2025-10-22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673AAF" w16cid:durableId="4374A507"/>
  <w16cid:commentId w16cid:paraId="308E997A" w16cid:durableId="55C93D52"/>
  <w16cid:commentId w16cid:paraId="48F64FB5" w16cid:durableId="318D5A41"/>
  <w16cid:commentId w16cid:paraId="7F847704" w16cid:durableId="0F64F7C2"/>
  <w16cid:commentId w16cid:paraId="024322FB" w16cid:durableId="79A6815E"/>
  <w16cid:commentId w16cid:paraId="6E59DD25" w16cid:durableId="5D4653DC"/>
  <w16cid:commentId w16cid:paraId="16634D67" w16cid:durableId="613C046A"/>
  <w16cid:commentId w16cid:paraId="32E5EAB9" w16cid:durableId="08353CA1"/>
  <w16cid:commentId w16cid:paraId="08BD16CF" w16cid:durableId="4544B2BE"/>
  <w16cid:commentId w16cid:paraId="3C16F044" w16cid:durableId="5DB30068"/>
  <w16cid:commentId w16cid:paraId="3648D373" w16cid:durableId="13A40CEB"/>
  <w16cid:commentId w16cid:paraId="742A8CA5" w16cid:durableId="239D8340"/>
  <w16cid:commentId w16cid:paraId="07D17D71" w16cid:durableId="2772340E"/>
  <w16cid:commentId w16cid:paraId="67C73D36" w16cid:durableId="46A70FC7"/>
  <w16cid:commentId w16cid:paraId="1C9B4CA3" w16cid:durableId="315156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o Alan Puhan">
    <w15:presenceInfo w15:providerId="AD" w15:userId="S::miloalan.puhan@uzh.ch::f7c67eeb-100a-4a00-a77c-7e2ae2a8c130"/>
  </w15:person>
  <w15:person w15:author="Joana Rodrigues Ribeiro">
    <w15:presenceInfo w15:providerId="AD" w15:userId="S::joana.rodriguesribeiro@uzh.ch::499380a5-f773-4f1f-a8cf-83b4ebcd6ac4"/>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14BE8"/>
    <w:rsid w:val="00016C09"/>
    <w:rsid w:val="00030067"/>
    <w:rsid w:val="0003527F"/>
    <w:rsid w:val="0006139C"/>
    <w:rsid w:val="0006265B"/>
    <w:rsid w:val="00070B1D"/>
    <w:rsid w:val="00080183"/>
    <w:rsid w:val="0008320E"/>
    <w:rsid w:val="00090360"/>
    <w:rsid w:val="000953A6"/>
    <w:rsid w:val="00097855"/>
    <w:rsid w:val="000B20F2"/>
    <w:rsid w:val="000D321A"/>
    <w:rsid w:val="000E21D2"/>
    <w:rsid w:val="000E240F"/>
    <w:rsid w:val="000F2CF8"/>
    <w:rsid w:val="000F66FA"/>
    <w:rsid w:val="00115C4A"/>
    <w:rsid w:val="00120B60"/>
    <w:rsid w:val="00122827"/>
    <w:rsid w:val="00127C42"/>
    <w:rsid w:val="0015142E"/>
    <w:rsid w:val="0015228A"/>
    <w:rsid w:val="00167844"/>
    <w:rsid w:val="001713D0"/>
    <w:rsid w:val="0018618F"/>
    <w:rsid w:val="00192FBC"/>
    <w:rsid w:val="001A360C"/>
    <w:rsid w:val="001D6A53"/>
    <w:rsid w:val="001E6CD4"/>
    <w:rsid w:val="001F68EF"/>
    <w:rsid w:val="0020254E"/>
    <w:rsid w:val="00205FCC"/>
    <w:rsid w:val="00223769"/>
    <w:rsid w:val="002239BB"/>
    <w:rsid w:val="00226B94"/>
    <w:rsid w:val="0025216C"/>
    <w:rsid w:val="00270439"/>
    <w:rsid w:val="00284156"/>
    <w:rsid w:val="002A0DDB"/>
    <w:rsid w:val="002A25DF"/>
    <w:rsid w:val="002B3B49"/>
    <w:rsid w:val="002C1064"/>
    <w:rsid w:val="002C5346"/>
    <w:rsid w:val="002D4B0A"/>
    <w:rsid w:val="002F4F21"/>
    <w:rsid w:val="002F6F89"/>
    <w:rsid w:val="00301AE3"/>
    <w:rsid w:val="00314AC0"/>
    <w:rsid w:val="00323180"/>
    <w:rsid w:val="00334AE2"/>
    <w:rsid w:val="00352D17"/>
    <w:rsid w:val="003643AF"/>
    <w:rsid w:val="003651AB"/>
    <w:rsid w:val="003723C1"/>
    <w:rsid w:val="0037403F"/>
    <w:rsid w:val="003756E4"/>
    <w:rsid w:val="00385B81"/>
    <w:rsid w:val="00395FC8"/>
    <w:rsid w:val="003A242F"/>
    <w:rsid w:val="003B7943"/>
    <w:rsid w:val="003D6348"/>
    <w:rsid w:val="00402C1D"/>
    <w:rsid w:val="004062C0"/>
    <w:rsid w:val="00416E69"/>
    <w:rsid w:val="00432287"/>
    <w:rsid w:val="0045139F"/>
    <w:rsid w:val="004547B4"/>
    <w:rsid w:val="00456A23"/>
    <w:rsid w:val="00472E5E"/>
    <w:rsid w:val="004760AC"/>
    <w:rsid w:val="00485EE9"/>
    <w:rsid w:val="004C756B"/>
    <w:rsid w:val="004D2539"/>
    <w:rsid w:val="004E6BC9"/>
    <w:rsid w:val="004F3AF6"/>
    <w:rsid w:val="00510C46"/>
    <w:rsid w:val="00530695"/>
    <w:rsid w:val="0053120D"/>
    <w:rsid w:val="00535A24"/>
    <w:rsid w:val="00545285"/>
    <w:rsid w:val="00554D89"/>
    <w:rsid w:val="0056396C"/>
    <w:rsid w:val="00566C89"/>
    <w:rsid w:val="00581168"/>
    <w:rsid w:val="005A29E4"/>
    <w:rsid w:val="005A3D11"/>
    <w:rsid w:val="005B1523"/>
    <w:rsid w:val="005D0BCD"/>
    <w:rsid w:val="005D2313"/>
    <w:rsid w:val="005E0239"/>
    <w:rsid w:val="005E7A84"/>
    <w:rsid w:val="005F757C"/>
    <w:rsid w:val="006026BD"/>
    <w:rsid w:val="0060635A"/>
    <w:rsid w:val="00621674"/>
    <w:rsid w:val="00623FCB"/>
    <w:rsid w:val="00630581"/>
    <w:rsid w:val="00650DB0"/>
    <w:rsid w:val="006637C7"/>
    <w:rsid w:val="00665F21"/>
    <w:rsid w:val="00666C61"/>
    <w:rsid w:val="00672165"/>
    <w:rsid w:val="00673EE2"/>
    <w:rsid w:val="00677150"/>
    <w:rsid w:val="006778E6"/>
    <w:rsid w:val="00681F7C"/>
    <w:rsid w:val="006947EA"/>
    <w:rsid w:val="006B491A"/>
    <w:rsid w:val="006C09EE"/>
    <w:rsid w:val="00703310"/>
    <w:rsid w:val="00715474"/>
    <w:rsid w:val="0071640D"/>
    <w:rsid w:val="007218EB"/>
    <w:rsid w:val="00734E55"/>
    <w:rsid w:val="00746DE9"/>
    <w:rsid w:val="00762C11"/>
    <w:rsid w:val="00797FBB"/>
    <w:rsid w:val="007C1AD5"/>
    <w:rsid w:val="007D42E0"/>
    <w:rsid w:val="007D6959"/>
    <w:rsid w:val="008026AA"/>
    <w:rsid w:val="008224A3"/>
    <w:rsid w:val="008455AE"/>
    <w:rsid w:val="00867646"/>
    <w:rsid w:val="0088584E"/>
    <w:rsid w:val="008A32FE"/>
    <w:rsid w:val="008C4E41"/>
    <w:rsid w:val="008E65FE"/>
    <w:rsid w:val="00904B93"/>
    <w:rsid w:val="00921A89"/>
    <w:rsid w:val="009350A3"/>
    <w:rsid w:val="00942466"/>
    <w:rsid w:val="00964223"/>
    <w:rsid w:val="00977675"/>
    <w:rsid w:val="009870EB"/>
    <w:rsid w:val="009A6572"/>
    <w:rsid w:val="009F4126"/>
    <w:rsid w:val="00A047B3"/>
    <w:rsid w:val="00A13881"/>
    <w:rsid w:val="00A17F3A"/>
    <w:rsid w:val="00A21BAC"/>
    <w:rsid w:val="00A21DC6"/>
    <w:rsid w:val="00A43CAB"/>
    <w:rsid w:val="00A576B4"/>
    <w:rsid w:val="00A90195"/>
    <w:rsid w:val="00AA6CE8"/>
    <w:rsid w:val="00AB3B77"/>
    <w:rsid w:val="00AB5731"/>
    <w:rsid w:val="00AD333C"/>
    <w:rsid w:val="00AD5EA4"/>
    <w:rsid w:val="00AD782E"/>
    <w:rsid w:val="00AE1058"/>
    <w:rsid w:val="00AF09CE"/>
    <w:rsid w:val="00AF0D29"/>
    <w:rsid w:val="00B0759F"/>
    <w:rsid w:val="00B16A57"/>
    <w:rsid w:val="00B35645"/>
    <w:rsid w:val="00B4520F"/>
    <w:rsid w:val="00B46B93"/>
    <w:rsid w:val="00B5111A"/>
    <w:rsid w:val="00B62F21"/>
    <w:rsid w:val="00B7010B"/>
    <w:rsid w:val="00B81A9A"/>
    <w:rsid w:val="00B82733"/>
    <w:rsid w:val="00B8768C"/>
    <w:rsid w:val="00B9628A"/>
    <w:rsid w:val="00BC682A"/>
    <w:rsid w:val="00BC708D"/>
    <w:rsid w:val="00BD6375"/>
    <w:rsid w:val="00C04E8F"/>
    <w:rsid w:val="00C57352"/>
    <w:rsid w:val="00CA1C57"/>
    <w:rsid w:val="00CB2BCB"/>
    <w:rsid w:val="00CC6222"/>
    <w:rsid w:val="00CD555F"/>
    <w:rsid w:val="00CD6EDC"/>
    <w:rsid w:val="00CD7C3E"/>
    <w:rsid w:val="00D14F2C"/>
    <w:rsid w:val="00D2020D"/>
    <w:rsid w:val="00D25F73"/>
    <w:rsid w:val="00D326BC"/>
    <w:rsid w:val="00D331D0"/>
    <w:rsid w:val="00D454EA"/>
    <w:rsid w:val="00D52699"/>
    <w:rsid w:val="00D546FA"/>
    <w:rsid w:val="00D64F3A"/>
    <w:rsid w:val="00D66E39"/>
    <w:rsid w:val="00D82151"/>
    <w:rsid w:val="00D863A6"/>
    <w:rsid w:val="00DC64A4"/>
    <w:rsid w:val="00DC67CA"/>
    <w:rsid w:val="00DD1D21"/>
    <w:rsid w:val="00E0311A"/>
    <w:rsid w:val="00E21E8F"/>
    <w:rsid w:val="00E3182D"/>
    <w:rsid w:val="00E42C42"/>
    <w:rsid w:val="00E529A4"/>
    <w:rsid w:val="00E53D2C"/>
    <w:rsid w:val="00E702BE"/>
    <w:rsid w:val="00E77848"/>
    <w:rsid w:val="00E82283"/>
    <w:rsid w:val="00EA071D"/>
    <w:rsid w:val="00EA48F6"/>
    <w:rsid w:val="00EC6227"/>
    <w:rsid w:val="00F02BC4"/>
    <w:rsid w:val="00F037E2"/>
    <w:rsid w:val="00F03CDD"/>
    <w:rsid w:val="00F11559"/>
    <w:rsid w:val="00F17102"/>
    <w:rsid w:val="00F35634"/>
    <w:rsid w:val="00F37572"/>
    <w:rsid w:val="00F53A4A"/>
    <w:rsid w:val="00F5749A"/>
    <w:rsid w:val="00F67EEB"/>
    <w:rsid w:val="00F9002D"/>
    <w:rsid w:val="00FA4045"/>
    <w:rsid w:val="00FB1C60"/>
    <w:rsid w:val="00FB65C1"/>
    <w:rsid w:val="00FC7739"/>
    <w:rsid w:val="00FD45E8"/>
    <w:rsid w:val="00FE7BC9"/>
    <w:rsid w:val="00FF7C3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C37"/>
    <w:pPr>
      <w:ind w:firstLine="709"/>
    </w:pPr>
    <w:rPr>
      <w:lang w:val="en-US"/>
    </w:rPr>
  </w:style>
  <w:style w:type="paragraph" w:styleId="Heading1">
    <w:name w:val="heading 1"/>
    <w:basedOn w:val="Normal"/>
    <w:next w:val="Normal"/>
    <w:link w:val="Heading1Char"/>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53D2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53D2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53D2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53D2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53D2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53D2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53D2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D2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D2C"/>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D2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53D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D2C"/>
    <w:rPr>
      <w:i/>
      <w:iCs/>
      <w:color w:val="404040" w:themeColor="text1" w:themeTint="BF"/>
      <w:lang w:val="en-US"/>
    </w:rPr>
  </w:style>
  <w:style w:type="paragraph" w:styleId="ListParagraph">
    <w:name w:val="List Paragraph"/>
    <w:basedOn w:val="Normal"/>
    <w:uiPriority w:val="34"/>
    <w:qFormat/>
    <w:rsid w:val="00E53D2C"/>
    <w:pPr>
      <w:ind w:left="720"/>
      <w:contextualSpacing/>
    </w:pPr>
  </w:style>
  <w:style w:type="character" w:styleId="IntenseEmphasis">
    <w:name w:val="Intense Emphasis"/>
    <w:basedOn w:val="DefaultParagraphFont"/>
    <w:uiPriority w:val="21"/>
    <w:qFormat/>
    <w:rsid w:val="00E53D2C"/>
    <w:rPr>
      <w:i/>
      <w:iCs/>
      <w:color w:val="0F4761" w:themeColor="accent1" w:themeShade="BF"/>
    </w:rPr>
  </w:style>
  <w:style w:type="paragraph" w:styleId="IntenseQuote">
    <w:name w:val="Intense Quote"/>
    <w:basedOn w:val="Normal"/>
    <w:next w:val="Normal"/>
    <w:link w:val="IntenseQuoteChar"/>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D2C"/>
    <w:rPr>
      <w:i/>
      <w:iCs/>
      <w:color w:val="0F4761" w:themeColor="accent1" w:themeShade="BF"/>
      <w:lang w:val="en-US"/>
    </w:rPr>
  </w:style>
  <w:style w:type="character" w:styleId="IntenseReference">
    <w:name w:val="Intense Reference"/>
    <w:basedOn w:val="DefaultParagraphFont"/>
    <w:uiPriority w:val="32"/>
    <w:qFormat/>
    <w:rsid w:val="00E53D2C"/>
    <w:rPr>
      <w:b/>
      <w:bCs/>
      <w:smallCaps/>
      <w:color w:val="0F4761" w:themeColor="accent1" w:themeShade="BF"/>
      <w:spacing w:val="5"/>
    </w:rPr>
  </w:style>
  <w:style w:type="character" w:styleId="Strong">
    <w:name w:val="Strong"/>
    <w:basedOn w:val="DefaultParagraphFont"/>
    <w:uiPriority w:val="22"/>
    <w:qFormat/>
    <w:rsid w:val="00E53D2C"/>
    <w:rPr>
      <w:b/>
      <w:bCs/>
    </w:rPr>
  </w:style>
  <w:style w:type="paragraph" w:customStyle="1" w:styleId="Lehmannheading2">
    <w:name w:val="Lehmann heading 2"/>
    <w:basedOn w:val="Normal"/>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DefaultParagraphFont"/>
    <w:uiPriority w:val="99"/>
    <w:unhideWhenUsed/>
    <w:rsid w:val="00E53D2C"/>
    <w:rPr>
      <w:color w:val="467886" w:themeColor="hyperlink"/>
      <w:u w:val="single"/>
    </w:rPr>
  </w:style>
  <w:style w:type="paragraph" w:styleId="Revision">
    <w:name w:val="Revision"/>
    <w:hidden/>
    <w:uiPriority w:val="99"/>
    <w:semiHidden/>
    <w:rsid w:val="00F037E2"/>
    <w:rPr>
      <w:lang w:val="en-US"/>
    </w:rPr>
  </w:style>
  <w:style w:type="character" w:styleId="CommentReference">
    <w:name w:val="annotation reference"/>
    <w:basedOn w:val="DefaultParagraphFont"/>
    <w:uiPriority w:val="99"/>
    <w:semiHidden/>
    <w:unhideWhenUsed/>
    <w:rsid w:val="00CA1C57"/>
    <w:rPr>
      <w:sz w:val="16"/>
      <w:szCs w:val="16"/>
    </w:rPr>
  </w:style>
  <w:style w:type="paragraph" w:styleId="CommentText">
    <w:name w:val="annotation text"/>
    <w:basedOn w:val="Normal"/>
    <w:link w:val="CommentTextChar"/>
    <w:uiPriority w:val="99"/>
    <w:unhideWhenUsed/>
    <w:rsid w:val="00CA1C57"/>
    <w:rPr>
      <w:sz w:val="20"/>
      <w:szCs w:val="20"/>
    </w:rPr>
  </w:style>
  <w:style w:type="character" w:customStyle="1" w:styleId="CommentTextChar">
    <w:name w:val="Comment Text Char"/>
    <w:basedOn w:val="DefaultParagraphFont"/>
    <w:link w:val="CommentText"/>
    <w:uiPriority w:val="99"/>
    <w:rsid w:val="00CA1C57"/>
    <w:rPr>
      <w:sz w:val="20"/>
      <w:szCs w:val="20"/>
      <w:lang w:val="en-US"/>
    </w:rPr>
  </w:style>
  <w:style w:type="paragraph" w:styleId="CommentSubject">
    <w:name w:val="annotation subject"/>
    <w:basedOn w:val="CommentText"/>
    <w:next w:val="CommentText"/>
    <w:link w:val="CommentSubjectChar"/>
    <w:uiPriority w:val="99"/>
    <w:semiHidden/>
    <w:unhideWhenUsed/>
    <w:rsid w:val="00CA1C57"/>
    <w:rPr>
      <w:b/>
      <w:bCs/>
    </w:rPr>
  </w:style>
  <w:style w:type="character" w:customStyle="1" w:styleId="CommentSubjectChar">
    <w:name w:val="Comment Subject Char"/>
    <w:basedOn w:val="CommentTextChar"/>
    <w:link w:val="CommentSubject"/>
    <w:uiPriority w:val="99"/>
    <w:semiHidden/>
    <w:rsid w:val="00CA1C57"/>
    <w:rPr>
      <w:b/>
      <w:bCs/>
      <w:sz w:val="20"/>
      <w:szCs w:val="20"/>
      <w:lang w:val="en-US"/>
    </w:rPr>
  </w:style>
  <w:style w:type="paragraph" w:styleId="NoSpacing">
    <w:name w:val="No Spacing"/>
    <w:uiPriority w:val="1"/>
    <w:qFormat/>
    <w:rsid w:val="00BC682A"/>
    <w:pPr>
      <w:ind w:firstLine="709"/>
    </w:pPr>
    <w:rPr>
      <w:lang w:val="en-US"/>
    </w:rPr>
  </w:style>
  <w:style w:type="paragraph" w:customStyle="1" w:styleId="Default">
    <w:name w:val="Default"/>
    <w:rsid w:val="00BC682A"/>
    <w:pPr>
      <w:widowControl w:val="0"/>
      <w:autoSpaceDE w:val="0"/>
      <w:autoSpaceDN w:val="0"/>
      <w:adjustRightInd w:val="0"/>
    </w:pPr>
    <w:rPr>
      <w:rFonts w:ascii="Calibri" w:eastAsia="Times New Roman" w:hAnsi="Calibri" w:cs="Calibri"/>
      <w:color w:val="000000"/>
      <w:kern w:val="0"/>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1147</Words>
  <Characters>6538</Characters>
  <Application>Microsoft Office Word</Application>
  <DocSecurity>0</DocSecurity>
  <Lines>54</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Joana Rodrigues Ribeiro</cp:lastModifiedBy>
  <cp:revision>28</cp:revision>
  <dcterms:created xsi:type="dcterms:W3CDTF">2025-10-22T19:07:00Z</dcterms:created>
  <dcterms:modified xsi:type="dcterms:W3CDTF">2025-10-23T14:22:00Z</dcterms:modified>
</cp:coreProperties>
</file>