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4CD4B1DA" w:rsidR="00E53D2C" w:rsidRPr="00B15237" w:rsidRDefault="0021743C" w:rsidP="000F2CF8">
      <w:pPr>
        <w:spacing w:line="480" w:lineRule="auto"/>
        <w:ind w:firstLine="0"/>
        <w:jc w:val="center"/>
        <w:rPr>
          <w:rFonts w:ascii="Calibri" w:hAnsi="Calibri" w:cs="Calibri"/>
          <w:b/>
          <w:bCs/>
          <w:rPrChange w:id="0" w:author="Joana Rodrigues Ribeiro" w:date="2025-10-28T09:30:00Z" w16du:dateUtc="2025-10-28T08:30:00Z">
            <w:rPr>
              <w:rFonts w:ascii="Calibri" w:hAnsi="Calibri" w:cs="Calibri"/>
              <w:b/>
              <w:bCs/>
              <w:sz w:val="28"/>
              <w:szCs w:val="28"/>
            </w:rPr>
          </w:rPrChange>
        </w:rPr>
      </w:pPr>
      <w:ins w:id="1" w:author="Joana Rodrigues Ribeiro" w:date="2025-10-28T08:51:00Z" w16du:dateUtc="2025-10-28T07:51:00Z">
        <w:r w:rsidRPr="00B15237">
          <w:rPr>
            <w:rFonts w:ascii="Calibri" w:hAnsi="Calibri" w:cs="Calibri"/>
            <w:b/>
            <w:bCs/>
            <w:rPrChange w:id="2" w:author="Joana Rodrigues Ribeiro" w:date="2025-10-28T09:30:00Z" w16du:dateUtc="2025-10-28T08:30:00Z">
              <w:rPr>
                <w:rFonts w:ascii="Calibri" w:hAnsi="Calibri" w:cs="Calibri"/>
                <w:b/>
                <w:bCs/>
                <w:sz w:val="28"/>
                <w:szCs w:val="28"/>
              </w:rPr>
            </w:rPrChange>
          </w:rPr>
          <w:t xml:space="preserve">Transparency and Reporting Practices in Studies Using </w:t>
        </w:r>
        <w:r w:rsidRPr="00B15237">
          <w:rPr>
            <w:rFonts w:ascii="Calibri" w:hAnsi="Calibri" w:cs="Calibri"/>
            <w:b/>
            <w:bCs/>
            <w:rPrChange w:id="3" w:author="Joana Rodrigues Ribeiro" w:date="2025-10-28T09:30:00Z" w16du:dateUtc="2025-10-28T08:30:00Z">
              <w:rPr>
                <w:rFonts w:ascii="Calibri" w:hAnsi="Calibri" w:cs="Calibri"/>
                <w:b/>
                <w:bCs/>
                <w:sz w:val="28"/>
                <w:szCs w:val="28"/>
              </w:rPr>
            </w:rPrChange>
          </w:rPr>
          <w:t xml:space="preserve">the Comprehensive Complication Index </w:t>
        </w:r>
      </w:ins>
      <w:ins w:id="4" w:author="Joana Rodrigues Ribeiro" w:date="2025-10-28T08:52:00Z" w16du:dateUtc="2025-10-28T07:52:00Z">
        <w:r w:rsidRPr="00B15237">
          <w:rPr>
            <w:rFonts w:ascii="Calibri" w:hAnsi="Calibri" w:cs="Calibri"/>
            <w:b/>
            <w:bCs/>
            <w:rPrChange w:id="5" w:author="Joana Rodrigues Ribeiro" w:date="2025-10-28T09:30:00Z" w16du:dateUtc="2025-10-28T08:30:00Z">
              <w:rPr>
                <w:rFonts w:ascii="Calibri" w:hAnsi="Calibri" w:cs="Calibri"/>
                <w:b/>
                <w:bCs/>
                <w:sz w:val="28"/>
                <w:szCs w:val="28"/>
              </w:rPr>
            </w:rPrChange>
          </w:rPr>
          <w:t>(</w:t>
        </w:r>
        <w:r w:rsidRPr="00B15237">
          <w:rPr>
            <w:rFonts w:ascii="Calibri" w:hAnsi="Calibri" w:cs="Calibri"/>
            <w:b/>
            <w:bCs/>
            <w:rPrChange w:id="6" w:author="Joana Rodrigues Ribeiro" w:date="2025-10-28T09:30:00Z" w16du:dateUtc="2025-10-28T08:30:00Z">
              <w:rPr>
                <w:rFonts w:ascii="Calibri" w:hAnsi="Calibri" w:cs="Calibri"/>
                <w:b/>
                <w:bCs/>
                <w:sz w:val="28"/>
                <w:szCs w:val="28"/>
              </w:rPr>
            </w:rPrChange>
          </w:rPr>
          <w:t>CCI®)</w:t>
        </w:r>
        <w:r w:rsidRPr="00B15237">
          <w:rPr>
            <w:rFonts w:ascii="Calibri" w:hAnsi="Calibri" w:cs="Calibri"/>
            <w:b/>
            <w:bCs/>
            <w:rPrChange w:id="7" w:author="Joana Rodrigues Ribeiro" w:date="2025-10-28T09:30:00Z" w16du:dateUtc="2025-10-28T08:30:00Z">
              <w:rPr>
                <w:rFonts w:ascii="Calibri" w:hAnsi="Calibri" w:cs="Calibri"/>
                <w:b/>
                <w:bCs/>
                <w:sz w:val="28"/>
                <w:szCs w:val="28"/>
              </w:rPr>
            </w:rPrChange>
          </w:rPr>
          <w:t xml:space="preserve">: </w:t>
        </w:r>
      </w:ins>
      <w:ins w:id="8" w:author="Joana Rodrigues Ribeiro" w:date="2025-10-28T08:51:00Z" w16du:dateUtc="2025-10-28T07:51:00Z">
        <w:r w:rsidRPr="00B15237">
          <w:rPr>
            <w:rFonts w:ascii="Calibri" w:hAnsi="Calibri" w:cs="Calibri"/>
            <w:b/>
            <w:bCs/>
            <w:rPrChange w:id="9" w:author="Joana Rodrigues Ribeiro" w:date="2025-10-28T09:30:00Z" w16du:dateUtc="2025-10-28T08:30:00Z">
              <w:rPr>
                <w:rFonts w:ascii="Calibri" w:hAnsi="Calibri" w:cs="Calibri"/>
                <w:b/>
                <w:bCs/>
                <w:sz w:val="28"/>
                <w:szCs w:val="28"/>
              </w:rPr>
            </w:rPrChange>
          </w:rPr>
          <w:t xml:space="preserve">A Meta-Research Analysis of Pretrial </w:t>
        </w:r>
        <w:r w:rsidRPr="00B15237">
          <w:rPr>
            <w:rFonts w:ascii="Calibri" w:hAnsi="Calibri" w:cs="Calibri"/>
            <w:b/>
            <w:bCs/>
            <w:rPrChange w:id="10" w:author="Joana Rodrigues Ribeiro" w:date="2025-10-28T09:30:00Z" w16du:dateUtc="2025-10-28T08:30:00Z">
              <w:rPr>
                <w:rFonts w:ascii="Calibri" w:hAnsi="Calibri" w:cs="Calibri"/>
                <w:b/>
                <w:bCs/>
                <w:sz w:val="28"/>
                <w:szCs w:val="28"/>
              </w:rPr>
            </w:rPrChange>
          </w:rPr>
          <w:t>Registrations</w:t>
        </w:r>
        <w:r w:rsidRPr="00B15237">
          <w:rPr>
            <w:rFonts w:ascii="Calibri" w:hAnsi="Calibri" w:cs="Calibri"/>
            <w:b/>
            <w:bCs/>
            <w:rPrChange w:id="11" w:author="Joana Rodrigues Ribeiro" w:date="2025-10-28T09:30:00Z" w16du:dateUtc="2025-10-28T08:30:00Z">
              <w:rPr>
                <w:rFonts w:ascii="Calibri" w:hAnsi="Calibri" w:cs="Calibri"/>
                <w:b/>
                <w:bCs/>
                <w:sz w:val="28"/>
                <w:szCs w:val="28"/>
              </w:rPr>
            </w:rPrChange>
          </w:rPr>
          <w:t xml:space="preserve"> and Publications</w:t>
        </w:r>
        <w:r w:rsidRPr="00B15237" w:rsidDel="0021743C">
          <w:rPr>
            <w:rFonts w:ascii="Calibri" w:hAnsi="Calibri" w:cs="Calibri"/>
            <w:b/>
            <w:bCs/>
            <w:rPrChange w:id="12" w:author="Joana Rodrigues Ribeiro" w:date="2025-10-28T09:30:00Z" w16du:dateUtc="2025-10-28T08:30:00Z">
              <w:rPr>
                <w:rFonts w:ascii="Calibri" w:hAnsi="Calibri" w:cs="Calibri"/>
                <w:b/>
                <w:bCs/>
                <w:sz w:val="28"/>
                <w:szCs w:val="28"/>
              </w:rPr>
            </w:rPrChange>
          </w:rPr>
          <w:t xml:space="preserve"> </w:t>
        </w:r>
      </w:ins>
      <w:del w:id="13" w:author="Joana Rodrigues Ribeiro" w:date="2025-10-28T08:51:00Z" w16du:dateUtc="2025-10-28T07:51:00Z">
        <w:r w:rsidR="000F2CF8" w:rsidRPr="00B15237" w:rsidDel="0021743C">
          <w:rPr>
            <w:rFonts w:ascii="Calibri" w:hAnsi="Calibri" w:cs="Calibri"/>
            <w:b/>
            <w:bCs/>
            <w:rPrChange w:id="14" w:author="Joana Rodrigues Ribeiro" w:date="2025-10-28T09:30:00Z" w16du:dateUtc="2025-10-28T08:30:00Z">
              <w:rPr>
                <w:rFonts w:ascii="Calibri" w:hAnsi="Calibri" w:cs="Calibri"/>
                <w:b/>
                <w:bCs/>
                <w:sz w:val="28"/>
                <w:szCs w:val="28"/>
              </w:rPr>
            </w:rPrChange>
          </w:rPr>
          <w:delText>From Plan to Publication in Randomized Controlled Trials:</w:delText>
        </w:r>
        <w:r w:rsidR="000F2CF8" w:rsidRPr="00B15237" w:rsidDel="0021743C">
          <w:rPr>
            <w:rFonts w:ascii="Calibri" w:hAnsi="Calibri" w:cs="Calibri"/>
            <w:b/>
            <w:bCs/>
            <w:rPrChange w:id="15" w:author="Joana Rodrigues Ribeiro" w:date="2025-10-28T09:30:00Z" w16du:dateUtc="2025-10-28T08:30:00Z">
              <w:rPr>
                <w:rFonts w:ascii="Calibri" w:hAnsi="Calibri" w:cs="Calibri"/>
                <w:b/>
                <w:bCs/>
                <w:sz w:val="28"/>
                <w:szCs w:val="28"/>
              </w:rPr>
            </w:rPrChange>
          </w:rPr>
          <w:br/>
          <w:delText xml:space="preserve"> A Systematic Evaluation of </w:delText>
        </w:r>
        <w:r w:rsidR="00472E5E" w:rsidRPr="00B15237" w:rsidDel="0021743C">
          <w:rPr>
            <w:rFonts w:ascii="Calibri" w:hAnsi="Calibri" w:cs="Calibri"/>
            <w:b/>
            <w:bCs/>
            <w:rPrChange w:id="16" w:author="Joana Rodrigues Ribeiro" w:date="2025-10-28T09:30:00Z" w16du:dateUtc="2025-10-28T08:30:00Z">
              <w:rPr>
                <w:rFonts w:ascii="Calibri" w:hAnsi="Calibri" w:cs="Calibri"/>
                <w:b/>
                <w:bCs/>
                <w:sz w:val="28"/>
                <w:szCs w:val="28"/>
              </w:rPr>
            </w:rPrChange>
          </w:rPr>
          <w:delText xml:space="preserve">Pre-Trial Documents </w:delText>
        </w:r>
        <w:r w:rsidR="000F2CF8" w:rsidRPr="00B15237" w:rsidDel="0021743C">
          <w:rPr>
            <w:rFonts w:ascii="Calibri" w:hAnsi="Calibri" w:cs="Calibri"/>
            <w:b/>
            <w:bCs/>
            <w:rPrChange w:id="17" w:author="Joana Rodrigues Ribeiro" w:date="2025-10-28T09:30:00Z" w16du:dateUtc="2025-10-28T08:30:00Z">
              <w:rPr>
                <w:rFonts w:ascii="Calibri" w:hAnsi="Calibri" w:cs="Calibri"/>
                <w:b/>
                <w:bCs/>
                <w:sz w:val="28"/>
                <w:szCs w:val="28"/>
              </w:rPr>
            </w:rPrChange>
          </w:rPr>
          <w:delText>and Publications</w:delText>
        </w:r>
        <w:r w:rsidR="00A13881" w:rsidRPr="00B15237" w:rsidDel="0021743C">
          <w:rPr>
            <w:rFonts w:ascii="Calibri" w:hAnsi="Calibri" w:cs="Calibri"/>
            <w:b/>
            <w:bCs/>
            <w:rPrChange w:id="18" w:author="Joana Rodrigues Ribeiro" w:date="2025-10-28T09:30:00Z" w16du:dateUtc="2025-10-28T08:30:00Z">
              <w:rPr>
                <w:rFonts w:ascii="Calibri" w:hAnsi="Calibri" w:cs="Calibri"/>
                <w:b/>
                <w:bCs/>
                <w:sz w:val="28"/>
                <w:szCs w:val="28"/>
              </w:rPr>
            </w:rPrChange>
          </w:rPr>
          <w:delText xml:space="preserve"> using the Comprehensive Complication Index </w:delText>
        </w:r>
      </w:del>
      <w:del w:id="19" w:author="Joana Rodrigues Ribeiro" w:date="2025-10-28T08:52:00Z" w16du:dateUtc="2025-10-28T07:52:00Z">
        <w:r w:rsidR="00A13881" w:rsidRPr="00B15237" w:rsidDel="0021743C">
          <w:rPr>
            <w:rFonts w:ascii="Calibri" w:hAnsi="Calibri" w:cs="Calibri"/>
            <w:b/>
            <w:bCs/>
            <w:rPrChange w:id="20" w:author="Joana Rodrigues Ribeiro" w:date="2025-10-28T09:30:00Z" w16du:dateUtc="2025-10-28T08:30:00Z">
              <w:rPr>
                <w:rFonts w:ascii="Calibri" w:hAnsi="Calibri" w:cs="Calibri"/>
                <w:b/>
                <w:bCs/>
                <w:sz w:val="28"/>
                <w:szCs w:val="28"/>
              </w:rPr>
            </w:rPrChange>
          </w:rPr>
          <w:delText>(CCI®) as an Endpoint</w:delText>
        </w:r>
      </w:del>
    </w:p>
    <w:p w14:paraId="15A5420A" w14:textId="77777777" w:rsidR="00E53D2C" w:rsidRPr="00B15237" w:rsidRDefault="00E53D2C" w:rsidP="00E53D2C">
      <w:pPr>
        <w:spacing w:line="480" w:lineRule="auto"/>
        <w:rPr>
          <w:rFonts w:ascii="Calibri" w:hAnsi="Calibri" w:cs="Calibri"/>
        </w:rPr>
      </w:pPr>
    </w:p>
    <w:p w14:paraId="13162A64" w14:textId="0063EAED" w:rsidR="00E53D2C" w:rsidRPr="00B15237" w:rsidRDefault="00014BE8" w:rsidP="00C04E8F">
      <w:pPr>
        <w:spacing w:line="480" w:lineRule="auto"/>
        <w:jc w:val="center"/>
        <w:rPr>
          <w:rFonts w:ascii="Calibri" w:hAnsi="Calibri" w:cs="Calibri"/>
          <w:b/>
          <w:bCs/>
        </w:rPr>
      </w:pPr>
      <w:r w:rsidRPr="00B15237">
        <w:rPr>
          <w:rFonts w:ascii="Calibri" w:hAnsi="Calibri" w:cs="Calibri"/>
          <w:b/>
          <w:bCs/>
        </w:rPr>
        <w:t>Fariba Abbassi, MD</w:t>
      </w:r>
      <w:r w:rsidRPr="00B15237">
        <w:rPr>
          <w:rFonts w:ascii="Calibri" w:hAnsi="Calibri" w:cs="Calibri"/>
          <w:b/>
          <w:bCs/>
          <w:i/>
          <w:iCs/>
          <w:vertAlign w:val="superscript"/>
        </w:rPr>
        <w:t>1</w:t>
      </w:r>
      <w:r w:rsidR="00FF7C37" w:rsidRPr="00B15237">
        <w:rPr>
          <w:rFonts w:ascii="Calibri" w:hAnsi="Calibri" w:cs="Calibri"/>
          <w:b/>
          <w:bCs/>
          <w:i/>
          <w:iCs/>
          <w:vertAlign w:val="superscript"/>
        </w:rPr>
        <w:t>*</w:t>
      </w:r>
      <w:r w:rsidRPr="00B15237">
        <w:rPr>
          <w:rFonts w:ascii="Calibri" w:hAnsi="Calibri" w:cs="Calibri"/>
          <w:b/>
          <w:bCs/>
        </w:rPr>
        <w:t>; Joana Rodrigues</w:t>
      </w:r>
      <w:r w:rsidR="00AB3B77" w:rsidRPr="00B15237">
        <w:rPr>
          <w:rFonts w:ascii="Calibri" w:hAnsi="Calibri" w:cs="Calibri"/>
          <w:b/>
          <w:bCs/>
        </w:rPr>
        <w:t xml:space="preserve"> Ribeiro</w:t>
      </w:r>
      <w:r w:rsidRPr="00B15237">
        <w:rPr>
          <w:rFonts w:ascii="Calibri" w:hAnsi="Calibri" w:cs="Calibri"/>
          <w:b/>
          <w:bCs/>
        </w:rPr>
        <w:t>, MD</w:t>
      </w:r>
      <w:r w:rsidRPr="00B15237">
        <w:rPr>
          <w:rFonts w:ascii="Calibri" w:hAnsi="Calibri" w:cs="Calibri"/>
          <w:b/>
          <w:bCs/>
          <w:i/>
          <w:iCs/>
          <w:vertAlign w:val="superscript"/>
        </w:rPr>
        <w:t>1</w:t>
      </w:r>
      <w:r w:rsidR="00FF7C37" w:rsidRPr="00B15237">
        <w:rPr>
          <w:rFonts w:ascii="Calibri" w:hAnsi="Calibri" w:cs="Calibri"/>
          <w:b/>
          <w:bCs/>
          <w:i/>
          <w:iCs/>
          <w:vertAlign w:val="superscript"/>
        </w:rPr>
        <w:t>*</w:t>
      </w:r>
      <w:r w:rsidRPr="00B15237">
        <w:rPr>
          <w:rFonts w:ascii="Calibri" w:hAnsi="Calibri" w:cs="Calibri"/>
          <w:b/>
          <w:bCs/>
        </w:rPr>
        <w:t xml:space="preserve">; </w:t>
      </w:r>
      <w:r w:rsidR="00E53D2C" w:rsidRPr="00B15237">
        <w:rPr>
          <w:rFonts w:ascii="Calibri" w:hAnsi="Calibri" w:cs="Calibri"/>
          <w:b/>
          <w:bCs/>
        </w:rPr>
        <w:t>Matthias Pfister, MD</w:t>
      </w:r>
      <w:r w:rsidR="00FF7C37" w:rsidRPr="00B15237">
        <w:rPr>
          <w:rFonts w:ascii="Calibri" w:hAnsi="Calibri" w:cs="Calibri"/>
          <w:b/>
          <w:bCs/>
          <w:i/>
          <w:iCs/>
          <w:vertAlign w:val="superscript"/>
        </w:rPr>
        <w:t>2</w:t>
      </w:r>
      <w:r w:rsidR="00E53D2C" w:rsidRPr="00B15237">
        <w:rPr>
          <w:rFonts w:ascii="Calibri" w:hAnsi="Calibri" w:cs="Calibri"/>
          <w:b/>
          <w:bCs/>
        </w:rPr>
        <w:t xml:space="preserve">; </w:t>
      </w:r>
      <w:r w:rsidR="00FF7C37" w:rsidRPr="00B15237">
        <w:rPr>
          <w:rFonts w:ascii="Calibri" w:hAnsi="Calibri" w:cs="Calibri"/>
          <w:b/>
          <w:bCs/>
        </w:rPr>
        <w:br/>
      </w:r>
      <w:r w:rsidR="00E53D2C" w:rsidRPr="00B15237">
        <w:rPr>
          <w:rFonts w:ascii="Calibri" w:hAnsi="Calibri" w:cs="Calibri"/>
          <w:b/>
          <w:bCs/>
        </w:rPr>
        <w:t>Pierre-Alain Clavien, MD, PhD</w:t>
      </w:r>
      <w:r w:rsidR="00FF7C37" w:rsidRPr="00B15237">
        <w:rPr>
          <w:rFonts w:ascii="Calibri" w:hAnsi="Calibri" w:cs="Calibri"/>
          <w:b/>
          <w:bCs/>
          <w:i/>
          <w:iCs/>
          <w:vertAlign w:val="superscript"/>
        </w:rPr>
        <w:t>3</w:t>
      </w:r>
      <w:r w:rsidR="00E53D2C" w:rsidRPr="00B15237">
        <w:rPr>
          <w:rFonts w:ascii="Calibri" w:hAnsi="Calibri" w:cs="Calibri"/>
          <w:b/>
          <w:bCs/>
        </w:rPr>
        <w:t>;</w:t>
      </w:r>
      <w:r w:rsidRPr="00B15237">
        <w:rPr>
          <w:rFonts w:ascii="Calibri" w:hAnsi="Calibri" w:cs="Calibri"/>
          <w:b/>
          <w:bCs/>
        </w:rPr>
        <w:t xml:space="preserve"> Milo A Puhan, MD, PhD</w:t>
      </w:r>
      <w:r w:rsidR="00FF7C37" w:rsidRPr="00B15237">
        <w:rPr>
          <w:rFonts w:ascii="Calibri" w:hAnsi="Calibri" w:cs="Calibri"/>
          <w:b/>
          <w:bCs/>
          <w:i/>
          <w:iCs/>
          <w:vertAlign w:val="superscript"/>
        </w:rPr>
        <w:t>1</w:t>
      </w:r>
      <w:r w:rsidR="00FF7C37" w:rsidRPr="00B15237">
        <w:rPr>
          <w:rFonts w:ascii="Calibri" w:hAnsi="Calibri" w:cs="Calibri"/>
          <w:b/>
          <w:bCs/>
          <w:noProof/>
          <w:color w:val="000000" w:themeColor="text1"/>
        </w:rPr>
        <w:drawing>
          <wp:inline distT="0" distB="0" distL="0" distR="0" wp14:anchorId="47D7B227" wp14:editId="38DA56EA">
            <wp:extent cx="166370" cy="166370"/>
            <wp:effectExtent l="0" t="0" r="5080" b="5080"/>
            <wp:docPr id="536979988"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79F96455" w14:textId="423B457C" w:rsidR="00E53D2C" w:rsidRPr="00B15237" w:rsidRDefault="00E53D2C" w:rsidP="00E53D2C">
      <w:pPr>
        <w:spacing w:line="480" w:lineRule="auto"/>
        <w:rPr>
          <w:rFonts w:ascii="Calibri" w:hAnsi="Calibri" w:cs="Calibri"/>
        </w:rPr>
      </w:pPr>
    </w:p>
    <w:p w14:paraId="39DAA145" w14:textId="0E36A426" w:rsidR="00FF7C37" w:rsidRPr="00B15237" w:rsidRDefault="00014BE8" w:rsidP="00C04E8F">
      <w:pPr>
        <w:autoSpaceDE w:val="0"/>
        <w:autoSpaceDN w:val="0"/>
        <w:adjustRightInd w:val="0"/>
        <w:ind w:left="142" w:firstLine="0"/>
        <w:rPr>
          <w:rFonts w:ascii="Calibri" w:hAnsi="Calibri" w:cs="Calibri"/>
          <w:i/>
          <w:iCs/>
        </w:rPr>
      </w:pPr>
      <w:r w:rsidRPr="00B15237">
        <w:rPr>
          <w:rFonts w:ascii="Calibri" w:hAnsi="Calibri" w:cs="Calibri"/>
          <w:i/>
          <w:iCs/>
          <w:vertAlign w:val="superscript"/>
        </w:rPr>
        <w:t>1</w:t>
      </w:r>
      <w:r w:rsidR="00E53D2C" w:rsidRPr="00B15237">
        <w:rPr>
          <w:rFonts w:ascii="Calibri" w:hAnsi="Calibri" w:cs="Calibri"/>
          <w:i/>
          <w:iCs/>
        </w:rPr>
        <w:t>Epidemiology, Biostatistics and Prevention Institute, University of Zurich, Zurich (Switzerland)</w:t>
      </w:r>
    </w:p>
    <w:p w14:paraId="25B67860" w14:textId="750A2C0C" w:rsidR="00FF7C37" w:rsidRPr="00B15237" w:rsidRDefault="00E53D2C" w:rsidP="00E53D2C">
      <w:pPr>
        <w:autoSpaceDE w:val="0"/>
        <w:autoSpaceDN w:val="0"/>
        <w:adjustRightInd w:val="0"/>
        <w:ind w:left="142"/>
        <w:rPr>
          <w:rFonts w:ascii="Calibri" w:hAnsi="Calibri" w:cs="Calibri"/>
          <w:i/>
          <w:iCs/>
          <w:color w:val="212121"/>
          <w:shd w:val="clear" w:color="auto" w:fill="FFFFFF"/>
        </w:rPr>
      </w:pPr>
      <w:r w:rsidRPr="00B15237">
        <w:rPr>
          <w:rFonts w:ascii="Calibri" w:hAnsi="Calibri" w:cs="Calibri"/>
          <w:i/>
          <w:iCs/>
        </w:rPr>
        <w:br/>
      </w:r>
      <w:r w:rsidR="00FF7C37" w:rsidRPr="00B15237">
        <w:rPr>
          <w:rFonts w:ascii="Calibri" w:hAnsi="Calibri" w:cs="Calibri"/>
          <w:i/>
          <w:iCs/>
          <w:vertAlign w:val="superscript"/>
        </w:rPr>
        <w:t>2</w:t>
      </w:r>
      <w:r w:rsidR="00FF7C37" w:rsidRPr="00B15237">
        <w:rPr>
          <w:rFonts w:ascii="Calibri" w:hAnsi="Calibri" w:cs="Calibri"/>
          <w:i/>
          <w:iCs/>
        </w:rPr>
        <w:t xml:space="preserve">Department of Surgery, Cantonal Hospital Thurgau, Frauenfeld </w:t>
      </w:r>
      <w:r w:rsidRPr="00B15237">
        <w:rPr>
          <w:rFonts w:ascii="Calibri" w:hAnsi="Calibri" w:cs="Calibri"/>
          <w:i/>
          <w:iCs/>
          <w:color w:val="212121"/>
          <w:shd w:val="clear" w:color="auto" w:fill="FFFFFF"/>
        </w:rPr>
        <w:t>(Switzerland)</w:t>
      </w:r>
    </w:p>
    <w:p w14:paraId="2209489E" w14:textId="1FA87CD4" w:rsidR="00E53D2C" w:rsidRPr="00B15237" w:rsidRDefault="00E53D2C" w:rsidP="00E53D2C">
      <w:pPr>
        <w:autoSpaceDE w:val="0"/>
        <w:autoSpaceDN w:val="0"/>
        <w:adjustRightInd w:val="0"/>
        <w:ind w:left="142"/>
        <w:rPr>
          <w:rFonts w:ascii="Calibri" w:hAnsi="Calibri" w:cs="Calibri"/>
          <w:i/>
          <w:iCs/>
        </w:rPr>
      </w:pPr>
      <w:r w:rsidRPr="00B15237">
        <w:rPr>
          <w:rFonts w:ascii="Calibri" w:hAnsi="Calibri" w:cs="Calibri"/>
          <w:i/>
          <w:iCs/>
          <w:color w:val="212121"/>
          <w:shd w:val="clear" w:color="auto" w:fill="FFFFFF"/>
        </w:rPr>
        <w:br/>
      </w:r>
      <w:r w:rsidR="00FF7C37" w:rsidRPr="00B15237">
        <w:rPr>
          <w:rFonts w:ascii="Calibri" w:hAnsi="Calibri" w:cs="Calibri"/>
          <w:i/>
          <w:iCs/>
          <w:vertAlign w:val="superscript"/>
        </w:rPr>
        <w:t>3</w:t>
      </w:r>
      <w:r w:rsidRPr="00B15237">
        <w:rPr>
          <w:rFonts w:ascii="Calibri" w:hAnsi="Calibri" w:cs="Calibri"/>
          <w:i/>
          <w:iCs/>
        </w:rPr>
        <w:t>Professor of Surgery and Transplantation, University of Zurich, Wyss Translational Center, Swiss Medical Network, Zurich (Switzerland)</w:t>
      </w:r>
      <w:r w:rsidRPr="00B15237">
        <w:rPr>
          <w:rFonts w:ascii="Calibri" w:hAnsi="Calibri" w:cs="Calibri"/>
          <w:i/>
          <w:iCs/>
        </w:rPr>
        <w:br/>
      </w:r>
    </w:p>
    <w:p w14:paraId="61AF3116" w14:textId="46576F5E" w:rsidR="00FF7C37" w:rsidRPr="00B15237" w:rsidRDefault="00FF7C37" w:rsidP="00C04E8F">
      <w:pPr>
        <w:autoSpaceDE w:val="0"/>
        <w:autoSpaceDN w:val="0"/>
        <w:adjustRightInd w:val="0"/>
        <w:ind w:left="142" w:firstLine="0"/>
        <w:rPr>
          <w:rFonts w:ascii="Calibri" w:hAnsi="Calibri" w:cs="Calibri"/>
          <w:i/>
          <w:iCs/>
        </w:rPr>
      </w:pPr>
      <w:r w:rsidRPr="00B15237">
        <w:rPr>
          <w:rFonts w:ascii="Calibri" w:hAnsi="Calibri" w:cs="Calibri"/>
          <w:i/>
          <w:iCs/>
        </w:rPr>
        <w:t>*Both authors contributed equally to this work</w:t>
      </w:r>
    </w:p>
    <w:p w14:paraId="40403A10" w14:textId="77777777" w:rsidR="00FF7C37" w:rsidRPr="00B15237" w:rsidRDefault="00FF7C37" w:rsidP="00E53D2C">
      <w:pPr>
        <w:autoSpaceDE w:val="0"/>
        <w:autoSpaceDN w:val="0"/>
        <w:adjustRightInd w:val="0"/>
        <w:ind w:left="142"/>
        <w:rPr>
          <w:rFonts w:ascii="Calibri" w:hAnsi="Calibri" w:cs="Calibri"/>
          <w:i/>
          <w:iCs/>
        </w:rPr>
      </w:pPr>
    </w:p>
    <w:p w14:paraId="67F5EF26" w14:textId="77777777" w:rsidR="00E53D2C" w:rsidRPr="00B15237" w:rsidRDefault="00E53D2C" w:rsidP="00E53D2C">
      <w:pPr>
        <w:autoSpaceDE w:val="0"/>
        <w:autoSpaceDN w:val="0"/>
        <w:adjustRightInd w:val="0"/>
        <w:rPr>
          <w:rFonts w:ascii="Calibri" w:hAnsi="Calibri" w:cs="Calibri"/>
        </w:rPr>
      </w:pPr>
    </w:p>
    <w:p w14:paraId="68041FD7" w14:textId="77777777" w:rsidR="00FF7C37" w:rsidRPr="00B15237" w:rsidRDefault="00FF7C37" w:rsidP="00E53D2C">
      <w:pPr>
        <w:autoSpaceDE w:val="0"/>
        <w:autoSpaceDN w:val="0"/>
        <w:adjustRightInd w:val="0"/>
        <w:rPr>
          <w:rFonts w:ascii="Calibri" w:hAnsi="Calibri" w:cs="Calibri"/>
        </w:rPr>
      </w:pPr>
    </w:p>
    <w:p w14:paraId="06EFC325" w14:textId="77777777" w:rsidR="00FF7C37" w:rsidRPr="00B15237" w:rsidRDefault="00FF7C37" w:rsidP="00E53D2C">
      <w:pPr>
        <w:autoSpaceDE w:val="0"/>
        <w:autoSpaceDN w:val="0"/>
        <w:adjustRightInd w:val="0"/>
        <w:rPr>
          <w:rFonts w:ascii="Calibri" w:hAnsi="Calibri" w:cs="Calibri"/>
        </w:rPr>
      </w:pPr>
    </w:p>
    <w:p w14:paraId="43554A05" w14:textId="77777777" w:rsidR="00FF7C37" w:rsidRPr="00B15237" w:rsidRDefault="00FF7C37" w:rsidP="00E53D2C">
      <w:pPr>
        <w:autoSpaceDE w:val="0"/>
        <w:autoSpaceDN w:val="0"/>
        <w:adjustRightInd w:val="0"/>
        <w:rPr>
          <w:rFonts w:ascii="Calibri" w:hAnsi="Calibri" w:cs="Calibri"/>
        </w:rPr>
      </w:pPr>
    </w:p>
    <w:p w14:paraId="60E47293" w14:textId="1DC99CBC" w:rsidR="00E53D2C" w:rsidRPr="00B15237"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B15237">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B15237">
        <w:rPr>
          <w:rFonts w:ascii="Calibri" w:hAnsi="Calibri" w:cs="Calibri"/>
          <w:color w:val="000000" w:themeColor="text1"/>
          <w:sz w:val="24"/>
          <w:szCs w:val="24"/>
        </w:rPr>
        <w:t xml:space="preserve"> Corresponding author: </w:t>
      </w:r>
      <w:r w:rsidRPr="00B15237">
        <w:rPr>
          <w:rFonts w:ascii="Calibri" w:hAnsi="Calibri" w:cs="Calibri"/>
          <w:color w:val="000000" w:themeColor="text1"/>
          <w:sz w:val="24"/>
          <w:szCs w:val="24"/>
        </w:rPr>
        <w:tab/>
      </w:r>
      <w:r w:rsidR="00FF7C37" w:rsidRPr="00B15237">
        <w:rPr>
          <w:rFonts w:ascii="Calibri" w:hAnsi="Calibri" w:cs="Calibri"/>
          <w:sz w:val="24"/>
          <w:szCs w:val="24"/>
        </w:rPr>
        <w:t>Milo A Puhan</w:t>
      </w:r>
      <w:r w:rsidRPr="00B15237">
        <w:rPr>
          <w:rFonts w:ascii="Calibri" w:hAnsi="Calibri" w:cs="Calibri"/>
          <w:sz w:val="24"/>
          <w:szCs w:val="24"/>
        </w:rPr>
        <w:t>, MD, PhD</w:t>
      </w:r>
    </w:p>
    <w:p w14:paraId="0A6AA6EC" w14:textId="29DB696F" w:rsidR="00FF7C37" w:rsidRPr="00B15237" w:rsidRDefault="00E53D2C" w:rsidP="00FF7C37">
      <w:pPr>
        <w:tabs>
          <w:tab w:val="left" w:pos="3544"/>
        </w:tabs>
        <w:snapToGrid w:val="0"/>
        <w:ind w:firstLine="3119"/>
        <w:contextualSpacing/>
        <w:textAlignment w:val="baseline"/>
        <w:rPr>
          <w:rFonts w:ascii="Calibri" w:hAnsi="Calibri" w:cs="Calibri"/>
          <w:i/>
          <w:iCs/>
          <w:color w:val="201F1E"/>
        </w:rPr>
      </w:pPr>
      <w:r w:rsidRPr="00B15237">
        <w:rPr>
          <w:rFonts w:ascii="Calibri" w:hAnsi="Calibri" w:cs="Calibri"/>
          <w:i/>
          <w:iCs/>
          <w:color w:val="201F1E"/>
        </w:rPr>
        <w:tab/>
        <w:t>University of Zurich</w:t>
      </w:r>
    </w:p>
    <w:p w14:paraId="6E47B457" w14:textId="0529C360" w:rsidR="00E53D2C" w:rsidRPr="00B15237" w:rsidRDefault="00FF7C37" w:rsidP="00C04E8F">
      <w:pPr>
        <w:tabs>
          <w:tab w:val="left" w:pos="3544"/>
        </w:tabs>
        <w:snapToGrid w:val="0"/>
        <w:ind w:firstLine="3119"/>
        <w:contextualSpacing/>
        <w:textAlignment w:val="baseline"/>
        <w:rPr>
          <w:rFonts w:ascii="Calibri" w:hAnsi="Calibri" w:cs="Calibri"/>
          <w:i/>
          <w:iCs/>
          <w:color w:val="201F1E"/>
        </w:rPr>
      </w:pPr>
      <w:r w:rsidRPr="00B15237">
        <w:rPr>
          <w:rFonts w:ascii="Calibri" w:hAnsi="Calibri" w:cs="Calibri"/>
          <w:i/>
          <w:iCs/>
          <w:color w:val="201F1E"/>
        </w:rPr>
        <w:tab/>
        <w:t>Epidemiology, Biostatistics and Prevention Institute</w:t>
      </w:r>
    </w:p>
    <w:p w14:paraId="4FDE52C2" w14:textId="2E38E6D5" w:rsidR="00E53D2C" w:rsidRPr="00B15237" w:rsidRDefault="00E53D2C" w:rsidP="00E53D2C">
      <w:pPr>
        <w:tabs>
          <w:tab w:val="left" w:pos="3544"/>
        </w:tabs>
        <w:snapToGrid w:val="0"/>
        <w:contextualSpacing/>
        <w:textAlignment w:val="baseline"/>
        <w:rPr>
          <w:rFonts w:ascii="Calibri" w:hAnsi="Calibri" w:cs="Calibri"/>
          <w:i/>
          <w:iCs/>
          <w:color w:val="201F1E"/>
          <w:lang w:val="de-CH"/>
        </w:rPr>
      </w:pPr>
      <w:r w:rsidRPr="00B15237">
        <w:rPr>
          <w:rFonts w:ascii="Calibri" w:hAnsi="Calibri" w:cs="Calibri"/>
          <w:i/>
          <w:iCs/>
          <w:color w:val="201F1E"/>
        </w:rPr>
        <w:tab/>
      </w:r>
      <w:r w:rsidR="00FF7C37" w:rsidRPr="00B15237">
        <w:rPr>
          <w:rFonts w:ascii="Calibri" w:hAnsi="Calibri" w:cs="Calibri"/>
          <w:i/>
          <w:iCs/>
          <w:color w:val="201F1E"/>
          <w:lang w:val="de-CH"/>
        </w:rPr>
        <w:t>Hirschengraben 84</w:t>
      </w:r>
    </w:p>
    <w:p w14:paraId="1F19BE8F" w14:textId="57FC529E" w:rsidR="00E53D2C" w:rsidRPr="00B15237" w:rsidRDefault="00E53D2C" w:rsidP="00E53D2C">
      <w:pPr>
        <w:tabs>
          <w:tab w:val="left" w:pos="3544"/>
        </w:tabs>
        <w:snapToGrid w:val="0"/>
        <w:contextualSpacing/>
        <w:textAlignment w:val="baseline"/>
        <w:rPr>
          <w:rFonts w:ascii="Calibri" w:hAnsi="Calibri" w:cs="Calibri"/>
          <w:i/>
          <w:iCs/>
          <w:color w:val="201F1E"/>
          <w:lang w:val="de-CH"/>
        </w:rPr>
      </w:pPr>
      <w:r w:rsidRPr="00B15237">
        <w:rPr>
          <w:rFonts w:ascii="Calibri" w:hAnsi="Calibri" w:cs="Calibri"/>
          <w:i/>
          <w:iCs/>
          <w:color w:val="201F1E"/>
          <w:lang w:val="de-CH"/>
        </w:rPr>
        <w:tab/>
        <w:t>80</w:t>
      </w:r>
      <w:r w:rsidR="00FF7C37" w:rsidRPr="00B15237">
        <w:rPr>
          <w:rFonts w:ascii="Calibri" w:hAnsi="Calibri" w:cs="Calibri"/>
          <w:i/>
          <w:iCs/>
          <w:color w:val="201F1E"/>
          <w:lang w:val="de-CH"/>
        </w:rPr>
        <w:t>01</w:t>
      </w:r>
      <w:r w:rsidRPr="00B15237">
        <w:rPr>
          <w:rFonts w:ascii="Calibri" w:hAnsi="Calibri" w:cs="Calibri"/>
          <w:i/>
          <w:iCs/>
          <w:color w:val="201F1E"/>
          <w:lang w:val="de-CH"/>
        </w:rPr>
        <w:t xml:space="preserve"> Zurich, Switzerland</w:t>
      </w:r>
    </w:p>
    <w:p w14:paraId="39B044DF" w14:textId="05FA5E0E" w:rsidR="00E53D2C" w:rsidRPr="00B15237" w:rsidRDefault="00E53D2C" w:rsidP="00E53D2C">
      <w:pPr>
        <w:tabs>
          <w:tab w:val="left" w:pos="3544"/>
        </w:tabs>
        <w:snapToGrid w:val="0"/>
        <w:contextualSpacing/>
        <w:textAlignment w:val="baseline"/>
        <w:rPr>
          <w:rStyle w:val="Hyperlink"/>
          <w:rFonts w:ascii="Calibri" w:hAnsi="Calibri" w:cs="Calibri"/>
          <w:i/>
          <w:iCs/>
          <w:bdr w:val="none" w:sz="0" w:space="0" w:color="auto" w:frame="1"/>
          <w:lang w:val="de-CH"/>
        </w:rPr>
      </w:pPr>
      <w:r w:rsidRPr="00B15237">
        <w:rPr>
          <w:rFonts w:ascii="Calibri" w:hAnsi="Calibri" w:cs="Calibri"/>
          <w:i/>
          <w:iCs/>
          <w:color w:val="201F1E"/>
          <w:lang w:val="de-CH"/>
        </w:rPr>
        <w:tab/>
      </w:r>
      <w:proofErr w:type="gramStart"/>
      <w:r w:rsidRPr="00B15237">
        <w:rPr>
          <w:rFonts w:ascii="Calibri" w:hAnsi="Calibri" w:cs="Calibri"/>
          <w:i/>
          <w:iCs/>
          <w:color w:val="201F1E"/>
          <w:lang w:val="de-CH"/>
        </w:rPr>
        <w:t>Email</w:t>
      </w:r>
      <w:proofErr w:type="gramEnd"/>
      <w:r w:rsidRPr="00B15237">
        <w:rPr>
          <w:rFonts w:ascii="Calibri" w:hAnsi="Calibri" w:cs="Calibri"/>
          <w:i/>
          <w:iCs/>
          <w:color w:val="201F1E"/>
          <w:lang w:val="de-CH"/>
        </w:rPr>
        <w:t>:</w:t>
      </w:r>
      <w:r w:rsidRPr="00B15237">
        <w:rPr>
          <w:rFonts w:ascii="Calibri" w:hAnsi="Calibri" w:cs="Calibri"/>
          <w:i/>
          <w:iCs/>
          <w:color w:val="201F1E"/>
          <w:bdr w:val="none" w:sz="0" w:space="0" w:color="auto" w:frame="1"/>
          <w:lang w:val="de-CH"/>
        </w:rPr>
        <w:t> </w:t>
      </w:r>
      <w:r w:rsidR="00FF7C37" w:rsidRPr="00B15237">
        <w:rPr>
          <w:rStyle w:val="Hyperlink"/>
          <w:rFonts w:ascii="Calibri" w:hAnsi="Calibri" w:cs="Calibri"/>
          <w:i/>
          <w:iCs/>
          <w:bdr w:val="none" w:sz="0" w:space="0" w:color="auto" w:frame="1"/>
          <w:lang w:val="de-CH"/>
        </w:rPr>
        <w:t>miloalan.puhan@uzh.ch</w:t>
      </w:r>
    </w:p>
    <w:p w14:paraId="3FA2FD40" w14:textId="77777777" w:rsidR="00E53D2C" w:rsidRPr="00B15237" w:rsidRDefault="00E53D2C" w:rsidP="00E53D2C">
      <w:pPr>
        <w:spacing w:line="480" w:lineRule="auto"/>
        <w:rPr>
          <w:rFonts w:ascii="Calibri" w:hAnsi="Calibri" w:cs="Calibri"/>
          <w:lang w:val="de-CH"/>
        </w:rPr>
      </w:pPr>
    </w:p>
    <w:p w14:paraId="54718507" w14:textId="4F75DB77" w:rsidR="00E53D2C" w:rsidRPr="00B15237" w:rsidRDefault="00E53D2C">
      <w:pPr>
        <w:rPr>
          <w:rFonts w:ascii="Calibri" w:hAnsi="Calibri" w:cs="Calibri"/>
          <w:lang w:val="de-CH"/>
        </w:rPr>
      </w:pPr>
      <w:r w:rsidRPr="00B15237">
        <w:rPr>
          <w:rFonts w:ascii="Calibri" w:hAnsi="Calibri" w:cs="Calibri"/>
          <w:lang w:val="de-CH"/>
        </w:rPr>
        <w:br w:type="page"/>
      </w:r>
    </w:p>
    <w:p w14:paraId="74ED4F2D" w14:textId="30FC1ED5" w:rsidR="00FF7C37" w:rsidRPr="00B15237" w:rsidRDefault="00FF7C37" w:rsidP="00C04E8F">
      <w:pPr>
        <w:spacing w:line="480" w:lineRule="auto"/>
        <w:ind w:firstLine="0"/>
        <w:jc w:val="center"/>
        <w:rPr>
          <w:rFonts w:ascii="Calibri" w:hAnsi="Calibri" w:cs="Calibri"/>
          <w:b/>
          <w:bCs/>
          <w:lang w:val="de-CH"/>
        </w:rPr>
      </w:pPr>
      <w:r w:rsidRPr="00B15237">
        <w:rPr>
          <w:rFonts w:ascii="Calibri" w:hAnsi="Calibri" w:cs="Calibri"/>
          <w:b/>
          <w:bCs/>
          <w:lang w:val="de-CH"/>
        </w:rPr>
        <w:lastRenderedPageBreak/>
        <w:t>Abstract</w:t>
      </w:r>
    </w:p>
    <w:p w14:paraId="627F7640" w14:textId="77777777" w:rsidR="00C04E8F" w:rsidRPr="00B15237" w:rsidRDefault="00C04E8F" w:rsidP="00FF7C37">
      <w:pPr>
        <w:spacing w:line="480" w:lineRule="auto"/>
        <w:ind w:firstLine="708"/>
        <w:rPr>
          <w:rFonts w:ascii="Calibri" w:hAnsi="Calibri" w:cs="Calibri"/>
          <w:b/>
          <w:bCs/>
          <w:lang w:val="de-CH"/>
        </w:rPr>
      </w:pPr>
    </w:p>
    <w:p w14:paraId="43F3C24C" w14:textId="6B24167C" w:rsidR="00FF7C37" w:rsidRPr="00B15237" w:rsidRDefault="00E53D2C" w:rsidP="00FF7C37">
      <w:pPr>
        <w:spacing w:line="480" w:lineRule="auto"/>
        <w:ind w:firstLine="708"/>
        <w:rPr>
          <w:rFonts w:ascii="Calibri" w:hAnsi="Calibri" w:cs="Calibri"/>
        </w:rPr>
      </w:pPr>
      <w:r w:rsidRPr="00B15237">
        <w:rPr>
          <w:rFonts w:ascii="Calibri" w:hAnsi="Calibri" w:cs="Calibri"/>
          <w:b/>
          <w:bCs/>
        </w:rPr>
        <w:t xml:space="preserve">Background and </w:t>
      </w:r>
      <w:r w:rsidR="00FF7C37" w:rsidRPr="00B15237">
        <w:rPr>
          <w:rFonts w:ascii="Calibri" w:hAnsi="Calibri" w:cs="Calibri"/>
          <w:b/>
          <w:bCs/>
        </w:rPr>
        <w:t>a</w:t>
      </w:r>
      <w:r w:rsidRPr="00B15237">
        <w:rPr>
          <w:rFonts w:ascii="Calibri" w:hAnsi="Calibri" w:cs="Calibri"/>
          <w:b/>
          <w:bCs/>
        </w:rPr>
        <w:t>ims</w:t>
      </w:r>
    </w:p>
    <w:p w14:paraId="5735E4EC" w14:textId="5091A602" w:rsidR="0021743C" w:rsidRPr="00B15237" w:rsidDel="0021743C" w:rsidRDefault="0021743C" w:rsidP="0021743C">
      <w:pPr>
        <w:spacing w:line="480" w:lineRule="auto"/>
        <w:ind w:firstLine="708"/>
        <w:rPr>
          <w:del w:id="21" w:author="Joana Rodrigues Ribeiro" w:date="2025-10-28T08:54:00Z" w16du:dateUtc="2025-10-28T07:54:00Z"/>
          <w:rFonts w:ascii="Calibri" w:hAnsi="Calibri" w:cs="Calibri"/>
        </w:rPr>
        <w:pPrChange w:id="22" w:author="Joana Rodrigues Ribeiro" w:date="2025-10-28T08:57:00Z" w16du:dateUtc="2025-10-28T07:57:00Z">
          <w:pPr>
            <w:spacing w:line="480" w:lineRule="auto"/>
            <w:ind w:firstLine="708"/>
          </w:pPr>
        </w:pPrChange>
      </w:pPr>
      <w:ins w:id="23" w:author="Joana Rodrigues Ribeiro" w:date="2025-10-28T08:54:00Z" w16du:dateUtc="2025-10-28T07:54:00Z">
        <w:r w:rsidRPr="00B15237">
          <w:rPr>
            <w:rFonts w:ascii="Calibri" w:hAnsi="Calibri" w:cs="Calibri"/>
            <w:kern w:val="0"/>
            <w:rPrChange w:id="24" w:author="Joana Rodrigues Ribeiro" w:date="2025-10-28T09:30:00Z" w16du:dateUtc="2025-10-28T08:30:00Z">
              <w:rPr>
                <w:rFonts w:ascii="AppleSystemUIFont" w:hAnsi="AppleSystemUIFont" w:cs="AppleSystemUIFont"/>
                <w:kern w:val="0"/>
                <w:sz w:val="26"/>
                <w:szCs w:val="26"/>
              </w:rPr>
            </w:rPrChange>
          </w:rPr>
          <w:t>Outcome-classification tools are increasingly used to standardize reporting of postoperative complications</w:t>
        </w:r>
      </w:ins>
      <w:ins w:id="25" w:author="Joana Rodrigues Ribeiro" w:date="2025-10-28T08:56:00Z" w16du:dateUtc="2025-10-28T07:56:00Z">
        <w:r w:rsidRPr="00B15237">
          <w:rPr>
            <w:rFonts w:ascii="Calibri" w:hAnsi="Calibri" w:cs="Calibri"/>
            <w:kern w:val="0"/>
            <w:rPrChange w:id="26" w:author="Joana Rodrigues Ribeiro" w:date="2025-10-28T09:30:00Z" w16du:dateUtc="2025-10-28T08:30:00Z">
              <w:rPr>
                <w:rFonts w:ascii="AppleSystemUIFont" w:hAnsi="AppleSystemUIFont" w:cs="AppleSystemUIFont"/>
                <w:kern w:val="0"/>
                <w:sz w:val="26"/>
                <w:szCs w:val="26"/>
              </w:rPr>
            </w:rPrChange>
          </w:rPr>
          <w:t xml:space="preserve"> and enable comparability across surgical studies</w:t>
        </w:r>
      </w:ins>
      <w:ins w:id="27" w:author="Joana Rodrigues Ribeiro" w:date="2025-10-28T08:54:00Z" w16du:dateUtc="2025-10-28T07:54:00Z">
        <w:r w:rsidRPr="00B15237">
          <w:rPr>
            <w:rFonts w:ascii="Calibri" w:hAnsi="Calibri" w:cs="Calibri"/>
            <w:kern w:val="0"/>
            <w:rPrChange w:id="28" w:author="Joana Rodrigues Ribeiro" w:date="2025-10-28T09:30:00Z" w16du:dateUtc="2025-10-28T08:30:00Z">
              <w:rPr>
                <w:rFonts w:ascii="AppleSystemUIFont" w:hAnsi="AppleSystemUIFont" w:cs="AppleSystemUIFont"/>
                <w:kern w:val="0"/>
                <w:sz w:val="26"/>
                <w:szCs w:val="26"/>
              </w:rPr>
            </w:rPrChange>
          </w:rPr>
          <w:t>.</w:t>
        </w:r>
        <w:r w:rsidRPr="00B15237">
          <w:rPr>
            <w:rFonts w:ascii="Calibri" w:hAnsi="Calibri" w:cs="Calibri"/>
          </w:rPr>
          <w:t xml:space="preserve"> </w:t>
        </w:r>
      </w:ins>
      <w:del w:id="29" w:author="Joana Rodrigues Ribeiro" w:date="2025-10-28T08:54:00Z" w16du:dateUtc="2025-10-28T07:54:00Z">
        <w:r w:rsidR="0006265B" w:rsidRPr="00B15237" w:rsidDel="0021743C">
          <w:rPr>
            <w:rFonts w:ascii="Calibri" w:hAnsi="Calibri" w:cs="Calibri"/>
          </w:rPr>
          <w:delText xml:space="preserve">The </w:delText>
        </w:r>
      </w:del>
      <w:ins w:id="30" w:author="Joana Rodrigues Ribeiro" w:date="2025-10-28T08:56:00Z" w16du:dateUtc="2025-10-28T07:56:00Z">
        <w:r w:rsidRPr="00B15237">
          <w:rPr>
            <w:rFonts w:ascii="Calibri" w:hAnsi="Calibri" w:cs="Calibri"/>
          </w:rPr>
          <w:t xml:space="preserve">Among these, </w:t>
        </w:r>
      </w:ins>
      <w:ins w:id="31" w:author="Joana Rodrigues Ribeiro" w:date="2025-10-28T08:57:00Z" w16du:dateUtc="2025-10-28T07:57:00Z">
        <w:r w:rsidRPr="00B15237">
          <w:rPr>
            <w:rFonts w:ascii="Calibri" w:hAnsi="Calibri" w:cs="Calibri"/>
          </w:rPr>
          <w:t xml:space="preserve">the </w:t>
        </w:r>
      </w:ins>
      <w:r w:rsidR="0006265B" w:rsidRPr="00B15237">
        <w:rPr>
          <w:rFonts w:ascii="Calibri" w:hAnsi="Calibri" w:cs="Calibri"/>
        </w:rPr>
        <w:t xml:space="preserve">Comprehensive Complication Index (CCI®) </w:t>
      </w:r>
      <w:r w:rsidR="009A6572" w:rsidRPr="00B15237">
        <w:rPr>
          <w:rFonts w:ascii="Calibri" w:hAnsi="Calibri" w:cs="Calibri"/>
        </w:rPr>
        <w:t>provides</w:t>
      </w:r>
      <w:r w:rsidR="0006265B" w:rsidRPr="00B15237">
        <w:rPr>
          <w:rFonts w:ascii="Calibri" w:hAnsi="Calibri" w:cs="Calibri"/>
        </w:rPr>
        <w:t xml:space="preserve"> a weighted assessment of all postoperative complications, </w:t>
      </w:r>
      <w:r w:rsidR="009A6572" w:rsidRPr="00B15237">
        <w:rPr>
          <w:rFonts w:ascii="Calibri" w:hAnsi="Calibri" w:cs="Calibri"/>
        </w:rPr>
        <w:t>offering</w:t>
      </w:r>
      <w:r w:rsidR="0006265B" w:rsidRPr="00B15237">
        <w:rPr>
          <w:rFonts w:ascii="Calibri" w:hAnsi="Calibri" w:cs="Calibri"/>
        </w:rPr>
        <w:t xml:space="preserve"> a</w:t>
      </w:r>
      <w:r w:rsidR="00D64F3A" w:rsidRPr="00B15237">
        <w:rPr>
          <w:rFonts w:ascii="Calibri" w:hAnsi="Calibri" w:cs="Calibri"/>
        </w:rPr>
        <w:t xml:space="preserve"> </w:t>
      </w:r>
      <w:r w:rsidR="0006265B" w:rsidRPr="00B15237">
        <w:rPr>
          <w:rFonts w:ascii="Calibri" w:hAnsi="Calibri" w:cs="Calibri"/>
        </w:rPr>
        <w:t xml:space="preserve">quantification of surgical morbidity </w:t>
      </w:r>
      <w:r w:rsidR="00D326BC" w:rsidRPr="00B15237">
        <w:rPr>
          <w:rFonts w:ascii="Calibri" w:hAnsi="Calibri" w:cs="Calibri"/>
        </w:rPr>
        <w:t xml:space="preserve">on a continuous </w:t>
      </w:r>
      <w:r w:rsidR="00FA4045" w:rsidRPr="00B15237">
        <w:rPr>
          <w:rFonts w:ascii="Calibri" w:hAnsi="Calibri" w:cs="Calibri"/>
        </w:rPr>
        <w:t>scale</w:t>
      </w:r>
      <w:r w:rsidR="0045139F" w:rsidRPr="00B15237">
        <w:rPr>
          <w:rFonts w:ascii="Calibri" w:hAnsi="Calibri" w:cs="Calibri"/>
        </w:rPr>
        <w:t xml:space="preserve">. </w:t>
      </w:r>
      <w:ins w:id="32" w:author="Joana Rodrigues Ribeiro" w:date="2025-10-28T08:58:00Z" w16du:dateUtc="2025-10-28T07:58:00Z">
        <w:r w:rsidRPr="00B15237">
          <w:rPr>
            <w:rFonts w:ascii="Calibri" w:hAnsi="Calibri" w:cs="Calibri"/>
          </w:rPr>
          <w:t>Despite its use</w:t>
        </w:r>
        <w:r w:rsidRPr="00B15237">
          <w:rPr>
            <w:rFonts w:ascii="Calibri" w:hAnsi="Calibri" w:cs="Calibri"/>
          </w:rPr>
          <w:t xml:space="preserve"> in clinical research</w:t>
        </w:r>
        <w:r w:rsidRPr="00B15237">
          <w:rPr>
            <w:rFonts w:ascii="Calibri" w:hAnsi="Calibri" w:cs="Calibri"/>
          </w:rPr>
          <w:t>,</w:t>
        </w:r>
      </w:ins>
      <w:ins w:id="33" w:author="Joana Rodrigues Ribeiro" w:date="2025-10-28T09:31:00Z" w16du:dateUtc="2025-10-28T08:31:00Z">
        <w:r w:rsidR="00B15237" w:rsidRPr="00B15237">
          <w:t xml:space="preserve"> </w:t>
        </w:r>
        <w:r w:rsidR="00B15237" w:rsidRPr="00B15237">
          <w:rPr>
            <w:rFonts w:ascii="Calibri" w:hAnsi="Calibri" w:cs="Calibri"/>
          </w:rPr>
          <w:t>the rigor with which studies predefine and document their use of outcome-classification tools such as the CCI® remains unclear. Inconsistent pretrial registration and reporting may compromise the interpretability of complication rates and the reliability of comparisons across studies. Evaluating the transparency and consistency of such documentation is therefore crucial to strengthen surgical evidence</w:t>
        </w:r>
      </w:ins>
      <w:ins w:id="34" w:author="Joana Rodrigues Ribeiro" w:date="2025-10-28T08:58:00Z" w16du:dateUtc="2025-10-28T07:58:00Z">
        <w:r w:rsidRPr="00B15237">
          <w:rPr>
            <w:rFonts w:ascii="Calibri" w:hAnsi="Calibri" w:cs="Calibri"/>
          </w:rPr>
          <w:t>.</w:t>
        </w:r>
      </w:ins>
      <w:del w:id="35" w:author="Joana Rodrigues Ribeiro" w:date="2025-10-28T08:53:00Z" w16du:dateUtc="2025-10-28T07:53:00Z">
        <w:r w:rsidR="0045139F" w:rsidRPr="00B15237" w:rsidDel="0021743C">
          <w:rPr>
            <w:rFonts w:ascii="Calibri" w:hAnsi="Calibri" w:cs="Calibri"/>
          </w:rPr>
          <w:delText>It</w:delText>
        </w:r>
        <w:r w:rsidR="00D64F3A" w:rsidRPr="00B15237" w:rsidDel="0021743C">
          <w:rPr>
            <w:rFonts w:ascii="Calibri" w:hAnsi="Calibri" w:cs="Calibri"/>
          </w:rPr>
          <w:delText xml:space="preserve"> </w:delText>
        </w:r>
        <w:r w:rsidR="0006265B" w:rsidRPr="00B15237" w:rsidDel="0021743C">
          <w:rPr>
            <w:rFonts w:ascii="Calibri" w:hAnsi="Calibri" w:cs="Calibri"/>
          </w:rPr>
          <w:delText xml:space="preserve">has become a cornerstone </w:delText>
        </w:r>
        <w:r w:rsidR="00B46B93" w:rsidRPr="00B15237" w:rsidDel="0021743C">
          <w:rPr>
            <w:rFonts w:ascii="Calibri" w:hAnsi="Calibri" w:cs="Calibri"/>
          </w:rPr>
          <w:delText>endpoint in</w:delText>
        </w:r>
        <w:r w:rsidR="0006265B" w:rsidRPr="00B15237" w:rsidDel="0021743C">
          <w:rPr>
            <w:rFonts w:ascii="Calibri" w:hAnsi="Calibri" w:cs="Calibri"/>
          </w:rPr>
          <w:delText xml:space="preserve"> randomized controlled trials (RCTs).</w:delText>
        </w:r>
        <w:r w:rsidR="00B46B93" w:rsidRPr="00B15237" w:rsidDel="0021743C">
          <w:rPr>
            <w:rFonts w:ascii="Calibri" w:hAnsi="Calibri" w:cs="Calibri"/>
          </w:rPr>
          <w:delText xml:space="preserve"> A</w:delText>
        </w:r>
        <w:r w:rsidR="000F2CF8" w:rsidRPr="00B15237" w:rsidDel="0021743C">
          <w:rPr>
            <w:rFonts w:ascii="Calibri" w:hAnsi="Calibri" w:cs="Calibri"/>
          </w:rPr>
          <w:delText xml:space="preserve"> </w:delText>
        </w:r>
        <w:r w:rsidR="000F2CF8" w:rsidRPr="00B15237" w:rsidDel="0021743C">
          <w:rPr>
            <w:rStyle w:val="Strong"/>
            <w:rFonts w:ascii="Calibri" w:hAnsi="Calibri" w:cs="Calibri"/>
            <w:b w:val="0"/>
            <w:bCs w:val="0"/>
          </w:rPr>
          <w:delText>minimal important difference (MID) of 12 CCI® points</w:delText>
        </w:r>
        <w:r w:rsidR="00B46B93" w:rsidRPr="00B15237" w:rsidDel="0021743C">
          <w:rPr>
            <w:rStyle w:val="Strong"/>
            <w:rFonts w:ascii="Calibri" w:hAnsi="Calibri" w:cs="Calibri"/>
            <w:b w:val="0"/>
            <w:bCs w:val="0"/>
          </w:rPr>
          <w:delText xml:space="preserve"> between treatment groups</w:delText>
        </w:r>
        <w:r w:rsidR="000F2CF8" w:rsidRPr="00B15237" w:rsidDel="0021743C">
          <w:rPr>
            <w:rFonts w:ascii="Calibri" w:hAnsi="Calibri" w:cs="Calibri"/>
          </w:rPr>
          <w:delText xml:space="preserve"> has been proposed to indicate clinically meaningful </w:delText>
        </w:r>
        <w:r w:rsidR="00B46B93" w:rsidRPr="00B15237" w:rsidDel="0021743C">
          <w:rPr>
            <w:rFonts w:ascii="Calibri" w:hAnsi="Calibri" w:cs="Calibri"/>
          </w:rPr>
          <w:delText>effects</w:delText>
        </w:r>
        <w:r w:rsidR="000F2CF8" w:rsidRPr="00B15237" w:rsidDel="0021743C">
          <w:rPr>
            <w:rFonts w:ascii="Calibri" w:hAnsi="Calibri" w:cs="Calibri"/>
          </w:rPr>
          <w:delText>.</w:delText>
        </w:r>
      </w:del>
    </w:p>
    <w:p w14:paraId="163C75DC" w14:textId="7548CD5F" w:rsidR="0006265B" w:rsidRPr="00B15237" w:rsidRDefault="0006265B" w:rsidP="0021743C">
      <w:pPr>
        <w:spacing w:line="480" w:lineRule="auto"/>
        <w:ind w:firstLine="708"/>
        <w:rPr>
          <w:rFonts w:ascii="Calibri" w:hAnsi="Calibri" w:cs="Calibri"/>
        </w:rPr>
      </w:pPr>
      <w:del w:id="36" w:author="Joana Rodrigues Ribeiro" w:date="2025-10-28T08:57:00Z" w16du:dateUtc="2025-10-28T07:57:00Z">
        <w:r w:rsidRPr="00B15237" w:rsidDel="0021743C">
          <w:rPr>
            <w:rFonts w:ascii="Calibri" w:hAnsi="Calibri" w:cs="Calibri"/>
          </w:rPr>
          <w:delText xml:space="preserve">However, quality in </w:delText>
        </w:r>
        <w:r w:rsidR="00F03CDD" w:rsidRPr="00B15237" w:rsidDel="0021743C">
          <w:rPr>
            <w:rFonts w:ascii="Calibri" w:hAnsi="Calibri" w:cs="Calibri"/>
          </w:rPr>
          <w:delText xml:space="preserve">surgical research </w:delText>
        </w:r>
        <w:r w:rsidRPr="00B15237" w:rsidDel="0021743C">
          <w:rPr>
            <w:rFonts w:ascii="Calibri" w:hAnsi="Calibri" w:cs="Calibri"/>
          </w:rPr>
          <w:delText xml:space="preserve">depends not only on </w:delText>
        </w:r>
        <w:r w:rsidR="00D64F3A" w:rsidRPr="00B15237" w:rsidDel="0021743C">
          <w:rPr>
            <w:rFonts w:ascii="Calibri" w:hAnsi="Calibri" w:cs="Calibri"/>
          </w:rPr>
          <w:delText xml:space="preserve">availability of </w:delText>
        </w:r>
        <w:r w:rsidR="00334AE2" w:rsidRPr="00B15237" w:rsidDel="0021743C">
          <w:rPr>
            <w:rFonts w:ascii="Calibri" w:hAnsi="Calibri" w:cs="Calibri"/>
          </w:rPr>
          <w:delText xml:space="preserve">such </w:delText>
        </w:r>
        <w:r w:rsidRPr="00B15237" w:rsidDel="0021743C">
          <w:rPr>
            <w:rFonts w:ascii="Calibri" w:hAnsi="Calibri" w:cs="Calibri"/>
          </w:rPr>
          <w:delText>outcome</w:delText>
        </w:r>
        <w:r w:rsidR="00D64F3A" w:rsidRPr="00B15237" w:rsidDel="0021743C">
          <w:rPr>
            <w:rFonts w:ascii="Calibri" w:hAnsi="Calibri" w:cs="Calibri"/>
          </w:rPr>
          <w:delText xml:space="preserve"> measures</w:delText>
        </w:r>
        <w:r w:rsidRPr="00B15237" w:rsidDel="0021743C">
          <w:rPr>
            <w:rFonts w:ascii="Calibri" w:hAnsi="Calibri" w:cs="Calibri"/>
          </w:rPr>
          <w:delText xml:space="preserve"> but also on the methodological rigor</w:delText>
        </w:r>
        <w:r w:rsidR="00D64F3A" w:rsidRPr="00B15237" w:rsidDel="0021743C">
          <w:rPr>
            <w:rFonts w:ascii="Calibri" w:hAnsi="Calibri" w:cs="Calibri"/>
          </w:rPr>
          <w:delText xml:space="preserve"> with which </w:delText>
        </w:r>
        <w:r w:rsidR="00AA6CE8" w:rsidRPr="00B15237" w:rsidDel="0021743C">
          <w:rPr>
            <w:rFonts w:ascii="Calibri" w:hAnsi="Calibri" w:cs="Calibri"/>
          </w:rPr>
          <w:delText>RCTs</w:delText>
        </w:r>
        <w:r w:rsidR="00D64F3A" w:rsidRPr="00B15237" w:rsidDel="0021743C">
          <w:rPr>
            <w:rFonts w:ascii="Calibri" w:hAnsi="Calibri" w:cs="Calibri"/>
          </w:rPr>
          <w:delText xml:space="preserve"> are planned, powered, </w:delText>
        </w:r>
        <w:r w:rsidR="00334AE2" w:rsidRPr="00B15237" w:rsidDel="0021743C">
          <w:rPr>
            <w:rFonts w:ascii="Calibri" w:hAnsi="Calibri" w:cs="Calibri"/>
          </w:rPr>
          <w:delText xml:space="preserve">reported </w:delText>
        </w:r>
        <w:r w:rsidR="00D64F3A" w:rsidRPr="00B15237" w:rsidDel="0021743C">
          <w:rPr>
            <w:rFonts w:ascii="Calibri" w:hAnsi="Calibri" w:cs="Calibri"/>
          </w:rPr>
          <w:delText>and interpreted</w:delText>
        </w:r>
        <w:r w:rsidRPr="00B15237" w:rsidDel="0021743C">
          <w:rPr>
            <w:rFonts w:ascii="Calibri" w:hAnsi="Calibri" w:cs="Calibri"/>
          </w:rPr>
          <w:delText xml:space="preserve">. </w:delText>
        </w:r>
      </w:del>
    </w:p>
    <w:p w14:paraId="4BE0988A" w14:textId="7543B817" w:rsidR="00E53D2C" w:rsidRPr="00B15237" w:rsidRDefault="0006265B" w:rsidP="00E53D2C">
      <w:pPr>
        <w:spacing w:line="480" w:lineRule="auto"/>
        <w:rPr>
          <w:rFonts w:ascii="Calibri" w:hAnsi="Calibri" w:cs="Calibri"/>
        </w:rPr>
      </w:pPr>
      <w:r w:rsidRPr="00B15237">
        <w:rPr>
          <w:rFonts w:ascii="Calibri" w:hAnsi="Calibri" w:cs="Calibri"/>
        </w:rPr>
        <w:t xml:space="preserve">This </w:t>
      </w:r>
      <w:r w:rsidR="003723C1" w:rsidRPr="00B15237">
        <w:rPr>
          <w:rFonts w:ascii="Calibri" w:hAnsi="Calibri" w:cs="Calibri"/>
        </w:rPr>
        <w:t>meta</w:t>
      </w:r>
      <w:r w:rsidR="00B46B93" w:rsidRPr="00B15237">
        <w:rPr>
          <w:rFonts w:ascii="Calibri" w:hAnsi="Calibri" w:cs="Calibri"/>
        </w:rPr>
        <w:t>-</w:t>
      </w:r>
      <w:r w:rsidR="003723C1" w:rsidRPr="00B15237">
        <w:rPr>
          <w:rFonts w:ascii="Calibri" w:hAnsi="Calibri" w:cs="Calibri"/>
        </w:rPr>
        <w:t xml:space="preserve">research </w:t>
      </w:r>
      <w:r w:rsidRPr="00B15237">
        <w:rPr>
          <w:rFonts w:ascii="Calibri" w:hAnsi="Calibri" w:cs="Calibri"/>
        </w:rPr>
        <w:t xml:space="preserve">study systematically </w:t>
      </w:r>
      <w:r w:rsidR="00E77821" w:rsidRPr="00B15237">
        <w:rPr>
          <w:rFonts w:ascii="Calibri" w:hAnsi="Calibri" w:cs="Calibri"/>
        </w:rPr>
        <w:t xml:space="preserve">evaluated </w:t>
      </w:r>
      <w:ins w:id="37" w:author="Joana Rodrigues Ribeiro" w:date="2025-10-28T08:59:00Z" w16du:dateUtc="2025-10-28T07:59:00Z">
        <w:r w:rsidR="0021743C" w:rsidRPr="00B15237">
          <w:rPr>
            <w:rFonts w:ascii="Calibri" w:hAnsi="Calibri" w:cs="Calibri"/>
            <w:kern w:val="0"/>
            <w:rPrChange w:id="38" w:author="Joana Rodrigues Ribeiro" w:date="2025-10-28T09:30:00Z" w16du:dateUtc="2025-10-28T08:30:00Z">
              <w:rPr>
                <w:rFonts w:ascii="AppleSystemUIFont" w:hAnsi="AppleSystemUIFont" w:cs="AppleSystemUIFont"/>
                <w:kern w:val="0"/>
                <w:sz w:val="26"/>
                <w:szCs w:val="26"/>
              </w:rPr>
            </w:rPrChange>
          </w:rPr>
          <w:t>how studies usin</w:t>
        </w:r>
        <w:r w:rsidR="0021743C" w:rsidRPr="00B15237">
          <w:rPr>
            <w:rFonts w:ascii="Calibri" w:hAnsi="Calibri" w:cs="Calibri"/>
            <w:kern w:val="0"/>
            <w:rPrChange w:id="39" w:author="Joana Rodrigues Ribeiro" w:date="2025-10-28T09:30:00Z" w16du:dateUtc="2025-10-28T08:30:00Z">
              <w:rPr>
                <w:rFonts w:ascii="AppleSystemUIFont" w:hAnsi="AppleSystemUIFont" w:cs="AppleSystemUIFont"/>
                <w:kern w:val="0"/>
                <w:sz w:val="26"/>
                <w:szCs w:val="26"/>
              </w:rPr>
            </w:rPrChange>
          </w:rPr>
          <w:t xml:space="preserve">g </w:t>
        </w:r>
        <w:r w:rsidR="0021743C" w:rsidRPr="00B15237">
          <w:rPr>
            <w:rFonts w:ascii="Calibri" w:hAnsi="Calibri" w:cs="Calibri"/>
          </w:rPr>
          <w:t xml:space="preserve">the CCI® </w:t>
        </w:r>
      </w:ins>
      <w:ins w:id="40" w:author="Joana Rodrigues Ribeiro" w:date="2025-10-28T09:00:00Z" w16du:dateUtc="2025-10-28T08:00:00Z">
        <w:r w:rsidR="0021743C" w:rsidRPr="00B15237">
          <w:rPr>
            <w:rFonts w:ascii="Calibri" w:hAnsi="Calibri" w:cs="Calibri"/>
          </w:rPr>
          <w:t xml:space="preserve">to </w:t>
        </w:r>
      </w:ins>
      <w:ins w:id="41" w:author="Joana Rodrigues Ribeiro" w:date="2025-10-28T08:59:00Z" w16du:dateUtc="2025-10-28T07:59:00Z">
        <w:r w:rsidR="0021743C" w:rsidRPr="00B15237">
          <w:rPr>
            <w:rFonts w:ascii="Calibri" w:hAnsi="Calibri" w:cs="Calibri"/>
            <w:kern w:val="0"/>
            <w:rPrChange w:id="42" w:author="Joana Rodrigues Ribeiro" w:date="2025-10-28T09:30:00Z" w16du:dateUtc="2025-10-28T08:30:00Z">
              <w:rPr>
                <w:rFonts w:ascii="AppleSystemUIFont" w:hAnsi="AppleSystemUIFont" w:cs="AppleSystemUIFont"/>
                <w:kern w:val="0"/>
                <w:sz w:val="26"/>
                <w:szCs w:val="26"/>
              </w:rPr>
            </w:rPrChange>
          </w:rPr>
          <w:t xml:space="preserve">document their methods and outcomes in pretrial registrations and to assess </w:t>
        </w:r>
        <w:r w:rsidR="0021743C" w:rsidRPr="00B15237">
          <w:rPr>
            <w:rFonts w:ascii="Calibri" w:hAnsi="Calibri" w:cs="Calibri"/>
          </w:rPr>
          <w:t xml:space="preserve">concordance </w:t>
        </w:r>
        <w:r w:rsidR="0021743C" w:rsidRPr="00B15237">
          <w:rPr>
            <w:rFonts w:ascii="Calibri" w:hAnsi="Calibri" w:cs="Calibri"/>
            <w:kern w:val="0"/>
            <w:rPrChange w:id="43" w:author="Joana Rodrigues Ribeiro" w:date="2025-10-28T09:30:00Z" w16du:dateUtc="2025-10-28T08:30:00Z">
              <w:rPr>
                <w:rFonts w:ascii="AppleSystemUIFont" w:hAnsi="AppleSystemUIFont" w:cs="AppleSystemUIFont"/>
                <w:kern w:val="0"/>
                <w:sz w:val="26"/>
                <w:szCs w:val="26"/>
              </w:rPr>
            </w:rPrChange>
          </w:rPr>
          <w:t>with published reports.</w:t>
        </w:r>
        <w:r w:rsidR="0021743C" w:rsidRPr="00B15237">
          <w:rPr>
            <w:rFonts w:ascii="Calibri" w:hAnsi="Calibri" w:cs="Calibri"/>
            <w:kern w:val="0"/>
            <w:rPrChange w:id="44" w:author="Joana Rodrigues Ribeiro" w:date="2025-10-28T09:30:00Z" w16du:dateUtc="2025-10-28T08:30:00Z">
              <w:rPr>
                <w:rFonts w:ascii="AppleSystemUIFont" w:hAnsi="AppleSystemUIFont" w:cs="AppleSystemUIFont"/>
                <w:kern w:val="0"/>
                <w:sz w:val="26"/>
                <w:szCs w:val="26"/>
              </w:rPr>
            </w:rPrChange>
          </w:rPr>
          <w:t xml:space="preserve"> </w:t>
        </w:r>
      </w:ins>
      <w:del w:id="45" w:author="Joana Rodrigues Ribeiro" w:date="2025-10-28T09:00:00Z" w16du:dateUtc="2025-10-28T08:00:00Z">
        <w:r w:rsidR="00E77821" w:rsidRPr="00B15237" w:rsidDel="0021743C">
          <w:rPr>
            <w:rFonts w:ascii="Calibri" w:hAnsi="Calibri" w:cs="Calibri"/>
          </w:rPr>
          <w:delText>RCTs using the CCI® as primary endpoint to assess</w:delText>
        </w:r>
        <w:r w:rsidRPr="00B15237" w:rsidDel="0021743C">
          <w:rPr>
            <w:rFonts w:ascii="Calibri" w:hAnsi="Calibri" w:cs="Calibri"/>
          </w:rPr>
          <w:delText xml:space="preserve"> </w:delText>
        </w:r>
        <w:r w:rsidR="00E21E8F" w:rsidRPr="00B15237" w:rsidDel="0021743C">
          <w:rPr>
            <w:rFonts w:ascii="Calibri" w:hAnsi="Calibri" w:cs="Calibri"/>
          </w:rPr>
          <w:delText xml:space="preserve">concordance between pre-trial </w:delText>
        </w:r>
        <w:commentRangeStart w:id="46"/>
        <w:r w:rsidR="003643AF" w:rsidRPr="00B15237" w:rsidDel="0021743C">
          <w:rPr>
            <w:rFonts w:ascii="Calibri" w:hAnsi="Calibri" w:cs="Calibri"/>
          </w:rPr>
          <w:delText xml:space="preserve">registration </w:delText>
        </w:r>
        <w:commentRangeEnd w:id="46"/>
        <w:r w:rsidR="005B5A12" w:rsidRPr="00B15237" w:rsidDel="0021743C">
          <w:rPr>
            <w:rStyle w:val="CommentReference"/>
            <w:rFonts w:ascii="Calibri" w:hAnsi="Calibri" w:cs="Calibri"/>
            <w:sz w:val="24"/>
            <w:szCs w:val="24"/>
            <w:rPrChange w:id="47" w:author="Joana Rodrigues Ribeiro" w:date="2025-10-28T09:30:00Z" w16du:dateUtc="2025-10-28T08:30:00Z">
              <w:rPr>
                <w:rStyle w:val="CommentReference"/>
              </w:rPr>
            </w:rPrChange>
          </w:rPr>
          <w:commentReference w:id="46"/>
        </w:r>
        <w:r w:rsidR="00E21E8F" w:rsidRPr="00B15237" w:rsidDel="0021743C">
          <w:rPr>
            <w:rFonts w:ascii="Calibri" w:hAnsi="Calibri" w:cs="Calibri"/>
          </w:rPr>
          <w:delText xml:space="preserve">and </w:delText>
        </w:r>
        <w:r w:rsidR="009A6572" w:rsidRPr="00B15237" w:rsidDel="0021743C">
          <w:rPr>
            <w:rFonts w:ascii="Calibri" w:hAnsi="Calibri" w:cs="Calibri"/>
          </w:rPr>
          <w:delText>corresponding publications</w:delText>
        </w:r>
        <w:r w:rsidR="00B46B93" w:rsidRPr="00B15237" w:rsidDel="0021743C">
          <w:rPr>
            <w:rFonts w:ascii="Calibri" w:hAnsi="Calibri" w:cs="Calibri"/>
          </w:rPr>
          <w:delText xml:space="preserve"> </w:delText>
        </w:r>
        <w:r w:rsidRPr="00B15237" w:rsidDel="0021743C">
          <w:rPr>
            <w:rFonts w:ascii="Calibri" w:hAnsi="Calibri" w:cs="Calibri"/>
          </w:rPr>
          <w:delText xml:space="preserve">as a marker of research quality, and </w:delText>
        </w:r>
        <w:r w:rsidR="00E77821" w:rsidRPr="00B15237" w:rsidDel="0021743C">
          <w:rPr>
            <w:rFonts w:ascii="Calibri" w:hAnsi="Calibri" w:cs="Calibri"/>
          </w:rPr>
          <w:delText xml:space="preserve">to examine </w:delText>
        </w:r>
        <w:r w:rsidRPr="00B15237" w:rsidDel="0021743C">
          <w:rPr>
            <w:rFonts w:ascii="Calibri" w:hAnsi="Calibri" w:cs="Calibri"/>
          </w:rPr>
          <w:delText>whether observed between-group differences</w:delText>
        </w:r>
        <w:r w:rsidR="00472E5E" w:rsidRPr="00B15237" w:rsidDel="0021743C">
          <w:rPr>
            <w:rFonts w:ascii="Calibri" w:hAnsi="Calibri" w:cs="Calibri"/>
          </w:rPr>
          <w:delText xml:space="preserve"> of CCI® points</w:delText>
        </w:r>
        <w:r w:rsidRPr="00B15237" w:rsidDel="0021743C">
          <w:rPr>
            <w:rFonts w:ascii="Calibri" w:hAnsi="Calibri" w:cs="Calibri"/>
          </w:rPr>
          <w:delText xml:space="preserve"> </w:delText>
        </w:r>
        <w:r w:rsidR="00B46B93" w:rsidRPr="00B15237" w:rsidDel="0021743C">
          <w:rPr>
            <w:rFonts w:ascii="Calibri" w:hAnsi="Calibri" w:cs="Calibri"/>
          </w:rPr>
          <w:delText xml:space="preserve">were interpreted </w:delText>
        </w:r>
        <w:commentRangeStart w:id="48"/>
        <w:r w:rsidR="00B46B93" w:rsidRPr="00B15237" w:rsidDel="0021743C">
          <w:rPr>
            <w:rFonts w:ascii="Calibri" w:hAnsi="Calibri" w:cs="Calibri"/>
          </w:rPr>
          <w:delText xml:space="preserve">for </w:delText>
        </w:r>
        <w:r w:rsidRPr="00B15237" w:rsidDel="0021743C">
          <w:rPr>
            <w:rFonts w:ascii="Calibri" w:hAnsi="Calibri" w:cs="Calibri"/>
          </w:rPr>
          <w:delText>clinical relevance</w:delText>
        </w:r>
        <w:r w:rsidR="005B5A12" w:rsidRPr="00B15237" w:rsidDel="0021743C">
          <w:rPr>
            <w:rFonts w:ascii="Calibri" w:hAnsi="Calibri" w:cs="Calibri"/>
          </w:rPr>
          <w:delText xml:space="preserve">.  </w:delText>
        </w:r>
        <w:r w:rsidR="00E42C42" w:rsidRPr="00B15237" w:rsidDel="0021743C">
          <w:rPr>
            <w:rFonts w:ascii="Calibri" w:hAnsi="Calibri" w:cs="Calibri"/>
            <w:strike/>
          </w:rPr>
          <w:delText>using the MID</w:delText>
        </w:r>
        <w:r w:rsidRPr="00B15237" w:rsidDel="0021743C">
          <w:rPr>
            <w:rFonts w:ascii="Calibri" w:hAnsi="Calibri" w:cs="Calibri"/>
            <w:strike/>
          </w:rPr>
          <w:delText>.</w:delText>
        </w:r>
        <w:commentRangeEnd w:id="48"/>
        <w:r w:rsidR="00E77821" w:rsidRPr="00B15237" w:rsidDel="0021743C">
          <w:rPr>
            <w:rStyle w:val="CommentReference"/>
            <w:rFonts w:ascii="Calibri" w:hAnsi="Calibri" w:cs="Calibri"/>
            <w:sz w:val="24"/>
            <w:szCs w:val="24"/>
            <w:rPrChange w:id="49" w:author="Joana Rodrigues Ribeiro" w:date="2025-10-28T09:30:00Z" w16du:dateUtc="2025-10-28T08:30:00Z">
              <w:rPr>
                <w:rStyle w:val="CommentReference"/>
              </w:rPr>
            </w:rPrChange>
          </w:rPr>
          <w:commentReference w:id="48"/>
        </w:r>
      </w:del>
    </w:p>
    <w:p w14:paraId="7B1204D1" w14:textId="77777777" w:rsidR="0006265B" w:rsidRPr="00B15237" w:rsidRDefault="0006265B" w:rsidP="00E53D2C">
      <w:pPr>
        <w:spacing w:line="480" w:lineRule="auto"/>
        <w:rPr>
          <w:rFonts w:ascii="Calibri" w:hAnsi="Calibri" w:cs="Calibri"/>
          <w:b/>
          <w:bCs/>
        </w:rPr>
      </w:pPr>
    </w:p>
    <w:p w14:paraId="5E1EB408" w14:textId="2CF62C66" w:rsidR="00E53D2C" w:rsidRPr="00B15237" w:rsidRDefault="00E53D2C" w:rsidP="00E53D2C">
      <w:pPr>
        <w:spacing w:line="480" w:lineRule="auto"/>
        <w:rPr>
          <w:rFonts w:ascii="Calibri" w:hAnsi="Calibri" w:cs="Calibri"/>
          <w:b/>
          <w:bCs/>
        </w:rPr>
      </w:pPr>
      <w:r w:rsidRPr="00B15237">
        <w:rPr>
          <w:rFonts w:ascii="Calibri" w:hAnsi="Calibri" w:cs="Calibri"/>
          <w:b/>
          <w:bCs/>
        </w:rPr>
        <w:t>Study Design</w:t>
      </w:r>
    </w:p>
    <w:p w14:paraId="4254CBC6" w14:textId="7F7CFE04" w:rsidR="00E53D2C" w:rsidRPr="00B15237" w:rsidRDefault="00867646" w:rsidP="00E53D2C">
      <w:pPr>
        <w:spacing w:line="480" w:lineRule="auto"/>
        <w:rPr>
          <w:rFonts w:ascii="Calibri" w:hAnsi="Calibri" w:cs="Calibri"/>
        </w:rPr>
      </w:pPr>
      <w:r w:rsidRPr="00B15237">
        <w:rPr>
          <w:rFonts w:ascii="Calibri" w:hAnsi="Calibri" w:cs="Calibri"/>
        </w:rPr>
        <w:t>Through a</w:t>
      </w:r>
      <w:r w:rsidR="003723C1" w:rsidRPr="00B15237">
        <w:rPr>
          <w:rFonts w:ascii="Calibri" w:hAnsi="Calibri" w:cs="Calibri"/>
        </w:rPr>
        <w:t xml:space="preserve"> </w:t>
      </w:r>
      <w:r w:rsidRPr="00B15237">
        <w:rPr>
          <w:rFonts w:ascii="Calibri" w:hAnsi="Calibri" w:cs="Calibri"/>
        </w:rPr>
        <w:t>systematic literature search in Scopus (August 2023, updated July 2025) we identified all RCTs using the CCI®</w:t>
      </w:r>
      <w:del w:id="50" w:author="Joana Rodrigues Ribeiro" w:date="2025-10-28T09:01:00Z" w16du:dateUtc="2025-10-28T08:01:00Z">
        <w:r w:rsidRPr="00B15237" w:rsidDel="009D0780">
          <w:rPr>
            <w:rFonts w:ascii="Calibri" w:hAnsi="Calibri" w:cs="Calibri"/>
          </w:rPr>
          <w:delText xml:space="preserve"> as an endpoint</w:delText>
        </w:r>
      </w:del>
      <w:r w:rsidRPr="00B15237">
        <w:rPr>
          <w:rFonts w:ascii="Calibri" w:hAnsi="Calibri" w:cs="Calibri"/>
        </w:rPr>
        <w:t>. Extracted data included designation of the CCI® (primary, secondary, or exploratory endpoint)</w:t>
      </w:r>
      <w:r w:rsidR="007C1AD5" w:rsidRPr="00B15237">
        <w:rPr>
          <w:rFonts w:ascii="Calibri" w:hAnsi="Calibri" w:cs="Calibri"/>
        </w:rPr>
        <w:t xml:space="preserve"> </w:t>
      </w:r>
      <w:r w:rsidRPr="00B15237">
        <w:rPr>
          <w:rFonts w:ascii="Calibri" w:hAnsi="Calibri" w:cs="Calibri"/>
        </w:rPr>
        <w:t xml:space="preserve">and </w:t>
      </w:r>
      <w:r w:rsidR="00E21E8F" w:rsidRPr="00B15237">
        <w:rPr>
          <w:rFonts w:ascii="Calibri" w:hAnsi="Calibri" w:cs="Calibri"/>
        </w:rPr>
        <w:t>sample size calculation</w:t>
      </w:r>
      <w:r w:rsidRPr="00B15237">
        <w:rPr>
          <w:rFonts w:ascii="Calibri" w:hAnsi="Calibri" w:cs="Calibri"/>
        </w:rPr>
        <w:t xml:space="preserve">. The same parameters were </w:t>
      </w:r>
      <w:r w:rsidR="00B46B93" w:rsidRPr="00B15237">
        <w:rPr>
          <w:rFonts w:ascii="Calibri" w:hAnsi="Calibri" w:cs="Calibri"/>
        </w:rPr>
        <w:t xml:space="preserve">abstracted from </w:t>
      </w:r>
      <w:r w:rsidRPr="00B15237">
        <w:rPr>
          <w:rFonts w:ascii="Calibri" w:hAnsi="Calibri" w:cs="Calibri"/>
        </w:rPr>
        <w:t xml:space="preserve">the corresponding pre-trial </w:t>
      </w:r>
      <w:del w:id="51" w:author="Joana Rodrigues Ribeiro" w:date="2025-10-28T09:02:00Z" w16du:dateUtc="2025-10-28T08:02:00Z">
        <w:r w:rsidRPr="00B15237" w:rsidDel="009D0780">
          <w:rPr>
            <w:rFonts w:ascii="Calibri" w:hAnsi="Calibri" w:cs="Calibri"/>
          </w:rPr>
          <w:delText>document</w:delText>
        </w:r>
        <w:r w:rsidR="009A6572" w:rsidRPr="00B15237" w:rsidDel="009D0780">
          <w:rPr>
            <w:rFonts w:ascii="Calibri" w:hAnsi="Calibri" w:cs="Calibri"/>
          </w:rPr>
          <w:delText>s</w:delText>
        </w:r>
        <w:r w:rsidRPr="00B15237" w:rsidDel="009D0780">
          <w:rPr>
            <w:rFonts w:ascii="Calibri" w:hAnsi="Calibri" w:cs="Calibri"/>
          </w:rPr>
          <w:delText xml:space="preserve"> </w:delText>
        </w:r>
      </w:del>
      <w:ins w:id="52" w:author="Joana Rodrigues Ribeiro" w:date="2025-10-28T09:02:00Z" w16du:dateUtc="2025-10-28T08:02:00Z">
        <w:r w:rsidR="009D0780" w:rsidRPr="00B15237">
          <w:rPr>
            <w:rFonts w:ascii="Calibri" w:hAnsi="Calibri" w:cs="Calibri"/>
          </w:rPr>
          <w:t>registrations</w:t>
        </w:r>
        <w:r w:rsidR="009D0780" w:rsidRPr="00B15237">
          <w:rPr>
            <w:rFonts w:ascii="Calibri" w:hAnsi="Calibri" w:cs="Calibri"/>
          </w:rPr>
          <w:t xml:space="preserve"> </w:t>
        </w:r>
      </w:ins>
      <w:r w:rsidRPr="00B15237">
        <w:rPr>
          <w:rFonts w:ascii="Calibri" w:hAnsi="Calibri" w:cs="Calibri"/>
        </w:rPr>
        <w:t>to assess concordance</w:t>
      </w:r>
      <w:ins w:id="53" w:author="Joana Rodrigues Ribeiro" w:date="2025-10-28T09:02:00Z" w16du:dateUtc="2025-10-28T08:02:00Z">
        <w:r w:rsidR="009D0780" w:rsidRPr="00B15237">
          <w:rPr>
            <w:rFonts w:ascii="Calibri" w:hAnsi="Calibri" w:cs="Calibri"/>
          </w:rPr>
          <w:t>.</w:t>
        </w:r>
      </w:ins>
      <w:del w:id="54" w:author="Joana Rodrigues Ribeiro" w:date="2025-10-28T09:02:00Z" w16du:dateUtc="2025-10-28T08:02:00Z">
        <w:r w:rsidRPr="00B15237" w:rsidDel="009D0780">
          <w:rPr>
            <w:rFonts w:ascii="Calibri" w:hAnsi="Calibri" w:cs="Calibri"/>
          </w:rPr>
          <w:delText xml:space="preserve"> and identify discrepancies between </w:delText>
        </w:r>
        <w:r w:rsidR="00F17102" w:rsidRPr="00B15237" w:rsidDel="009D0780">
          <w:rPr>
            <w:rStyle w:val="Strong"/>
            <w:rFonts w:ascii="Calibri" w:hAnsi="Calibri" w:cs="Calibri"/>
            <w:b w:val="0"/>
            <w:bCs w:val="0"/>
          </w:rPr>
          <w:delText>study design</w:delText>
        </w:r>
        <w:r w:rsidR="00BC708D" w:rsidRPr="00B15237" w:rsidDel="009D0780">
          <w:rPr>
            <w:rStyle w:val="Strong"/>
            <w:rFonts w:ascii="Calibri" w:hAnsi="Calibri" w:cs="Calibri"/>
            <w:b w:val="0"/>
            <w:bCs w:val="0"/>
          </w:rPr>
          <w:delText xml:space="preserve"> </w:delText>
        </w:r>
        <w:r w:rsidRPr="00B15237" w:rsidDel="009D0780">
          <w:rPr>
            <w:rStyle w:val="Strong"/>
            <w:rFonts w:ascii="Calibri" w:hAnsi="Calibri" w:cs="Calibri"/>
            <w:b w:val="0"/>
            <w:bCs w:val="0"/>
          </w:rPr>
          <w:delText>and publication</w:delText>
        </w:r>
        <w:r w:rsidRPr="00B15237" w:rsidDel="009D0780">
          <w:rPr>
            <w:rFonts w:ascii="Calibri" w:hAnsi="Calibri" w:cs="Calibri"/>
          </w:rPr>
          <w:delText xml:space="preserve">. For RCTs </w:delText>
        </w:r>
        <w:r w:rsidR="00B46B93" w:rsidRPr="00B15237" w:rsidDel="009D0780">
          <w:rPr>
            <w:rFonts w:ascii="Calibri" w:hAnsi="Calibri" w:cs="Calibri"/>
          </w:rPr>
          <w:delText xml:space="preserve">specifying </w:delText>
        </w:r>
        <w:r w:rsidRPr="00B15237" w:rsidDel="009D0780">
          <w:rPr>
            <w:rFonts w:ascii="Calibri" w:hAnsi="Calibri" w:cs="Calibri"/>
          </w:rPr>
          <w:delText xml:space="preserve">the CCI® as the primary endpoint, we </w:delText>
        </w:r>
        <w:r w:rsidR="00666C61" w:rsidRPr="00B15237" w:rsidDel="009D0780">
          <w:rPr>
            <w:rFonts w:ascii="Calibri" w:hAnsi="Calibri" w:cs="Calibri"/>
          </w:rPr>
          <w:delText>recorded the between-group effect-size, statistical significance, and whether clinical significance was addressed.</w:delText>
        </w:r>
      </w:del>
    </w:p>
    <w:p w14:paraId="7600EDB9" w14:textId="77777777" w:rsidR="0006265B" w:rsidRPr="00B15237" w:rsidRDefault="0006265B" w:rsidP="00E53D2C">
      <w:pPr>
        <w:spacing w:line="480" w:lineRule="auto"/>
        <w:rPr>
          <w:rFonts w:ascii="Calibri" w:hAnsi="Calibri" w:cs="Calibri"/>
          <w:b/>
          <w:bCs/>
        </w:rPr>
      </w:pPr>
    </w:p>
    <w:p w14:paraId="5B37AA11" w14:textId="7D4FB5DD" w:rsidR="00E53D2C" w:rsidRPr="00B15237" w:rsidRDefault="00E53D2C" w:rsidP="00E53D2C">
      <w:pPr>
        <w:spacing w:line="480" w:lineRule="auto"/>
        <w:rPr>
          <w:rFonts w:ascii="Calibri" w:hAnsi="Calibri" w:cs="Calibri"/>
          <w:b/>
          <w:bCs/>
        </w:rPr>
      </w:pPr>
      <w:r w:rsidRPr="00B15237">
        <w:rPr>
          <w:rFonts w:ascii="Calibri" w:hAnsi="Calibri" w:cs="Calibri"/>
          <w:b/>
          <w:bCs/>
        </w:rPr>
        <w:t>Results</w:t>
      </w:r>
    </w:p>
    <w:p w14:paraId="3425986A" w14:textId="6E07F7BE" w:rsidR="00C04E8F" w:rsidRPr="00B15237" w:rsidRDefault="0006265B" w:rsidP="005F757C">
      <w:pPr>
        <w:spacing w:line="480" w:lineRule="auto"/>
        <w:rPr>
          <w:rFonts w:ascii="Calibri" w:hAnsi="Calibri" w:cs="Calibri"/>
        </w:rPr>
      </w:pPr>
      <w:r w:rsidRPr="00B15237">
        <w:rPr>
          <w:rFonts w:ascii="Calibri" w:hAnsi="Calibri" w:cs="Calibri"/>
        </w:rPr>
        <w:lastRenderedPageBreak/>
        <w:t>Of 1612 records citing the CCI® up to July 2025, 13</w:t>
      </w:r>
      <w:r w:rsidR="00FF7C37" w:rsidRPr="00B15237">
        <w:rPr>
          <w:rFonts w:ascii="Calibri" w:hAnsi="Calibri" w:cs="Calibri"/>
        </w:rPr>
        <w:t>6</w:t>
      </w:r>
      <w:r w:rsidRPr="00B15237">
        <w:rPr>
          <w:rFonts w:ascii="Calibri" w:hAnsi="Calibri" w:cs="Calibri"/>
        </w:rPr>
        <w:t xml:space="preserve"> RCTs were eligible, comprising </w:t>
      </w:r>
      <w:r w:rsidR="00FF7C37" w:rsidRPr="00B15237">
        <w:rPr>
          <w:rFonts w:ascii="Calibri" w:hAnsi="Calibri" w:cs="Calibri"/>
        </w:rPr>
        <w:t>87</w:t>
      </w:r>
      <w:r w:rsidRPr="00B15237">
        <w:rPr>
          <w:rFonts w:ascii="Calibri" w:hAnsi="Calibri" w:cs="Calibri"/>
        </w:rPr>
        <w:t xml:space="preserve"> published and 49 ongoing trials </w:t>
      </w:r>
      <w:r w:rsidR="00867646" w:rsidRPr="00B15237">
        <w:rPr>
          <w:rFonts w:ascii="Calibri" w:hAnsi="Calibri" w:cs="Calibri"/>
        </w:rPr>
        <w:t>(</w:t>
      </w:r>
      <w:r w:rsidR="00867646" w:rsidRPr="00B15237">
        <w:rPr>
          <w:rFonts w:ascii="Calibri" w:hAnsi="Calibri" w:cs="Calibri"/>
          <w:b/>
          <w:bCs/>
        </w:rPr>
        <w:t>Figure 1</w:t>
      </w:r>
      <w:r w:rsidR="00867646" w:rsidRPr="00B15237">
        <w:rPr>
          <w:rFonts w:ascii="Calibri" w:hAnsi="Calibri" w:cs="Calibri"/>
        </w:rPr>
        <w:t>)</w:t>
      </w:r>
      <w:r w:rsidR="0018618F" w:rsidRPr="00B15237">
        <w:rPr>
          <w:rFonts w:ascii="Calibri" w:hAnsi="Calibri" w:cs="Calibri"/>
        </w:rPr>
        <w:t xml:space="preserve">. </w:t>
      </w:r>
      <w:commentRangeStart w:id="55"/>
      <w:del w:id="56" w:author="Joana Rodrigues Ribeiro" w:date="2025-10-28T09:35:00Z" w16du:dateUtc="2025-10-28T08:35:00Z">
        <w:r w:rsidRPr="00B15237" w:rsidDel="00F90E87">
          <w:rPr>
            <w:rFonts w:ascii="Calibri" w:hAnsi="Calibri" w:cs="Calibri"/>
          </w:rPr>
          <w:delText xml:space="preserve">The CCI® was defined as a </w:delText>
        </w:r>
        <w:r w:rsidRPr="00B15237" w:rsidDel="00F90E87">
          <w:rPr>
            <w:rStyle w:val="Strong"/>
            <w:rFonts w:ascii="Calibri" w:hAnsi="Calibri" w:cs="Calibri"/>
            <w:b w:val="0"/>
            <w:bCs w:val="0"/>
          </w:rPr>
          <w:delText xml:space="preserve">primary endpoint in </w:delText>
        </w:r>
        <w:r w:rsidR="00FF7C37" w:rsidRPr="00B15237" w:rsidDel="00F90E87">
          <w:rPr>
            <w:rStyle w:val="Strong"/>
            <w:rFonts w:ascii="Calibri" w:hAnsi="Calibri" w:cs="Calibri"/>
            <w:b w:val="0"/>
            <w:bCs w:val="0"/>
          </w:rPr>
          <w:delText xml:space="preserve">34 </w:delText>
        </w:r>
        <w:r w:rsidRPr="00B15237" w:rsidDel="00F90E87">
          <w:rPr>
            <w:rStyle w:val="Strong"/>
            <w:rFonts w:ascii="Calibri" w:hAnsi="Calibri" w:cs="Calibri"/>
            <w:b w:val="0"/>
            <w:bCs w:val="0"/>
          </w:rPr>
          <w:delText>(</w:delText>
        </w:r>
        <w:r w:rsidR="00FF7C37" w:rsidRPr="00B15237" w:rsidDel="00F90E87">
          <w:rPr>
            <w:rStyle w:val="Strong"/>
            <w:rFonts w:ascii="Calibri" w:hAnsi="Calibri" w:cs="Calibri"/>
            <w:b w:val="0"/>
            <w:bCs w:val="0"/>
          </w:rPr>
          <w:delText>25</w:delText>
        </w:r>
        <w:r w:rsidRPr="00B15237" w:rsidDel="00F90E87">
          <w:rPr>
            <w:rStyle w:val="Strong"/>
            <w:rFonts w:ascii="Calibri" w:hAnsi="Calibri" w:cs="Calibri"/>
            <w:b w:val="0"/>
            <w:bCs w:val="0"/>
          </w:rPr>
          <w:delText>%)</w:delText>
        </w:r>
        <w:r w:rsidRPr="00B15237" w:rsidDel="00F90E87">
          <w:rPr>
            <w:rFonts w:ascii="Calibri" w:hAnsi="Calibri" w:cs="Calibri"/>
          </w:rPr>
          <w:delText xml:space="preserve">, </w:delText>
        </w:r>
        <w:r w:rsidRPr="00B15237" w:rsidDel="00F90E87">
          <w:rPr>
            <w:rStyle w:val="Strong"/>
            <w:rFonts w:ascii="Calibri" w:hAnsi="Calibri" w:cs="Calibri"/>
            <w:b w:val="0"/>
            <w:bCs w:val="0"/>
          </w:rPr>
          <w:delText xml:space="preserve">secondary in </w:delText>
        </w:r>
        <w:r w:rsidR="00FF7C37" w:rsidRPr="00B15237" w:rsidDel="00F90E87">
          <w:rPr>
            <w:rStyle w:val="Strong"/>
            <w:rFonts w:ascii="Calibri" w:hAnsi="Calibri" w:cs="Calibri"/>
            <w:b w:val="0"/>
            <w:bCs w:val="0"/>
          </w:rPr>
          <w:delText>10</w:delText>
        </w:r>
        <w:r w:rsidR="00C04E8F" w:rsidRPr="00B15237" w:rsidDel="00F90E87">
          <w:rPr>
            <w:rStyle w:val="Strong"/>
            <w:rFonts w:ascii="Calibri" w:hAnsi="Calibri" w:cs="Calibri"/>
            <w:b w:val="0"/>
            <w:bCs w:val="0"/>
          </w:rPr>
          <w:delText>0</w:delText>
        </w:r>
        <w:r w:rsidR="00FF7C37" w:rsidRPr="00B15237" w:rsidDel="00F90E87">
          <w:rPr>
            <w:rStyle w:val="Strong"/>
            <w:rFonts w:ascii="Calibri" w:hAnsi="Calibri" w:cs="Calibri"/>
            <w:b w:val="0"/>
            <w:bCs w:val="0"/>
          </w:rPr>
          <w:delText xml:space="preserve"> </w:delText>
        </w:r>
        <w:r w:rsidRPr="00B15237" w:rsidDel="00F90E87">
          <w:rPr>
            <w:rStyle w:val="Strong"/>
            <w:rFonts w:ascii="Calibri" w:hAnsi="Calibri" w:cs="Calibri"/>
            <w:b w:val="0"/>
            <w:bCs w:val="0"/>
          </w:rPr>
          <w:delText>(</w:delText>
        </w:r>
        <w:r w:rsidR="00FF7C37" w:rsidRPr="00B15237" w:rsidDel="00F90E87">
          <w:rPr>
            <w:rStyle w:val="Strong"/>
            <w:rFonts w:ascii="Calibri" w:hAnsi="Calibri" w:cs="Calibri"/>
            <w:b w:val="0"/>
            <w:bCs w:val="0"/>
          </w:rPr>
          <w:delText>7</w:delText>
        </w:r>
        <w:r w:rsidR="00C04E8F" w:rsidRPr="00B15237" w:rsidDel="00F90E87">
          <w:rPr>
            <w:rStyle w:val="Strong"/>
            <w:rFonts w:ascii="Calibri" w:hAnsi="Calibri" w:cs="Calibri"/>
            <w:b w:val="0"/>
            <w:bCs w:val="0"/>
          </w:rPr>
          <w:delText>4</w:delText>
        </w:r>
        <w:r w:rsidRPr="00B15237" w:rsidDel="00F90E87">
          <w:rPr>
            <w:rStyle w:val="Strong"/>
            <w:rFonts w:ascii="Calibri" w:hAnsi="Calibri" w:cs="Calibri"/>
            <w:b w:val="0"/>
            <w:bCs w:val="0"/>
          </w:rPr>
          <w:delText>%)</w:delText>
        </w:r>
        <w:r w:rsidRPr="00B15237" w:rsidDel="00F90E87">
          <w:rPr>
            <w:rFonts w:ascii="Calibri" w:hAnsi="Calibri" w:cs="Calibri"/>
          </w:rPr>
          <w:delText xml:space="preserve">, and </w:delText>
        </w:r>
        <w:r w:rsidRPr="00B15237" w:rsidDel="00F90E87">
          <w:rPr>
            <w:rStyle w:val="Strong"/>
            <w:rFonts w:ascii="Calibri" w:hAnsi="Calibri" w:cs="Calibri"/>
            <w:b w:val="0"/>
            <w:bCs w:val="0"/>
          </w:rPr>
          <w:delText xml:space="preserve">exploratory in </w:delText>
        </w:r>
        <w:r w:rsidR="00FF7C37" w:rsidRPr="00B15237" w:rsidDel="00F90E87">
          <w:rPr>
            <w:rStyle w:val="Strong"/>
            <w:rFonts w:ascii="Calibri" w:hAnsi="Calibri" w:cs="Calibri"/>
            <w:b w:val="0"/>
            <w:bCs w:val="0"/>
          </w:rPr>
          <w:delText xml:space="preserve">2 </w:delText>
        </w:r>
        <w:r w:rsidRPr="00B15237" w:rsidDel="00F90E87">
          <w:rPr>
            <w:rStyle w:val="Strong"/>
            <w:rFonts w:ascii="Calibri" w:hAnsi="Calibri" w:cs="Calibri"/>
            <w:b w:val="0"/>
            <w:bCs w:val="0"/>
          </w:rPr>
          <w:delText>(</w:delText>
        </w:r>
        <w:r w:rsidR="00FF7C37" w:rsidRPr="00B15237" w:rsidDel="00F90E87">
          <w:rPr>
            <w:rStyle w:val="Strong"/>
            <w:rFonts w:ascii="Calibri" w:hAnsi="Calibri" w:cs="Calibri"/>
            <w:b w:val="0"/>
            <w:bCs w:val="0"/>
          </w:rPr>
          <w:delText>1</w:delText>
        </w:r>
        <w:r w:rsidRPr="00B15237" w:rsidDel="00F90E87">
          <w:rPr>
            <w:rStyle w:val="Strong"/>
            <w:rFonts w:ascii="Calibri" w:hAnsi="Calibri" w:cs="Calibri"/>
            <w:b w:val="0"/>
            <w:bCs w:val="0"/>
          </w:rPr>
          <w:delText>%)</w:delText>
        </w:r>
        <w:r w:rsidRPr="00B15237" w:rsidDel="00F90E87">
          <w:rPr>
            <w:rFonts w:ascii="Calibri" w:hAnsi="Calibri" w:cs="Calibri"/>
          </w:rPr>
          <w:delText xml:space="preserve"> trial</w:delText>
        </w:r>
        <w:r w:rsidR="00FF7C37" w:rsidRPr="00B15237" w:rsidDel="00F90E87">
          <w:rPr>
            <w:rFonts w:ascii="Calibri" w:hAnsi="Calibri" w:cs="Calibri"/>
          </w:rPr>
          <w:delText xml:space="preserve">s. </w:delText>
        </w:r>
        <w:commentRangeEnd w:id="55"/>
        <w:r w:rsidR="00F90E87" w:rsidDel="00F90E87">
          <w:rPr>
            <w:rStyle w:val="CommentReference"/>
          </w:rPr>
          <w:commentReference w:id="55"/>
        </w:r>
      </w:del>
    </w:p>
    <w:p w14:paraId="7B232E22" w14:textId="011BFC81" w:rsidR="003B4AD0" w:rsidRPr="00B15237" w:rsidRDefault="0006265B" w:rsidP="003B4AD0">
      <w:pPr>
        <w:spacing w:line="480" w:lineRule="auto"/>
        <w:ind w:firstLine="0"/>
        <w:rPr>
          <w:rFonts w:ascii="Calibri" w:hAnsi="Calibri" w:cs="Calibri"/>
        </w:rPr>
      </w:pPr>
      <w:r w:rsidRPr="00B15237">
        <w:rPr>
          <w:rFonts w:ascii="Calibri" w:hAnsi="Calibri" w:cs="Calibri"/>
        </w:rPr>
        <w:t xml:space="preserve">A pre-trial document was available for </w:t>
      </w:r>
      <w:ins w:id="57" w:author="Joana Rodrigues Ribeiro" w:date="2025-10-28T09:04:00Z" w16du:dateUtc="2025-10-28T08:04:00Z">
        <w:r w:rsidR="009D0780" w:rsidRPr="00B15237">
          <w:rPr>
            <w:rFonts w:ascii="Calibri" w:hAnsi="Calibri" w:cs="Calibri"/>
          </w:rPr>
          <w:t xml:space="preserve">only </w:t>
        </w:r>
      </w:ins>
      <w:r w:rsidRPr="00B15237">
        <w:rPr>
          <w:rFonts w:ascii="Calibri" w:hAnsi="Calibri" w:cs="Calibri"/>
        </w:rPr>
        <w:t>8</w:t>
      </w:r>
      <w:r w:rsidR="00FF7C37" w:rsidRPr="00B15237">
        <w:rPr>
          <w:rFonts w:ascii="Calibri" w:hAnsi="Calibri" w:cs="Calibri"/>
        </w:rPr>
        <w:t>4 (9</w:t>
      </w:r>
      <w:ins w:id="58" w:author="Joana Rodrigues Ribeiro" w:date="2025-10-28T09:04:00Z" w16du:dateUtc="2025-10-28T08:04:00Z">
        <w:r w:rsidR="009D0780" w:rsidRPr="00B15237">
          <w:rPr>
            <w:rFonts w:ascii="Calibri" w:hAnsi="Calibri" w:cs="Calibri"/>
          </w:rPr>
          <w:t>7</w:t>
        </w:r>
      </w:ins>
      <w:del w:id="59" w:author="Joana Rodrigues Ribeiro" w:date="2025-10-28T09:04:00Z" w16du:dateUtc="2025-10-28T08:04:00Z">
        <w:r w:rsidR="00FF7C37" w:rsidRPr="00B15237" w:rsidDel="009D0780">
          <w:rPr>
            <w:rFonts w:ascii="Calibri" w:hAnsi="Calibri" w:cs="Calibri"/>
          </w:rPr>
          <w:delText>8</w:delText>
        </w:r>
      </w:del>
      <w:r w:rsidR="00FF7C37" w:rsidRPr="00B15237">
        <w:rPr>
          <w:rFonts w:ascii="Calibri" w:hAnsi="Calibri" w:cs="Calibri"/>
        </w:rPr>
        <w:t>%)</w:t>
      </w:r>
      <w:r w:rsidRPr="00B15237">
        <w:rPr>
          <w:rFonts w:ascii="Calibri" w:hAnsi="Calibri" w:cs="Calibri"/>
        </w:rPr>
        <w:t xml:space="preserve"> published RCTs</w:t>
      </w:r>
      <w:r w:rsidR="00223769" w:rsidRPr="00B15237">
        <w:rPr>
          <w:rFonts w:ascii="Calibri" w:hAnsi="Calibri" w:cs="Calibri"/>
        </w:rPr>
        <w:t xml:space="preserve"> (</w:t>
      </w:r>
      <w:r w:rsidR="00223769" w:rsidRPr="00B15237">
        <w:rPr>
          <w:rFonts w:ascii="Calibri" w:hAnsi="Calibri" w:cs="Calibri"/>
          <w:b/>
          <w:bCs/>
        </w:rPr>
        <w:t>Table 1</w:t>
      </w:r>
      <w:r w:rsidR="00223769" w:rsidRPr="00B15237">
        <w:rPr>
          <w:rFonts w:ascii="Calibri" w:hAnsi="Calibri" w:cs="Calibri"/>
        </w:rPr>
        <w:t>)</w:t>
      </w:r>
      <w:r w:rsidRPr="00B15237">
        <w:rPr>
          <w:rFonts w:ascii="Calibri" w:hAnsi="Calibri" w:cs="Calibri"/>
        </w:rPr>
        <w:t>, including 3</w:t>
      </w:r>
      <w:r w:rsidR="00FF7C37" w:rsidRPr="00B15237">
        <w:rPr>
          <w:rFonts w:ascii="Calibri" w:hAnsi="Calibri" w:cs="Calibri"/>
        </w:rPr>
        <w:t>1</w:t>
      </w:r>
      <w:r w:rsidRPr="00B15237">
        <w:rPr>
          <w:rFonts w:ascii="Calibri" w:hAnsi="Calibri" w:cs="Calibri"/>
        </w:rPr>
        <w:t xml:space="preserve"> (3</w:t>
      </w:r>
      <w:r w:rsidR="00FF7C37" w:rsidRPr="00B15237">
        <w:rPr>
          <w:rFonts w:ascii="Calibri" w:hAnsi="Calibri" w:cs="Calibri"/>
        </w:rPr>
        <w:t>7</w:t>
      </w:r>
      <w:r w:rsidRPr="00B15237">
        <w:rPr>
          <w:rFonts w:ascii="Calibri" w:hAnsi="Calibri" w:cs="Calibri"/>
        </w:rPr>
        <w:t xml:space="preserve">%) published protocols, </w:t>
      </w:r>
      <w:r w:rsidR="00FF7C37" w:rsidRPr="00B15237">
        <w:rPr>
          <w:rFonts w:ascii="Calibri" w:hAnsi="Calibri" w:cs="Calibri"/>
        </w:rPr>
        <w:t>8</w:t>
      </w:r>
      <w:r w:rsidRPr="00B15237">
        <w:rPr>
          <w:rFonts w:ascii="Calibri" w:hAnsi="Calibri" w:cs="Calibri"/>
        </w:rPr>
        <w:t xml:space="preserve"> (10%) </w:t>
      </w:r>
      <w:r w:rsidR="00FF7C37" w:rsidRPr="00B15237">
        <w:rPr>
          <w:rFonts w:ascii="Calibri" w:hAnsi="Calibri" w:cs="Calibri"/>
        </w:rPr>
        <w:t xml:space="preserve">full-text </w:t>
      </w:r>
      <w:r w:rsidRPr="00B15237">
        <w:rPr>
          <w:rFonts w:ascii="Calibri" w:hAnsi="Calibri" w:cs="Calibri"/>
        </w:rPr>
        <w:t xml:space="preserve">protocols </w:t>
      </w:r>
      <w:r w:rsidR="004D2539" w:rsidRPr="00B15237">
        <w:rPr>
          <w:rFonts w:ascii="Calibri" w:hAnsi="Calibri" w:cs="Calibri"/>
        </w:rPr>
        <w:t xml:space="preserve">provided </w:t>
      </w:r>
      <w:r w:rsidRPr="00B15237">
        <w:rPr>
          <w:rFonts w:ascii="Calibri" w:hAnsi="Calibri" w:cs="Calibri"/>
        </w:rPr>
        <w:t>as supplementary material, and 4</w:t>
      </w:r>
      <w:r w:rsidR="00FF7C37" w:rsidRPr="00B15237">
        <w:rPr>
          <w:rFonts w:ascii="Calibri" w:hAnsi="Calibri" w:cs="Calibri"/>
        </w:rPr>
        <w:t>5</w:t>
      </w:r>
      <w:r w:rsidRPr="00B15237">
        <w:rPr>
          <w:rFonts w:ascii="Calibri" w:hAnsi="Calibri" w:cs="Calibri"/>
        </w:rPr>
        <w:t xml:space="preserve"> (5</w:t>
      </w:r>
      <w:r w:rsidR="00FF7C37" w:rsidRPr="00B15237">
        <w:rPr>
          <w:rFonts w:ascii="Calibri" w:hAnsi="Calibri" w:cs="Calibri"/>
        </w:rPr>
        <w:t>4</w:t>
      </w:r>
      <w:r w:rsidRPr="00B15237">
        <w:rPr>
          <w:rFonts w:ascii="Calibri" w:hAnsi="Calibri" w:cs="Calibri"/>
        </w:rPr>
        <w:t xml:space="preserve">%) </w:t>
      </w:r>
      <w:r w:rsidR="00B46B93" w:rsidRPr="00B15237">
        <w:rPr>
          <w:rFonts w:ascii="Calibri" w:hAnsi="Calibri" w:cs="Calibri"/>
        </w:rPr>
        <w:t xml:space="preserve">registry </w:t>
      </w:r>
      <w:r w:rsidRPr="00B15237">
        <w:rPr>
          <w:rFonts w:ascii="Calibri" w:hAnsi="Calibri" w:cs="Calibri"/>
        </w:rPr>
        <w:t>records.</w:t>
      </w:r>
      <w:r w:rsidR="00867646" w:rsidRPr="00B15237">
        <w:rPr>
          <w:rFonts w:ascii="Calibri" w:hAnsi="Calibri" w:cs="Calibri"/>
        </w:rPr>
        <w:t xml:space="preserve"> </w:t>
      </w:r>
      <w:r w:rsidR="005F757C" w:rsidRPr="00B15237">
        <w:rPr>
          <w:rFonts w:ascii="Calibri" w:hAnsi="Calibri" w:cs="Calibri"/>
        </w:rPr>
        <w:t>Among</w:t>
      </w:r>
      <w:r w:rsidR="003B4AD0" w:rsidRPr="00B15237">
        <w:rPr>
          <w:rFonts w:ascii="Calibri" w:hAnsi="Calibri" w:cs="Calibri"/>
        </w:rPr>
        <w:t xml:space="preserve"> these 84 </w:t>
      </w:r>
      <w:r w:rsidR="00B46B93" w:rsidRPr="00B15237">
        <w:rPr>
          <w:rFonts w:ascii="Calibri" w:hAnsi="Calibri" w:cs="Calibri"/>
        </w:rPr>
        <w:t>RCTs</w:t>
      </w:r>
      <w:r w:rsidR="005F757C" w:rsidRPr="00B15237">
        <w:rPr>
          <w:rFonts w:ascii="Calibri" w:hAnsi="Calibri" w:cs="Calibri"/>
        </w:rPr>
        <w:t>, the CCI® was used as a primary endpoint in 14 (17%)</w:t>
      </w:r>
      <w:r w:rsidR="00A90195" w:rsidRPr="00B15237">
        <w:rPr>
          <w:rFonts w:ascii="Calibri" w:hAnsi="Calibri" w:cs="Calibri"/>
        </w:rPr>
        <w:t xml:space="preserve"> </w:t>
      </w:r>
      <w:r w:rsidR="0008320E" w:rsidRPr="00B15237">
        <w:rPr>
          <w:rFonts w:ascii="Calibri" w:hAnsi="Calibri" w:cs="Calibri"/>
        </w:rPr>
        <w:t>trials</w:t>
      </w:r>
      <w:r w:rsidR="003B4AD0" w:rsidRPr="00B15237">
        <w:rPr>
          <w:rFonts w:ascii="Calibri" w:hAnsi="Calibri" w:cs="Calibri"/>
        </w:rPr>
        <w:t xml:space="preserve">; </w:t>
      </w:r>
      <w:r w:rsidR="005F757C" w:rsidRPr="00B15237">
        <w:rPr>
          <w:rFonts w:ascii="Calibri" w:hAnsi="Calibri" w:cs="Calibri"/>
        </w:rPr>
        <w:t xml:space="preserve">this designation was pre-specified in 12 corresponding pre-trial documents, indicating minor discrepancies between </w:t>
      </w:r>
      <w:r w:rsidR="00F17102" w:rsidRPr="00B15237">
        <w:rPr>
          <w:rFonts w:ascii="Calibri" w:hAnsi="Calibri" w:cs="Calibri"/>
        </w:rPr>
        <w:t xml:space="preserve">study design </w:t>
      </w:r>
      <w:r w:rsidR="005F757C" w:rsidRPr="00B15237">
        <w:rPr>
          <w:rFonts w:ascii="Calibri" w:hAnsi="Calibri" w:cs="Calibri"/>
        </w:rPr>
        <w:t>and publication</w:t>
      </w:r>
      <w:r w:rsidR="004760AC" w:rsidRPr="00B15237">
        <w:rPr>
          <w:rFonts w:ascii="Calibri" w:hAnsi="Calibri" w:cs="Calibri"/>
        </w:rPr>
        <w:t xml:space="preserve"> (</w:t>
      </w:r>
      <w:r w:rsidR="004760AC" w:rsidRPr="00B15237">
        <w:rPr>
          <w:rFonts w:ascii="Calibri" w:hAnsi="Calibri" w:cs="Calibri"/>
          <w:b/>
          <w:bCs/>
        </w:rPr>
        <w:t xml:space="preserve">Table </w:t>
      </w:r>
      <w:r w:rsidR="00223769" w:rsidRPr="00B15237">
        <w:rPr>
          <w:rFonts w:ascii="Calibri" w:hAnsi="Calibri" w:cs="Calibri"/>
          <w:b/>
          <w:bCs/>
        </w:rPr>
        <w:t>2</w:t>
      </w:r>
      <w:r w:rsidR="004760AC" w:rsidRPr="00B15237">
        <w:rPr>
          <w:rFonts w:ascii="Calibri" w:hAnsi="Calibri" w:cs="Calibri"/>
        </w:rPr>
        <w:t>)</w:t>
      </w:r>
      <w:r w:rsidR="005F757C" w:rsidRPr="00B15237">
        <w:rPr>
          <w:rFonts w:ascii="Calibri" w:hAnsi="Calibri" w:cs="Calibri"/>
        </w:rPr>
        <w:t>.</w:t>
      </w:r>
    </w:p>
    <w:p w14:paraId="47136166" w14:textId="039E7F43" w:rsidR="003B4AD0" w:rsidRPr="00B15237" w:rsidDel="00F90E87" w:rsidRDefault="00E77821" w:rsidP="003B4AD0">
      <w:pPr>
        <w:spacing w:line="480" w:lineRule="auto"/>
        <w:rPr>
          <w:del w:id="60" w:author="Joana Rodrigues Ribeiro" w:date="2025-10-28T09:36:00Z" w16du:dateUtc="2025-10-28T08:36:00Z"/>
          <w:rFonts w:ascii="Calibri" w:hAnsi="Calibri" w:cs="Calibri"/>
        </w:rPr>
      </w:pPr>
      <w:r w:rsidRPr="00B15237">
        <w:rPr>
          <w:rFonts w:ascii="Calibri" w:hAnsi="Calibri" w:cs="Calibri"/>
        </w:rPr>
        <w:t>Among the 14 trials with the CCI® as the primary endpoint, 13 publications reported a CCI®-based sample-size calculation</w:t>
      </w:r>
      <w:commentRangeStart w:id="61"/>
      <w:r w:rsidRPr="00B15237">
        <w:rPr>
          <w:rFonts w:ascii="Calibri" w:hAnsi="Calibri" w:cs="Calibri"/>
        </w:rPr>
        <w:t>.</w:t>
      </w:r>
      <w:ins w:id="62" w:author="Joana Rodrigues Ribeiro" w:date="2025-10-28T09:07:00Z" w16du:dateUtc="2025-10-28T08:07:00Z">
        <w:r w:rsidR="009D0780" w:rsidRPr="00B15237">
          <w:rPr>
            <w:rFonts w:ascii="Calibri" w:hAnsi="Calibri" w:cs="Calibri"/>
            <w:kern w:val="0"/>
            <w:rPrChange w:id="63" w:author="Joana Rodrigues Ribeiro" w:date="2025-10-28T09:30:00Z" w16du:dateUtc="2025-10-28T08:30:00Z">
              <w:rPr>
                <w:rFonts w:ascii="AppleSystemUIFont" w:hAnsi="AppleSystemUIFont" w:cs="AppleSystemUIFont"/>
                <w:kern w:val="0"/>
                <w:sz w:val="26"/>
                <w:szCs w:val="26"/>
              </w:rPr>
            </w:rPrChange>
          </w:rPr>
          <w:t xml:space="preserve"> </w:t>
        </w:r>
      </w:ins>
      <w:del w:id="64" w:author="Joana Rodrigues Ribeiro" w:date="2025-10-28T09:07:00Z" w16du:dateUtc="2025-10-28T08:07:00Z">
        <w:r w:rsidRPr="00B15237" w:rsidDel="009D0780">
          <w:rPr>
            <w:rFonts w:ascii="Calibri" w:hAnsi="Calibri" w:cs="Calibri"/>
          </w:rPr>
          <w:delText xml:space="preserve"> </w:delText>
        </w:r>
      </w:del>
      <w:r w:rsidRPr="00B15237">
        <w:rPr>
          <w:rFonts w:ascii="Calibri" w:hAnsi="Calibri" w:cs="Calibri"/>
        </w:rPr>
        <w:t>In the corresponding 14 pre-trial registrations, 4 did not specify a sample-size calculation at all. The remaining 10 prespecified a CCI®-based calculation, concordant with the publications</w:t>
      </w:r>
      <w:ins w:id="65" w:author="Joana Rodrigues Ribeiro" w:date="2025-10-28T09:36:00Z" w16du:dateUtc="2025-10-28T08:36:00Z">
        <w:r w:rsidR="00F90E87">
          <w:rPr>
            <w:rFonts w:ascii="Calibri" w:hAnsi="Calibri" w:cs="Calibri"/>
          </w:rPr>
          <w:t>.</w:t>
        </w:r>
      </w:ins>
      <w:del w:id="66" w:author="Joana Rodrigues Ribeiro" w:date="2025-10-28T09:36:00Z" w16du:dateUtc="2025-10-28T08:36:00Z">
        <w:r w:rsidRPr="00B15237" w:rsidDel="00F90E87">
          <w:rPr>
            <w:rFonts w:ascii="Calibri" w:hAnsi="Calibri" w:cs="Calibri"/>
          </w:rPr>
          <w:delText>.</w:delText>
        </w:r>
        <w:commentRangeEnd w:id="61"/>
        <w:r w:rsidR="009D0780" w:rsidRPr="00B15237" w:rsidDel="00F90E87">
          <w:rPr>
            <w:rStyle w:val="CommentReference"/>
            <w:rFonts w:ascii="Calibri" w:hAnsi="Calibri" w:cs="Calibri"/>
            <w:sz w:val="24"/>
            <w:szCs w:val="24"/>
            <w:rPrChange w:id="67" w:author="Joana Rodrigues Ribeiro" w:date="2025-10-28T09:30:00Z" w16du:dateUtc="2025-10-28T08:30:00Z">
              <w:rPr>
                <w:rStyle w:val="CommentReference"/>
              </w:rPr>
            </w:rPrChange>
          </w:rPr>
          <w:commentReference w:id="61"/>
        </w:r>
      </w:del>
    </w:p>
    <w:p w14:paraId="042879AD" w14:textId="5B2704EE" w:rsidR="009A0C24" w:rsidRPr="00B15237" w:rsidRDefault="009A0C24" w:rsidP="00F90E87">
      <w:pPr>
        <w:spacing w:line="480" w:lineRule="auto"/>
        <w:rPr>
          <w:ins w:id="68" w:author="Joana Rodrigues Ribeiro" w:date="2025-10-28T09:17:00Z" w16du:dateUtc="2025-10-28T08:17:00Z"/>
          <w:rFonts w:ascii="Calibri" w:hAnsi="Calibri" w:cs="Calibri"/>
          <w:kern w:val="0"/>
          <w:rPrChange w:id="69" w:author="Joana Rodrigues Ribeiro" w:date="2025-10-28T09:30:00Z" w16du:dateUtc="2025-10-28T08:30:00Z">
            <w:rPr>
              <w:ins w:id="70" w:author="Joana Rodrigues Ribeiro" w:date="2025-10-28T09:17:00Z" w16du:dateUtc="2025-10-28T08:17:00Z"/>
              <w:rFonts w:ascii="AppleSystemUIFont" w:hAnsi="AppleSystemUIFont" w:cs="AppleSystemUIFont"/>
              <w:kern w:val="0"/>
              <w:sz w:val="26"/>
              <w:szCs w:val="26"/>
            </w:rPr>
          </w:rPrChange>
        </w:rPr>
      </w:pPr>
    </w:p>
    <w:p w14:paraId="6CB2D1AB" w14:textId="261C4C3F" w:rsidR="009D0780" w:rsidRPr="00B15237" w:rsidRDefault="009A0C24" w:rsidP="003B4AD0">
      <w:pPr>
        <w:spacing w:line="480" w:lineRule="auto"/>
        <w:rPr>
          <w:ins w:id="71" w:author="Joana Rodrigues Ribeiro" w:date="2025-10-28T09:20:00Z" w16du:dateUtc="2025-10-28T08:20:00Z"/>
          <w:rFonts w:ascii="Calibri" w:hAnsi="Calibri" w:cs="Calibri"/>
          <w:kern w:val="0"/>
          <w:rPrChange w:id="72" w:author="Joana Rodrigues Ribeiro" w:date="2025-10-28T09:30:00Z" w16du:dateUtc="2025-10-28T08:30:00Z">
            <w:rPr>
              <w:ins w:id="73" w:author="Joana Rodrigues Ribeiro" w:date="2025-10-28T09:20:00Z" w16du:dateUtc="2025-10-28T08:20:00Z"/>
              <w:rFonts w:ascii="AppleSystemUIFont" w:hAnsi="AppleSystemUIFont" w:cs="AppleSystemUIFont"/>
              <w:kern w:val="0"/>
              <w:sz w:val="26"/>
              <w:szCs w:val="26"/>
            </w:rPr>
          </w:rPrChange>
        </w:rPr>
      </w:pPr>
      <w:ins w:id="74" w:author="Joana Rodrigues Ribeiro" w:date="2025-10-28T09:20:00Z" w16du:dateUtc="2025-10-28T08:20:00Z">
        <w:r w:rsidRPr="00B15237">
          <w:rPr>
            <w:rFonts w:ascii="Calibri" w:hAnsi="Calibri" w:cs="Calibri"/>
            <w:kern w:val="0"/>
            <w:rPrChange w:id="75" w:author="Joana Rodrigues Ribeiro" w:date="2025-10-28T09:30:00Z" w16du:dateUtc="2025-10-28T08:30:00Z">
              <w:rPr>
                <w:rFonts w:ascii="AppleSystemUIFont" w:hAnsi="AppleSystemUIFont" w:cs="AppleSystemUIFont"/>
                <w:kern w:val="0"/>
                <w:sz w:val="26"/>
                <w:szCs w:val="26"/>
              </w:rPr>
            </w:rPrChange>
          </w:rPr>
          <w:t>R</w:t>
        </w:r>
      </w:ins>
      <w:ins w:id="76" w:author="Joana Rodrigues Ribeiro" w:date="2025-10-28T09:17:00Z" w16du:dateUtc="2025-10-28T08:17:00Z">
        <w:r w:rsidRPr="00B15237">
          <w:rPr>
            <w:rFonts w:ascii="Calibri" w:hAnsi="Calibri" w:cs="Calibri"/>
            <w:kern w:val="0"/>
            <w:rPrChange w:id="77" w:author="Joana Rodrigues Ribeiro" w:date="2025-10-28T09:30:00Z" w16du:dateUtc="2025-10-28T08:30:00Z">
              <w:rPr>
                <w:rFonts w:ascii="AppleSystemUIFont" w:hAnsi="AppleSystemUIFont" w:cs="AppleSystemUIFont"/>
                <w:kern w:val="0"/>
                <w:sz w:val="26"/>
                <w:szCs w:val="26"/>
              </w:rPr>
            </w:rPrChange>
          </w:rPr>
          <w:t xml:space="preserve">esults reporting </w:t>
        </w:r>
      </w:ins>
      <w:ins w:id="78" w:author="Joana Rodrigues Ribeiro" w:date="2025-10-28T09:18:00Z" w16du:dateUtc="2025-10-28T08:18:00Z">
        <w:r w:rsidRPr="00B15237">
          <w:rPr>
            <w:rFonts w:ascii="Calibri" w:hAnsi="Calibri" w:cs="Calibri"/>
            <w:kern w:val="0"/>
            <w:rPrChange w:id="79" w:author="Joana Rodrigues Ribeiro" w:date="2025-10-28T09:30:00Z" w16du:dateUtc="2025-10-28T08:30:00Z">
              <w:rPr>
                <w:rFonts w:ascii="AppleSystemUIFont" w:hAnsi="AppleSystemUIFont" w:cs="AppleSystemUIFont"/>
                <w:kern w:val="0"/>
                <w:sz w:val="26"/>
                <w:szCs w:val="26"/>
              </w:rPr>
            </w:rPrChange>
          </w:rPr>
          <w:t>was</w:t>
        </w:r>
      </w:ins>
      <w:ins w:id="80" w:author="Joana Rodrigues Ribeiro" w:date="2025-10-28T09:17:00Z" w16du:dateUtc="2025-10-28T08:17:00Z">
        <w:r w:rsidRPr="00B15237">
          <w:rPr>
            <w:rFonts w:ascii="Calibri" w:hAnsi="Calibri" w:cs="Calibri"/>
            <w:kern w:val="0"/>
            <w:rPrChange w:id="81" w:author="Joana Rodrigues Ribeiro" w:date="2025-10-28T09:30:00Z" w16du:dateUtc="2025-10-28T08:30:00Z">
              <w:rPr>
                <w:rFonts w:ascii="AppleSystemUIFont" w:hAnsi="AppleSystemUIFont" w:cs="AppleSystemUIFont"/>
                <w:kern w:val="0"/>
                <w:sz w:val="26"/>
                <w:szCs w:val="26"/>
              </w:rPr>
            </w:rPrChange>
          </w:rPr>
          <w:t xml:space="preserve"> also not consistent, as </w:t>
        </w:r>
      </w:ins>
      <w:ins w:id="82" w:author="Joana Rodrigues Ribeiro" w:date="2025-10-28T09:13:00Z" w16du:dateUtc="2025-10-28T08:13:00Z">
        <w:r w:rsidRPr="00B15237">
          <w:rPr>
            <w:rFonts w:ascii="Calibri" w:hAnsi="Calibri" w:cs="Calibri"/>
            <w:kern w:val="0"/>
            <w:rPrChange w:id="83" w:author="Joana Rodrigues Ribeiro" w:date="2025-10-28T09:30:00Z" w16du:dateUtc="2025-10-28T08:30:00Z">
              <w:rPr>
                <w:rFonts w:ascii="AppleSystemUIFont" w:hAnsi="AppleSystemUIFont" w:cs="AppleSystemUIFont"/>
                <w:kern w:val="0"/>
                <w:sz w:val="26"/>
                <w:szCs w:val="26"/>
              </w:rPr>
            </w:rPrChange>
          </w:rPr>
          <w:t>only</w:t>
        </w:r>
      </w:ins>
      <w:ins w:id="84" w:author="Joana Rodrigues Ribeiro" w:date="2025-10-28T09:09:00Z" w16du:dateUtc="2025-10-28T08:09:00Z">
        <w:r w:rsidR="009D0780" w:rsidRPr="00B15237">
          <w:rPr>
            <w:rFonts w:ascii="Calibri" w:hAnsi="Calibri" w:cs="Calibri"/>
            <w:kern w:val="0"/>
            <w:rPrChange w:id="85" w:author="Joana Rodrigues Ribeiro" w:date="2025-10-28T09:30:00Z" w16du:dateUtc="2025-10-28T08:30:00Z">
              <w:rPr>
                <w:rFonts w:ascii="AppleSystemUIFont" w:hAnsi="AppleSystemUIFont" w:cs="AppleSystemUIFont"/>
                <w:kern w:val="0"/>
                <w:sz w:val="26"/>
                <w:szCs w:val="26"/>
              </w:rPr>
            </w:rPrChange>
          </w:rPr>
          <w:t xml:space="preserve"> </w:t>
        </w:r>
      </w:ins>
      <w:ins w:id="86" w:author="Joana Rodrigues Ribeiro" w:date="2025-10-28T09:13:00Z" w16du:dateUtc="2025-10-28T08:13:00Z">
        <w:r w:rsidRPr="00B15237">
          <w:rPr>
            <w:rFonts w:ascii="Calibri" w:hAnsi="Calibri" w:cs="Calibri"/>
            <w:kern w:val="0"/>
            <w:rPrChange w:id="87" w:author="Joana Rodrigues Ribeiro" w:date="2025-10-28T09:30:00Z" w16du:dateUtc="2025-10-28T08:30:00Z">
              <w:rPr>
                <w:rFonts w:ascii="AppleSystemUIFont" w:hAnsi="AppleSystemUIFont" w:cs="AppleSystemUIFont"/>
                <w:kern w:val="0"/>
                <w:sz w:val="26"/>
                <w:szCs w:val="26"/>
              </w:rPr>
            </w:rPrChange>
          </w:rPr>
          <w:t xml:space="preserve">80 </w:t>
        </w:r>
      </w:ins>
      <w:ins w:id="88" w:author="Joana Rodrigues Ribeiro" w:date="2025-10-28T09:09:00Z" w16du:dateUtc="2025-10-28T08:09:00Z">
        <w:r w:rsidR="009D0780" w:rsidRPr="00B15237">
          <w:rPr>
            <w:rFonts w:ascii="Calibri" w:hAnsi="Calibri" w:cs="Calibri"/>
            <w:kern w:val="0"/>
            <w:rPrChange w:id="89" w:author="Joana Rodrigues Ribeiro" w:date="2025-10-28T09:30:00Z" w16du:dateUtc="2025-10-28T08:30:00Z">
              <w:rPr>
                <w:rFonts w:ascii="AppleSystemUIFont" w:hAnsi="AppleSystemUIFont" w:cs="AppleSystemUIFont"/>
                <w:kern w:val="0"/>
                <w:sz w:val="26"/>
                <w:szCs w:val="26"/>
              </w:rPr>
            </w:rPrChange>
          </w:rPr>
          <w:t xml:space="preserve">publications reported </w:t>
        </w:r>
      </w:ins>
      <w:ins w:id="90" w:author="Joana Rodrigues Ribeiro" w:date="2025-10-28T09:14:00Z" w16du:dateUtc="2025-10-28T08:14:00Z">
        <w:r w:rsidRPr="00B15237">
          <w:rPr>
            <w:rFonts w:ascii="Calibri" w:hAnsi="Calibri" w:cs="Calibri"/>
            <w:kern w:val="0"/>
            <w:rPrChange w:id="91" w:author="Joana Rodrigues Ribeiro" w:date="2025-10-28T09:30:00Z" w16du:dateUtc="2025-10-28T08:30:00Z">
              <w:rPr>
                <w:rFonts w:ascii="AppleSystemUIFont" w:hAnsi="AppleSystemUIFont" w:cs="AppleSystemUIFont"/>
                <w:kern w:val="0"/>
                <w:sz w:val="26"/>
                <w:szCs w:val="26"/>
              </w:rPr>
            </w:rPrChange>
          </w:rPr>
          <w:t xml:space="preserve">whether the </w:t>
        </w:r>
        <w:r w:rsidRPr="00B15237">
          <w:rPr>
            <w:rFonts w:ascii="Calibri" w:hAnsi="Calibri" w:cs="Calibri"/>
            <w:kern w:val="0"/>
            <w:rPrChange w:id="92" w:author="Joana Rodrigues Ribeiro" w:date="2025-10-28T09:30:00Z" w16du:dateUtc="2025-10-28T08:30:00Z">
              <w:rPr>
                <w:rFonts w:ascii="AppleSystemUIFont" w:hAnsi="AppleSystemUIFont" w:cs="AppleSystemUIFont"/>
                <w:kern w:val="0"/>
                <w:sz w:val="26"/>
                <w:szCs w:val="26"/>
              </w:rPr>
            </w:rPrChange>
          </w:rPr>
          <w:t>findings related to CCI® outcomes</w:t>
        </w:r>
        <w:r w:rsidRPr="00B15237">
          <w:rPr>
            <w:rFonts w:ascii="Calibri" w:hAnsi="Calibri" w:cs="Calibri"/>
            <w:kern w:val="0"/>
            <w:rPrChange w:id="93" w:author="Joana Rodrigues Ribeiro" w:date="2025-10-28T09:30:00Z" w16du:dateUtc="2025-10-28T08:30:00Z">
              <w:rPr>
                <w:rFonts w:ascii="AppleSystemUIFont" w:hAnsi="AppleSystemUIFont" w:cs="AppleSystemUIFont"/>
                <w:kern w:val="0"/>
                <w:sz w:val="26"/>
                <w:szCs w:val="26"/>
              </w:rPr>
            </w:rPrChange>
          </w:rPr>
          <w:t xml:space="preserve"> were </w:t>
        </w:r>
      </w:ins>
      <w:ins w:id="94" w:author="Joana Rodrigues Ribeiro" w:date="2025-10-28T09:09:00Z" w16du:dateUtc="2025-10-28T08:09:00Z">
        <w:r w:rsidR="009D0780" w:rsidRPr="00B15237">
          <w:rPr>
            <w:rFonts w:ascii="Calibri" w:hAnsi="Calibri" w:cs="Calibri"/>
            <w:kern w:val="0"/>
            <w:rPrChange w:id="95" w:author="Joana Rodrigues Ribeiro" w:date="2025-10-28T09:30:00Z" w16du:dateUtc="2025-10-28T08:30:00Z">
              <w:rPr>
                <w:rFonts w:ascii="AppleSystemUIFont" w:hAnsi="AppleSystemUIFont" w:cs="AppleSystemUIFont"/>
                <w:kern w:val="0"/>
                <w:sz w:val="26"/>
                <w:szCs w:val="26"/>
              </w:rPr>
            </w:rPrChange>
          </w:rPr>
          <w:t xml:space="preserve">statistically significant </w:t>
        </w:r>
      </w:ins>
      <w:ins w:id="96" w:author="Joana Rodrigues Ribeiro" w:date="2025-10-28T09:14:00Z" w16du:dateUtc="2025-10-28T08:14:00Z">
        <w:r w:rsidRPr="00B15237">
          <w:rPr>
            <w:rFonts w:ascii="Calibri" w:hAnsi="Calibri" w:cs="Calibri"/>
            <w:kern w:val="0"/>
            <w:rPrChange w:id="97" w:author="Joana Rodrigues Ribeiro" w:date="2025-10-28T09:30:00Z" w16du:dateUtc="2025-10-28T08:30:00Z">
              <w:rPr>
                <w:rFonts w:ascii="AppleSystemUIFont" w:hAnsi="AppleSystemUIFont" w:cs="AppleSystemUIFont"/>
                <w:kern w:val="0"/>
                <w:sz w:val="26"/>
                <w:szCs w:val="26"/>
              </w:rPr>
            </w:rPrChange>
          </w:rPr>
          <w:t>or not</w:t>
        </w:r>
      </w:ins>
      <w:ins w:id="98" w:author="Joana Rodrigues Ribeiro" w:date="2025-10-28T09:18:00Z" w16du:dateUtc="2025-10-28T08:18:00Z">
        <w:r w:rsidRPr="00B15237">
          <w:rPr>
            <w:rFonts w:ascii="Calibri" w:hAnsi="Calibri" w:cs="Calibri"/>
            <w:kern w:val="0"/>
            <w:rPrChange w:id="99" w:author="Joana Rodrigues Ribeiro" w:date="2025-10-28T09:30:00Z" w16du:dateUtc="2025-10-28T08:30:00Z">
              <w:rPr>
                <w:rFonts w:ascii="AppleSystemUIFont" w:hAnsi="AppleSystemUIFont" w:cs="AppleSystemUIFont"/>
                <w:kern w:val="0"/>
                <w:sz w:val="26"/>
                <w:szCs w:val="26"/>
              </w:rPr>
            </w:rPrChange>
          </w:rPr>
          <w:t>.</w:t>
        </w:r>
      </w:ins>
      <w:ins w:id="100" w:author="Joana Rodrigues Ribeiro" w:date="2025-10-28T09:16:00Z" w16du:dateUtc="2025-10-28T08:16:00Z">
        <w:r w:rsidRPr="00B15237">
          <w:rPr>
            <w:rFonts w:ascii="Calibri" w:hAnsi="Calibri" w:cs="Calibri"/>
            <w:kern w:val="0"/>
            <w:rPrChange w:id="101" w:author="Joana Rodrigues Ribeiro" w:date="2025-10-28T09:30:00Z" w16du:dateUtc="2025-10-28T08:30:00Z">
              <w:rPr>
                <w:rFonts w:ascii="AppleSystemUIFont" w:hAnsi="AppleSystemUIFont" w:cs="AppleSystemUIFont"/>
                <w:kern w:val="0"/>
                <w:sz w:val="26"/>
                <w:szCs w:val="26"/>
              </w:rPr>
            </w:rPrChange>
          </w:rPr>
          <w:t xml:space="preserve"> </w:t>
        </w:r>
      </w:ins>
      <w:ins w:id="102" w:author="Joana Rodrigues Ribeiro" w:date="2025-10-28T09:18:00Z" w16du:dateUtc="2025-10-28T08:18:00Z">
        <w:r w:rsidRPr="00B15237">
          <w:rPr>
            <w:rFonts w:ascii="Calibri" w:hAnsi="Calibri" w:cs="Calibri"/>
            <w:kern w:val="0"/>
            <w:rPrChange w:id="103" w:author="Joana Rodrigues Ribeiro" w:date="2025-10-28T09:30:00Z" w16du:dateUtc="2025-10-28T08:30:00Z">
              <w:rPr>
                <w:rFonts w:ascii="AppleSystemUIFont" w:hAnsi="AppleSystemUIFont" w:cs="AppleSystemUIFont"/>
                <w:kern w:val="0"/>
                <w:sz w:val="26"/>
                <w:szCs w:val="26"/>
              </w:rPr>
            </w:rPrChange>
          </w:rPr>
          <w:t>A</w:t>
        </w:r>
      </w:ins>
      <w:ins w:id="104" w:author="Joana Rodrigues Ribeiro" w:date="2025-10-28T09:16:00Z" w16du:dateUtc="2025-10-28T08:16:00Z">
        <w:r w:rsidRPr="00B15237">
          <w:rPr>
            <w:rFonts w:ascii="Calibri" w:hAnsi="Calibri" w:cs="Calibri"/>
            <w:kern w:val="0"/>
            <w:rPrChange w:id="105" w:author="Joana Rodrigues Ribeiro" w:date="2025-10-28T09:30:00Z" w16du:dateUtc="2025-10-28T08:30:00Z">
              <w:rPr>
                <w:rFonts w:ascii="AppleSystemUIFont" w:hAnsi="AppleSystemUIFont" w:cs="AppleSystemUIFont"/>
                <w:kern w:val="0"/>
                <w:sz w:val="26"/>
                <w:szCs w:val="26"/>
              </w:rPr>
            </w:rPrChange>
          </w:rPr>
          <w:t>mong these</w:t>
        </w:r>
      </w:ins>
      <w:ins w:id="106" w:author="Joana Rodrigues Ribeiro" w:date="2025-10-28T09:18:00Z" w16du:dateUtc="2025-10-28T08:18:00Z">
        <w:r w:rsidRPr="00B15237">
          <w:rPr>
            <w:rFonts w:ascii="Calibri" w:hAnsi="Calibri" w:cs="Calibri"/>
            <w:kern w:val="0"/>
            <w:rPrChange w:id="107" w:author="Joana Rodrigues Ribeiro" w:date="2025-10-28T09:30:00Z" w16du:dateUtc="2025-10-28T08:30:00Z">
              <w:rPr>
                <w:rFonts w:ascii="AppleSystemUIFont" w:hAnsi="AppleSystemUIFont" w:cs="AppleSystemUIFont"/>
                <w:kern w:val="0"/>
                <w:sz w:val="26"/>
                <w:szCs w:val="26"/>
              </w:rPr>
            </w:rPrChange>
          </w:rPr>
          <w:t>,</w:t>
        </w:r>
      </w:ins>
      <w:ins w:id="108" w:author="Joana Rodrigues Ribeiro" w:date="2025-10-28T09:16:00Z" w16du:dateUtc="2025-10-28T08:16:00Z">
        <w:r w:rsidRPr="00B15237">
          <w:rPr>
            <w:rFonts w:ascii="Calibri" w:hAnsi="Calibri" w:cs="Calibri"/>
            <w:kern w:val="0"/>
            <w:rPrChange w:id="109" w:author="Joana Rodrigues Ribeiro" w:date="2025-10-28T09:30:00Z" w16du:dateUtc="2025-10-28T08:30:00Z">
              <w:rPr>
                <w:rFonts w:ascii="AppleSystemUIFont" w:hAnsi="AppleSystemUIFont" w:cs="AppleSystemUIFont"/>
                <w:kern w:val="0"/>
                <w:sz w:val="26"/>
                <w:szCs w:val="26"/>
              </w:rPr>
            </w:rPrChange>
          </w:rPr>
          <w:t xml:space="preserve"> </w:t>
        </w:r>
      </w:ins>
      <w:ins w:id="110" w:author="Joana Rodrigues Ribeiro" w:date="2025-10-28T09:15:00Z" w16du:dateUtc="2025-10-28T08:15:00Z">
        <w:r w:rsidRPr="00B15237">
          <w:rPr>
            <w:rFonts w:ascii="Calibri" w:hAnsi="Calibri" w:cs="Calibri"/>
            <w:kern w:val="0"/>
            <w:rPrChange w:id="111" w:author="Joana Rodrigues Ribeiro" w:date="2025-10-28T09:30:00Z" w16du:dateUtc="2025-10-28T08:30:00Z">
              <w:rPr>
                <w:rFonts w:ascii="AppleSystemUIFont" w:hAnsi="AppleSystemUIFont" w:cs="AppleSystemUIFont"/>
                <w:kern w:val="0"/>
                <w:sz w:val="26"/>
                <w:szCs w:val="26"/>
              </w:rPr>
            </w:rPrChange>
          </w:rPr>
          <w:t>19</w:t>
        </w:r>
      </w:ins>
      <w:ins w:id="112" w:author="Joana Rodrigues Ribeiro" w:date="2025-10-28T09:14:00Z" w16du:dateUtc="2025-10-28T08:14:00Z">
        <w:r w:rsidRPr="00B15237">
          <w:rPr>
            <w:rFonts w:ascii="Calibri" w:hAnsi="Calibri" w:cs="Calibri"/>
            <w:kern w:val="0"/>
            <w:rPrChange w:id="113" w:author="Joana Rodrigues Ribeiro" w:date="2025-10-28T09:30:00Z" w16du:dateUtc="2025-10-28T08:30:00Z">
              <w:rPr>
                <w:rFonts w:ascii="AppleSystemUIFont" w:hAnsi="AppleSystemUIFont" w:cs="AppleSystemUIFont"/>
                <w:kern w:val="0"/>
                <w:sz w:val="26"/>
                <w:szCs w:val="26"/>
              </w:rPr>
            </w:rPrChange>
          </w:rPr>
          <w:t xml:space="preserve"> displayed statistically significant results (</w:t>
        </w:r>
      </w:ins>
      <w:ins w:id="114" w:author="Joana Rodrigues Ribeiro" w:date="2025-10-28T09:16:00Z" w16du:dateUtc="2025-10-28T08:16:00Z">
        <w:r w:rsidRPr="00B15237">
          <w:rPr>
            <w:rFonts w:ascii="Calibri" w:hAnsi="Calibri" w:cs="Calibri"/>
            <w:kern w:val="0"/>
            <w:rPrChange w:id="115" w:author="Joana Rodrigues Ribeiro" w:date="2025-10-28T09:30:00Z" w16du:dateUtc="2025-10-28T08:30:00Z">
              <w:rPr>
                <w:rFonts w:ascii="AppleSystemUIFont" w:hAnsi="AppleSystemUIFont" w:cs="AppleSystemUIFont"/>
                <w:kern w:val="0"/>
                <w:sz w:val="26"/>
                <w:szCs w:val="26"/>
              </w:rPr>
            </w:rPrChange>
          </w:rPr>
          <w:t>25</w:t>
        </w:r>
      </w:ins>
      <w:ins w:id="116" w:author="Joana Rodrigues Ribeiro" w:date="2025-10-28T09:14:00Z" w16du:dateUtc="2025-10-28T08:14:00Z">
        <w:r w:rsidRPr="00B15237">
          <w:rPr>
            <w:rFonts w:ascii="Calibri" w:hAnsi="Calibri" w:cs="Calibri"/>
            <w:kern w:val="0"/>
            <w:rPrChange w:id="117" w:author="Joana Rodrigues Ribeiro" w:date="2025-10-28T09:30:00Z" w16du:dateUtc="2025-10-28T08:30:00Z">
              <w:rPr>
                <w:rFonts w:ascii="AppleSystemUIFont" w:hAnsi="AppleSystemUIFont" w:cs="AppleSystemUIFont"/>
                <w:kern w:val="0"/>
                <w:sz w:val="26"/>
                <w:szCs w:val="26"/>
              </w:rPr>
            </w:rPrChange>
          </w:rPr>
          <w:t>%)</w:t>
        </w:r>
      </w:ins>
      <w:ins w:id="118" w:author="Joana Rodrigues Ribeiro" w:date="2025-10-28T09:22:00Z" w16du:dateUtc="2025-10-28T08:22:00Z">
        <w:r w:rsidR="00B15237" w:rsidRPr="00B15237">
          <w:rPr>
            <w:rFonts w:ascii="Calibri" w:hAnsi="Calibri" w:cs="Calibri"/>
            <w:kern w:val="0"/>
            <w:rPrChange w:id="119" w:author="Joana Rodrigues Ribeiro" w:date="2025-10-28T09:30:00Z" w16du:dateUtc="2025-10-28T08:30:00Z">
              <w:rPr>
                <w:rFonts w:ascii="AppleSystemUIFont" w:hAnsi="AppleSystemUIFont" w:cs="AppleSystemUIFont"/>
                <w:kern w:val="0"/>
                <w:sz w:val="26"/>
                <w:szCs w:val="26"/>
              </w:rPr>
            </w:rPrChange>
          </w:rPr>
          <w:t>, including 3</w:t>
        </w:r>
      </w:ins>
      <w:ins w:id="120" w:author="Joana Rodrigues Ribeiro" w:date="2025-10-28T09:23:00Z" w16du:dateUtc="2025-10-28T08:23:00Z">
        <w:r w:rsidR="00B15237" w:rsidRPr="00B15237">
          <w:rPr>
            <w:rFonts w:ascii="Calibri" w:hAnsi="Calibri" w:cs="Calibri"/>
            <w:kern w:val="0"/>
            <w:rPrChange w:id="121" w:author="Joana Rodrigues Ribeiro" w:date="2025-10-28T09:30:00Z" w16du:dateUtc="2025-10-28T08:30:00Z">
              <w:rPr>
                <w:rFonts w:ascii="AppleSystemUIFont" w:hAnsi="AppleSystemUIFont" w:cs="AppleSystemUIFont"/>
                <w:kern w:val="0"/>
                <w:sz w:val="26"/>
                <w:szCs w:val="26"/>
              </w:rPr>
            </w:rPrChange>
          </w:rPr>
          <w:t xml:space="preserve"> of the 14</w:t>
        </w:r>
      </w:ins>
      <w:ins w:id="122" w:author="Joana Rodrigues Ribeiro" w:date="2025-10-28T09:22:00Z" w16du:dateUtc="2025-10-28T08:22:00Z">
        <w:r w:rsidR="00B15237" w:rsidRPr="00B15237">
          <w:rPr>
            <w:rFonts w:ascii="Calibri" w:hAnsi="Calibri" w:cs="Calibri"/>
            <w:kern w:val="0"/>
            <w:rPrChange w:id="123" w:author="Joana Rodrigues Ribeiro" w:date="2025-10-28T09:30:00Z" w16du:dateUtc="2025-10-28T08:30:00Z">
              <w:rPr>
                <w:rFonts w:ascii="AppleSystemUIFont" w:hAnsi="AppleSystemUIFont" w:cs="AppleSystemUIFont"/>
                <w:kern w:val="0"/>
                <w:sz w:val="26"/>
                <w:szCs w:val="26"/>
              </w:rPr>
            </w:rPrChange>
          </w:rPr>
          <w:t xml:space="preserve"> trials using the CCI® as the primary endpoint</w:t>
        </w:r>
      </w:ins>
      <w:ins w:id="124" w:author="Joana Rodrigues Ribeiro" w:date="2025-10-28T09:23:00Z" w16du:dateUtc="2025-10-28T08:23:00Z">
        <w:r w:rsidR="00B15237" w:rsidRPr="00B15237">
          <w:rPr>
            <w:rFonts w:ascii="Calibri" w:hAnsi="Calibri" w:cs="Calibri"/>
            <w:kern w:val="0"/>
            <w:rPrChange w:id="125" w:author="Joana Rodrigues Ribeiro" w:date="2025-10-28T09:30:00Z" w16du:dateUtc="2025-10-28T08:30:00Z">
              <w:rPr>
                <w:rFonts w:ascii="AppleSystemUIFont" w:hAnsi="AppleSystemUIFont" w:cs="AppleSystemUIFont"/>
                <w:kern w:val="0"/>
                <w:sz w:val="26"/>
                <w:szCs w:val="26"/>
              </w:rPr>
            </w:rPrChange>
          </w:rPr>
          <w:t xml:space="preserve"> (21%)</w:t>
        </w:r>
      </w:ins>
      <w:ins w:id="126" w:author="Joana Rodrigues Ribeiro" w:date="2025-10-28T09:14:00Z" w16du:dateUtc="2025-10-28T08:14:00Z">
        <w:r w:rsidRPr="00B15237">
          <w:rPr>
            <w:rFonts w:ascii="Calibri" w:hAnsi="Calibri" w:cs="Calibri"/>
            <w:kern w:val="0"/>
            <w:rPrChange w:id="127" w:author="Joana Rodrigues Ribeiro" w:date="2025-10-28T09:30:00Z" w16du:dateUtc="2025-10-28T08:30:00Z">
              <w:rPr>
                <w:rFonts w:ascii="AppleSystemUIFont" w:hAnsi="AppleSystemUIFont" w:cs="AppleSystemUIFont"/>
                <w:kern w:val="0"/>
                <w:sz w:val="26"/>
                <w:szCs w:val="26"/>
              </w:rPr>
            </w:rPrChange>
          </w:rPr>
          <w:t>.</w:t>
        </w:r>
      </w:ins>
    </w:p>
    <w:p w14:paraId="6674AC0D" w14:textId="09179273" w:rsidR="009A0C24" w:rsidRPr="00B15237" w:rsidRDefault="009A0C24" w:rsidP="003B4AD0">
      <w:pPr>
        <w:spacing w:line="480" w:lineRule="auto"/>
        <w:rPr>
          <w:ins w:id="128" w:author="Joana Rodrigues Ribeiro" w:date="2025-10-28T09:09:00Z" w16du:dateUtc="2025-10-28T08:09:00Z"/>
          <w:rFonts w:ascii="Calibri" w:hAnsi="Calibri" w:cs="Calibri"/>
          <w:color w:val="000000" w:themeColor="text1"/>
        </w:rPr>
      </w:pPr>
      <w:ins w:id="129" w:author="Joana Rodrigues Ribeiro" w:date="2025-10-28T09:20:00Z" w16du:dateUtc="2025-10-28T08:20:00Z">
        <w:r w:rsidRPr="00B15237">
          <w:rPr>
            <w:rFonts w:ascii="Calibri" w:hAnsi="Calibri" w:cs="Calibri"/>
            <w:color w:val="000000" w:themeColor="text1"/>
          </w:rPr>
          <w:t>Finally, clinical interpretation of the CCI® difference wa</w:t>
        </w:r>
      </w:ins>
      <w:ins w:id="130" w:author="Joana Rodrigues Ribeiro" w:date="2025-10-28T09:21:00Z" w16du:dateUtc="2025-10-28T08:21:00Z">
        <w:r w:rsidRPr="00B15237">
          <w:rPr>
            <w:rFonts w:ascii="Calibri" w:hAnsi="Calibri" w:cs="Calibri"/>
            <w:color w:val="000000" w:themeColor="text1"/>
          </w:rPr>
          <w:t xml:space="preserve">s limited. Even among the trials using the CCI® as the primary </w:t>
        </w:r>
      </w:ins>
      <w:ins w:id="131" w:author="Joana Rodrigues Ribeiro" w:date="2025-10-28T09:22:00Z" w16du:dateUtc="2025-10-28T08:22:00Z">
        <w:r w:rsidR="00B15237" w:rsidRPr="00B15237">
          <w:rPr>
            <w:rFonts w:ascii="Calibri" w:hAnsi="Calibri" w:cs="Calibri"/>
            <w:color w:val="000000" w:themeColor="text1"/>
          </w:rPr>
          <w:t>endpoint</w:t>
        </w:r>
      </w:ins>
      <w:ins w:id="132" w:author="Joana Rodrigues Ribeiro" w:date="2025-10-28T09:21:00Z" w16du:dateUtc="2025-10-28T08:21:00Z">
        <w:r w:rsidRPr="00B15237">
          <w:rPr>
            <w:rFonts w:ascii="Calibri" w:hAnsi="Calibri" w:cs="Calibri"/>
            <w:color w:val="000000" w:themeColor="text1"/>
          </w:rPr>
          <w:t xml:space="preserve">, only </w:t>
        </w:r>
      </w:ins>
      <w:ins w:id="133" w:author="Joana Rodrigues Ribeiro" w:date="2025-10-28T09:23:00Z" w16du:dateUtc="2025-10-28T08:23:00Z">
        <w:r w:rsidR="00B15237" w:rsidRPr="00B15237">
          <w:rPr>
            <w:rFonts w:ascii="Calibri" w:hAnsi="Calibri" w:cs="Calibri"/>
            <w:color w:val="000000" w:themeColor="text1"/>
          </w:rPr>
          <w:t xml:space="preserve">one </w:t>
        </w:r>
      </w:ins>
      <w:ins w:id="134" w:author="Joana Rodrigues Ribeiro" w:date="2025-10-28T09:24:00Z" w16du:dateUtc="2025-10-28T08:24:00Z">
        <w:r w:rsidR="00B15237" w:rsidRPr="00B15237">
          <w:rPr>
            <w:rFonts w:ascii="Calibri" w:hAnsi="Calibri" w:cs="Calibri"/>
            <w:color w:val="000000" w:themeColor="text1"/>
          </w:rPr>
          <w:t xml:space="preserve">publication </w:t>
        </w:r>
        <w:proofErr w:type="spellStart"/>
        <w:r w:rsidR="00B15237" w:rsidRPr="00B15237">
          <w:rPr>
            <w:rFonts w:ascii="Calibri" w:hAnsi="Calibri" w:cs="Calibri"/>
            <w:color w:val="000000" w:themeColor="text1"/>
          </w:rPr>
          <w:t>explicitely</w:t>
        </w:r>
        <w:proofErr w:type="spellEnd"/>
        <w:r w:rsidR="00B15237" w:rsidRPr="00B15237">
          <w:rPr>
            <w:rFonts w:ascii="Calibri" w:hAnsi="Calibri" w:cs="Calibri"/>
            <w:color w:val="000000" w:themeColor="text1"/>
          </w:rPr>
          <w:t xml:space="preserve"> discussed the clinical meaningfulness of the observed effect size.</w:t>
        </w:r>
      </w:ins>
    </w:p>
    <w:p w14:paraId="6B23655D" w14:textId="2762B23A" w:rsidR="00B46B93" w:rsidRPr="00B15237" w:rsidDel="009A0C24" w:rsidRDefault="003B4AD0" w:rsidP="009A0C24">
      <w:pPr>
        <w:spacing w:line="480" w:lineRule="auto"/>
        <w:ind w:firstLine="0"/>
        <w:rPr>
          <w:del w:id="135" w:author="Joana Rodrigues Ribeiro" w:date="2025-10-28T09:18:00Z" w16du:dateUtc="2025-10-28T08:18:00Z"/>
          <w:rFonts w:ascii="Calibri" w:hAnsi="Calibri" w:cs="Calibri"/>
          <w:color w:val="000000" w:themeColor="text1"/>
        </w:rPr>
        <w:pPrChange w:id="136" w:author="Joana Rodrigues Ribeiro" w:date="2025-10-28T09:18:00Z" w16du:dateUtc="2025-10-28T08:18:00Z">
          <w:pPr>
            <w:spacing w:line="480" w:lineRule="auto"/>
          </w:pPr>
        </w:pPrChange>
      </w:pPr>
      <w:del w:id="137" w:author="Joana Rodrigues Ribeiro" w:date="2025-10-28T09:18:00Z" w16du:dateUtc="2025-10-28T08:18:00Z">
        <w:r w:rsidRPr="00B15237" w:rsidDel="009A0C24">
          <w:rPr>
            <w:rFonts w:ascii="Calibri" w:hAnsi="Calibri" w:cs="Calibri"/>
            <w:color w:val="000000" w:themeColor="text1"/>
          </w:rPr>
          <w:delText>Three of 14 primary-endpoint trials reported statistically significant between-group differences</w:delText>
        </w:r>
        <w:r w:rsidR="005B5A12" w:rsidRPr="00B15237" w:rsidDel="009A0C24">
          <w:rPr>
            <w:rFonts w:ascii="Calibri" w:hAnsi="Calibri" w:cs="Calibri"/>
            <w:color w:val="000000" w:themeColor="text1"/>
          </w:rPr>
          <w:delText>,</w:delText>
        </w:r>
        <w:r w:rsidR="00B46B93" w:rsidRPr="00B15237" w:rsidDel="009A0C24">
          <w:rPr>
            <w:rFonts w:ascii="Calibri" w:hAnsi="Calibri" w:cs="Calibri"/>
            <w:color w:val="000000" w:themeColor="text1"/>
          </w:rPr>
          <w:delText xml:space="preserve"> ranging from 3.9 to 14.8 points. Only one publication</w:delText>
        </w:r>
        <w:r w:rsidR="00DC64A4" w:rsidRPr="00B15237" w:rsidDel="009A0C24">
          <w:rPr>
            <w:rFonts w:ascii="Calibri" w:hAnsi="Calibri" w:cs="Calibri"/>
            <w:color w:val="000000" w:themeColor="text1"/>
          </w:rPr>
          <w:delText xml:space="preserve"> </w:delText>
        </w:r>
        <w:r w:rsidR="005B5A12" w:rsidRPr="00B15237" w:rsidDel="009A0C24">
          <w:rPr>
            <w:rFonts w:ascii="Calibri" w:hAnsi="Calibri" w:cs="Calibri"/>
            <w:color w:val="000000" w:themeColor="text1"/>
          </w:rPr>
          <w:delText>of those three</w:delText>
        </w:r>
        <w:r w:rsidR="00B46B93" w:rsidRPr="00B15237" w:rsidDel="009A0C24">
          <w:rPr>
            <w:rFonts w:ascii="Calibri" w:hAnsi="Calibri" w:cs="Calibri"/>
            <w:color w:val="000000" w:themeColor="text1"/>
          </w:rPr>
          <w:delText xml:space="preserve"> explicitly discussed whether the observed effect size was clinically meaningful.</w:delText>
        </w:r>
      </w:del>
    </w:p>
    <w:p w14:paraId="25F2B55A" w14:textId="77777777" w:rsidR="00C04E8F" w:rsidRPr="00B15237" w:rsidRDefault="00C04E8F" w:rsidP="009A0C24">
      <w:pPr>
        <w:spacing w:line="480" w:lineRule="auto"/>
        <w:ind w:firstLine="0"/>
        <w:rPr>
          <w:rFonts w:ascii="Calibri" w:hAnsi="Calibri" w:cs="Calibri"/>
          <w:b/>
          <w:bCs/>
        </w:rPr>
        <w:pPrChange w:id="138" w:author="Joana Rodrigues Ribeiro" w:date="2025-10-28T09:18:00Z" w16du:dateUtc="2025-10-28T08:18:00Z">
          <w:pPr>
            <w:spacing w:line="480" w:lineRule="auto"/>
          </w:pPr>
        </w:pPrChange>
      </w:pPr>
    </w:p>
    <w:p w14:paraId="650957BB" w14:textId="502E940E" w:rsidR="00E53D2C" w:rsidRPr="00B15237" w:rsidRDefault="00E53D2C" w:rsidP="00E53D2C">
      <w:pPr>
        <w:spacing w:line="480" w:lineRule="auto"/>
        <w:rPr>
          <w:rFonts w:ascii="Calibri" w:hAnsi="Calibri" w:cs="Calibri"/>
          <w:b/>
          <w:bCs/>
        </w:rPr>
      </w:pPr>
      <w:r w:rsidRPr="00B15237">
        <w:rPr>
          <w:rFonts w:ascii="Calibri" w:hAnsi="Calibri" w:cs="Calibri"/>
          <w:b/>
          <w:bCs/>
        </w:rPr>
        <w:t>Discussion</w:t>
      </w:r>
    </w:p>
    <w:p w14:paraId="79F24D7B" w14:textId="4350AAA7" w:rsidR="005D2313" w:rsidRPr="00B15237" w:rsidDel="00F90E87" w:rsidRDefault="003B4AD0" w:rsidP="00E53D2C">
      <w:pPr>
        <w:spacing w:line="480" w:lineRule="auto"/>
        <w:rPr>
          <w:del w:id="139" w:author="Joana Rodrigues Ribeiro" w:date="2025-10-28T09:38:00Z" w16du:dateUtc="2025-10-28T08:38:00Z"/>
          <w:rFonts w:ascii="Calibri" w:hAnsi="Calibri" w:cs="Calibri"/>
        </w:rPr>
      </w:pPr>
      <w:r w:rsidRPr="00B15237">
        <w:rPr>
          <w:rFonts w:ascii="Calibri" w:hAnsi="Calibri" w:cs="Calibri"/>
        </w:rPr>
        <w:t xml:space="preserve">This meta-research shows how the CCI® is </w:t>
      </w:r>
      <w:del w:id="140" w:author="Joana Rodrigues Ribeiro" w:date="2025-10-28T09:18:00Z" w16du:dateUtc="2025-10-28T08:18:00Z">
        <w:r w:rsidRPr="00B15237" w:rsidDel="009A0C24">
          <w:rPr>
            <w:rFonts w:ascii="Calibri" w:hAnsi="Calibri" w:cs="Calibri"/>
          </w:rPr>
          <w:delText xml:space="preserve">implemented </w:delText>
        </w:r>
      </w:del>
      <w:ins w:id="141" w:author="Joana Rodrigues Ribeiro" w:date="2025-10-28T09:18:00Z" w16du:dateUtc="2025-10-28T08:18:00Z">
        <w:r w:rsidR="009A0C24" w:rsidRPr="00B15237">
          <w:rPr>
            <w:rFonts w:ascii="Calibri" w:hAnsi="Calibri" w:cs="Calibri"/>
          </w:rPr>
          <w:t>used</w:t>
        </w:r>
        <w:r w:rsidR="009A0C24" w:rsidRPr="00B15237">
          <w:rPr>
            <w:rFonts w:ascii="Calibri" w:hAnsi="Calibri" w:cs="Calibri"/>
          </w:rPr>
          <w:t xml:space="preserve"> </w:t>
        </w:r>
      </w:ins>
      <w:r w:rsidRPr="00B15237">
        <w:rPr>
          <w:rFonts w:ascii="Calibri" w:hAnsi="Calibri" w:cs="Calibri"/>
        </w:rPr>
        <w:t xml:space="preserve">in surgical RCTs from planning to publication. </w:t>
      </w:r>
      <w:r w:rsidR="005B5A12" w:rsidRPr="00B15237">
        <w:rPr>
          <w:rFonts w:ascii="Calibri" w:hAnsi="Calibri" w:cs="Calibri"/>
        </w:rPr>
        <w:t xml:space="preserve">Many pre-trial documents omitted core planning elements like sample-size calculations, limiting assessment of design rigor. </w:t>
      </w:r>
      <w:del w:id="142" w:author="Joana Rodrigues Ribeiro" w:date="2025-10-28T09:19:00Z" w16du:dateUtc="2025-10-28T08:19:00Z">
        <w:r w:rsidR="005B5A12" w:rsidRPr="00B15237" w:rsidDel="009A0C24">
          <w:rPr>
            <w:rFonts w:ascii="Calibri" w:hAnsi="Calibri" w:cs="Calibri"/>
          </w:rPr>
          <w:delText>However, w</w:delText>
        </w:r>
        <w:r w:rsidRPr="00B15237" w:rsidDel="009A0C24">
          <w:rPr>
            <w:rFonts w:ascii="Calibri" w:hAnsi="Calibri" w:cs="Calibri"/>
          </w:rPr>
          <w:delText>here</w:delText>
        </w:r>
        <w:r w:rsidR="005D2313" w:rsidRPr="00B15237" w:rsidDel="009A0C24">
          <w:rPr>
            <w:rFonts w:ascii="Calibri" w:hAnsi="Calibri" w:cs="Calibri"/>
          </w:rPr>
          <w:delText xml:space="preserve"> pre-trial documentation was available</w:delText>
        </w:r>
        <w:r w:rsidR="005B5A12" w:rsidRPr="00B15237" w:rsidDel="009A0C24">
          <w:rPr>
            <w:rFonts w:ascii="Calibri" w:hAnsi="Calibri" w:cs="Calibri"/>
          </w:rPr>
          <w:delText xml:space="preserve"> and core planning elements were mentioned</w:delText>
        </w:r>
        <w:r w:rsidR="005D2313" w:rsidRPr="00B15237" w:rsidDel="009A0C24">
          <w:rPr>
            <w:rFonts w:ascii="Calibri" w:hAnsi="Calibri" w:cs="Calibri"/>
          </w:rPr>
          <w:delText xml:space="preserve">, </w:delText>
        </w:r>
        <w:r w:rsidRPr="00B15237" w:rsidDel="009A0C24">
          <w:rPr>
            <w:rFonts w:ascii="Calibri" w:hAnsi="Calibri" w:cs="Calibri"/>
          </w:rPr>
          <w:delText xml:space="preserve">endpoint designation </w:delText>
        </w:r>
        <w:r w:rsidR="005B5A12" w:rsidRPr="00B15237" w:rsidDel="009A0C24">
          <w:rPr>
            <w:rFonts w:ascii="Calibri" w:hAnsi="Calibri" w:cs="Calibri"/>
          </w:rPr>
          <w:delText xml:space="preserve">and </w:delText>
        </w:r>
        <w:r w:rsidRPr="00B15237" w:rsidDel="009A0C24">
          <w:rPr>
            <w:rFonts w:ascii="Calibri" w:hAnsi="Calibri" w:cs="Calibri"/>
          </w:rPr>
          <w:delText xml:space="preserve">CCI-based sample-size calculations were </w:delText>
        </w:r>
        <w:r w:rsidR="005D2313" w:rsidRPr="00B15237" w:rsidDel="009A0C24">
          <w:rPr>
            <w:rFonts w:ascii="Calibri" w:hAnsi="Calibri" w:cs="Calibri"/>
          </w:rPr>
          <w:delText>concordan</w:delText>
        </w:r>
        <w:r w:rsidRPr="00B15237" w:rsidDel="009A0C24">
          <w:rPr>
            <w:rFonts w:ascii="Calibri" w:hAnsi="Calibri" w:cs="Calibri"/>
          </w:rPr>
          <w:delText>t</w:delText>
        </w:r>
        <w:r w:rsidR="005D2313" w:rsidRPr="00B15237" w:rsidDel="009A0C24">
          <w:rPr>
            <w:rFonts w:ascii="Calibri" w:hAnsi="Calibri" w:cs="Calibri"/>
          </w:rPr>
          <w:delText xml:space="preserve"> </w:delText>
        </w:r>
        <w:r w:rsidRPr="00B15237" w:rsidDel="009A0C24">
          <w:rPr>
            <w:rFonts w:ascii="Calibri" w:hAnsi="Calibri" w:cs="Calibri"/>
          </w:rPr>
          <w:delText xml:space="preserve">with the </w:delText>
        </w:r>
        <w:r w:rsidR="005D2313" w:rsidRPr="00B15237" w:rsidDel="009A0C24">
          <w:rPr>
            <w:rFonts w:ascii="Calibri" w:hAnsi="Calibri" w:cs="Calibri"/>
          </w:rPr>
          <w:delText>corresponding publications</w:delText>
        </w:r>
        <w:r w:rsidR="000F2CF8" w:rsidRPr="00B15237" w:rsidDel="009A0C24">
          <w:rPr>
            <w:rFonts w:ascii="Calibri" w:hAnsi="Calibri" w:cs="Calibri"/>
          </w:rPr>
          <w:delText xml:space="preserve">, </w:delText>
        </w:r>
        <w:r w:rsidR="005D2313" w:rsidRPr="00B15237" w:rsidDel="009A0C24">
          <w:rPr>
            <w:rFonts w:ascii="Calibri" w:hAnsi="Calibri" w:cs="Calibri"/>
          </w:rPr>
          <w:delText xml:space="preserve">an encouraging </w:delText>
        </w:r>
        <w:r w:rsidR="009A6572" w:rsidRPr="00B15237" w:rsidDel="009A0C24">
          <w:rPr>
            <w:rFonts w:ascii="Calibri" w:hAnsi="Calibri" w:cs="Calibri"/>
          </w:rPr>
          <w:delText>signal of</w:delText>
        </w:r>
        <w:r w:rsidR="005D2313" w:rsidRPr="00B15237" w:rsidDel="009A0C24">
          <w:rPr>
            <w:rFonts w:ascii="Calibri" w:hAnsi="Calibri" w:cs="Calibri"/>
          </w:rPr>
          <w:delText xml:space="preserve"> transparency and methodological rigor in surgical research</w:delText>
        </w:r>
        <w:r w:rsidR="00402C1D" w:rsidRPr="00B15237" w:rsidDel="009A0C24">
          <w:rPr>
            <w:rFonts w:ascii="Calibri" w:hAnsi="Calibri" w:cs="Calibri"/>
          </w:rPr>
          <w:delText xml:space="preserve"> at least when using the CCI</w:delText>
        </w:r>
        <w:r w:rsidR="00964223" w:rsidRPr="00B15237" w:rsidDel="009A0C24">
          <w:rPr>
            <w:rFonts w:ascii="Calibri" w:hAnsi="Calibri" w:cs="Calibri"/>
          </w:rPr>
          <w:delText>®</w:delText>
        </w:r>
        <w:r w:rsidR="005D2313" w:rsidRPr="00B15237" w:rsidDel="009A0C24">
          <w:rPr>
            <w:rFonts w:ascii="Calibri" w:hAnsi="Calibri" w:cs="Calibri"/>
          </w:rPr>
          <w:delText>.</w:delText>
        </w:r>
        <w:r w:rsidR="005B5A12" w:rsidRPr="00B15237" w:rsidDel="009A0C24">
          <w:rPr>
            <w:rFonts w:ascii="Calibri" w:hAnsi="Calibri" w:cs="Calibri"/>
          </w:rPr>
          <w:delText xml:space="preserve"> </w:delText>
        </w:r>
      </w:del>
    </w:p>
    <w:p w14:paraId="5B209122" w14:textId="0FE9FB44" w:rsidR="00D52699" w:rsidRPr="00B15237" w:rsidRDefault="009A0C24" w:rsidP="00F90E87">
      <w:pPr>
        <w:spacing w:line="480" w:lineRule="auto"/>
        <w:rPr>
          <w:rFonts w:ascii="Calibri" w:hAnsi="Calibri" w:cs="Calibri"/>
        </w:rPr>
      </w:pPr>
      <w:ins w:id="143" w:author="Joana Rodrigues Ribeiro" w:date="2025-10-28T09:19:00Z" w16du:dateUtc="2025-10-28T08:19:00Z">
        <w:r w:rsidRPr="00B15237">
          <w:rPr>
            <w:rFonts w:ascii="Calibri" w:hAnsi="Calibri" w:cs="Calibri"/>
          </w:rPr>
          <w:t xml:space="preserve">Results reporting also remained limited, as well </w:t>
        </w:r>
      </w:ins>
      <w:ins w:id="144" w:author="Joana Rodrigues Ribeiro" w:date="2025-10-28T09:20:00Z" w16du:dateUtc="2025-10-28T08:20:00Z">
        <w:r w:rsidRPr="00B15237">
          <w:rPr>
            <w:rFonts w:ascii="Calibri" w:hAnsi="Calibri" w:cs="Calibri"/>
          </w:rPr>
          <w:t>as</w:t>
        </w:r>
      </w:ins>
      <w:ins w:id="145" w:author="Joana Rodrigues Ribeiro" w:date="2025-10-28T09:19:00Z" w16du:dateUtc="2025-10-28T08:19:00Z">
        <w:r w:rsidRPr="00B15237">
          <w:rPr>
            <w:rFonts w:ascii="Calibri" w:hAnsi="Calibri" w:cs="Calibri"/>
          </w:rPr>
          <w:t xml:space="preserve"> c</w:t>
        </w:r>
      </w:ins>
      <w:del w:id="146" w:author="Joana Rodrigues Ribeiro" w:date="2025-10-28T09:19:00Z" w16du:dateUtc="2025-10-28T08:19:00Z">
        <w:r w:rsidR="003B4AD0" w:rsidRPr="00B15237" w:rsidDel="009A0C24">
          <w:rPr>
            <w:rFonts w:ascii="Calibri" w:hAnsi="Calibri" w:cs="Calibri"/>
          </w:rPr>
          <w:delText>C</w:delText>
        </w:r>
      </w:del>
      <w:r w:rsidR="003B4AD0" w:rsidRPr="00B15237">
        <w:rPr>
          <w:rFonts w:ascii="Calibri" w:hAnsi="Calibri" w:cs="Calibri"/>
        </w:rPr>
        <w:t>linical interpretability</w:t>
      </w:r>
      <w:ins w:id="147" w:author="Joana Rodrigues Ribeiro" w:date="2025-10-28T09:20:00Z" w16du:dateUtc="2025-10-28T08:20:00Z">
        <w:r w:rsidRPr="00B15237">
          <w:rPr>
            <w:rFonts w:ascii="Calibri" w:hAnsi="Calibri" w:cs="Calibri"/>
          </w:rPr>
          <w:t>.</w:t>
        </w:r>
      </w:ins>
      <w:ins w:id="148" w:author="Joana Rodrigues Ribeiro" w:date="2025-10-28T09:26:00Z" w16du:dateUtc="2025-10-28T08:26:00Z">
        <w:r w:rsidR="00B15237" w:rsidRPr="00B15237">
          <w:rPr>
            <w:rStyle w:val="Heading1Char"/>
            <w:rFonts w:ascii="Calibri" w:hAnsi="Calibri" w:cs="Calibri"/>
            <w:color w:val="000000"/>
            <w:sz w:val="24"/>
            <w:szCs w:val="24"/>
            <w:rPrChange w:id="149" w:author="Joana Rodrigues Ribeiro" w:date="2025-10-28T09:30:00Z" w16du:dateUtc="2025-10-28T08:30:00Z">
              <w:rPr>
                <w:rStyle w:val="Heading1Char"/>
                <w:rFonts w:ascii="Calibri" w:hAnsi="Calibri" w:cs="Calibri"/>
                <w:color w:val="000000"/>
                <w:sz w:val="18"/>
                <w:szCs w:val="18"/>
              </w:rPr>
            </w:rPrChange>
          </w:rPr>
          <w:t xml:space="preserve"> </w:t>
        </w:r>
        <w:r w:rsidR="00B15237" w:rsidRPr="00B15237">
          <w:rPr>
            <w:rStyle w:val="s21"/>
            <w:rFonts w:ascii="Calibri" w:hAnsi="Calibri" w:cs="Calibri"/>
            <w:color w:val="000000"/>
            <w:rPrChange w:id="150" w:author="Joana Rodrigues Ribeiro" w:date="2025-10-28T09:30:00Z" w16du:dateUtc="2025-10-28T08:30:00Z">
              <w:rPr>
                <w:rStyle w:val="s21"/>
                <w:rFonts w:ascii="Calibri" w:hAnsi="Calibri" w:cs="Calibri"/>
                <w:color w:val="000000"/>
                <w:sz w:val="18"/>
                <w:szCs w:val="18"/>
              </w:rPr>
            </w:rPrChange>
          </w:rPr>
          <w:t>In this regard, the</w:t>
        </w:r>
        <w:r w:rsidR="00B15237" w:rsidRPr="00B15237">
          <w:rPr>
            <w:rStyle w:val="apple-converted-space"/>
            <w:rFonts w:ascii="Calibri" w:hAnsi="Calibri" w:cs="Calibri"/>
            <w:color w:val="000000"/>
            <w:rPrChange w:id="151" w:author="Joana Rodrigues Ribeiro" w:date="2025-10-28T09:30:00Z" w16du:dateUtc="2025-10-28T08:30:00Z">
              <w:rPr>
                <w:rStyle w:val="apple-converted-space"/>
                <w:rFonts w:ascii="Calibri" w:hAnsi="Calibri" w:cs="Calibri"/>
                <w:color w:val="000000"/>
                <w:sz w:val="18"/>
                <w:szCs w:val="18"/>
              </w:rPr>
            </w:rPrChange>
          </w:rPr>
          <w:t> </w:t>
        </w:r>
        <w:r w:rsidR="00B15237" w:rsidRPr="00B15237">
          <w:rPr>
            <w:rStyle w:val="s22"/>
            <w:rFonts w:ascii="Calibri" w:hAnsi="Calibri" w:cs="Calibri"/>
            <w:color w:val="000000"/>
            <w:rPrChange w:id="152" w:author="Joana Rodrigues Ribeiro" w:date="2025-10-28T09:30:00Z" w16du:dateUtc="2025-10-28T08:30:00Z">
              <w:rPr>
                <w:rStyle w:val="s22"/>
                <w:rFonts w:ascii="Calibri" w:hAnsi="Calibri" w:cs="Calibri"/>
                <w:color w:val="000000"/>
                <w:sz w:val="18"/>
                <w:szCs w:val="18"/>
              </w:rPr>
            </w:rPrChange>
          </w:rPr>
          <w:t xml:space="preserve">minimal important difference (MID) of 12 </w:t>
        </w:r>
        <w:r w:rsidR="00B15237" w:rsidRPr="00B15237">
          <w:rPr>
            <w:rStyle w:val="s22"/>
            <w:rFonts w:ascii="Calibri" w:hAnsi="Calibri" w:cs="Calibri"/>
            <w:color w:val="000000"/>
            <w:rPrChange w:id="153" w:author="Joana Rodrigues Ribeiro" w:date="2025-10-28T09:30:00Z" w16du:dateUtc="2025-10-28T08:30:00Z">
              <w:rPr>
                <w:rStyle w:val="s22"/>
                <w:rFonts w:ascii="Calibri" w:hAnsi="Calibri" w:cs="Calibri"/>
                <w:color w:val="000000"/>
                <w:sz w:val="18"/>
                <w:szCs w:val="18"/>
              </w:rPr>
            </w:rPrChange>
          </w:rPr>
          <w:lastRenderedPageBreak/>
          <w:t>CCI® points</w:t>
        </w:r>
        <w:r w:rsidR="00B15237" w:rsidRPr="00B15237">
          <w:rPr>
            <w:rStyle w:val="apple-converted-space"/>
            <w:rFonts w:ascii="Calibri" w:hAnsi="Calibri" w:cs="Calibri"/>
            <w:color w:val="000000"/>
            <w:rPrChange w:id="154" w:author="Joana Rodrigues Ribeiro" w:date="2025-10-28T09:30:00Z" w16du:dateUtc="2025-10-28T08:30:00Z">
              <w:rPr>
                <w:rStyle w:val="apple-converted-space"/>
                <w:rFonts w:ascii="Calibri" w:hAnsi="Calibri" w:cs="Calibri"/>
                <w:color w:val="000000"/>
                <w:sz w:val="18"/>
                <w:szCs w:val="18"/>
              </w:rPr>
            </w:rPrChange>
          </w:rPr>
          <w:t> </w:t>
        </w:r>
        <w:r w:rsidR="00B15237" w:rsidRPr="00B15237">
          <w:rPr>
            <w:rStyle w:val="s22"/>
            <w:rFonts w:ascii="Calibri" w:hAnsi="Calibri" w:cs="Calibri"/>
            <w:color w:val="000000"/>
            <w:rPrChange w:id="155" w:author="Joana Rodrigues Ribeiro" w:date="2025-10-28T09:30:00Z" w16du:dateUtc="2025-10-28T08:30:00Z">
              <w:rPr>
                <w:rStyle w:val="s22"/>
                <w:rFonts w:ascii="Calibri" w:hAnsi="Calibri" w:cs="Calibri"/>
                <w:color w:val="000000"/>
                <w:sz w:val="18"/>
                <w:szCs w:val="18"/>
              </w:rPr>
            </w:rPrChange>
          </w:rPr>
          <w:t>between treatment groups</w:t>
        </w:r>
        <w:r w:rsidR="00B15237" w:rsidRPr="00B15237">
          <w:rPr>
            <w:rStyle w:val="s22"/>
            <w:rFonts w:ascii="Calibri" w:hAnsi="Calibri" w:cs="Calibri"/>
            <w:color w:val="000000"/>
            <w:rPrChange w:id="156" w:author="Joana Rodrigues Ribeiro" w:date="2025-10-28T09:30:00Z" w16du:dateUtc="2025-10-28T08:30:00Z">
              <w:rPr>
                <w:rStyle w:val="s22"/>
                <w:rFonts w:ascii="Calibri" w:hAnsi="Calibri" w:cs="Calibri"/>
                <w:color w:val="000000"/>
                <w:sz w:val="18"/>
                <w:szCs w:val="18"/>
              </w:rPr>
            </w:rPrChange>
          </w:rPr>
          <w:t xml:space="preserve"> which </w:t>
        </w:r>
        <w:r w:rsidR="00B15237" w:rsidRPr="00B15237">
          <w:rPr>
            <w:rStyle w:val="s21"/>
            <w:rFonts w:ascii="Calibri" w:hAnsi="Calibri" w:cs="Calibri"/>
            <w:color w:val="000000"/>
            <w:rPrChange w:id="157" w:author="Joana Rodrigues Ribeiro" w:date="2025-10-28T09:30:00Z" w16du:dateUtc="2025-10-28T08:30:00Z">
              <w:rPr>
                <w:rStyle w:val="s21"/>
                <w:rFonts w:ascii="Calibri" w:hAnsi="Calibri" w:cs="Calibri"/>
                <w:color w:val="000000"/>
                <w:sz w:val="18"/>
                <w:szCs w:val="18"/>
              </w:rPr>
            </w:rPrChange>
          </w:rPr>
          <w:t xml:space="preserve">has </w:t>
        </w:r>
        <w:r w:rsidR="00B15237" w:rsidRPr="00B15237">
          <w:rPr>
            <w:rStyle w:val="s21"/>
            <w:rFonts w:ascii="Calibri" w:hAnsi="Calibri" w:cs="Calibri"/>
            <w:color w:val="000000"/>
            <w:rPrChange w:id="158" w:author="Joana Rodrigues Ribeiro" w:date="2025-10-28T09:30:00Z" w16du:dateUtc="2025-10-28T08:30:00Z">
              <w:rPr>
                <w:rStyle w:val="s21"/>
                <w:rFonts w:ascii="Calibri" w:hAnsi="Calibri" w:cs="Calibri"/>
                <w:color w:val="000000"/>
                <w:sz w:val="18"/>
                <w:szCs w:val="18"/>
              </w:rPr>
            </w:rPrChange>
          </w:rPr>
          <w:t xml:space="preserve">recently </w:t>
        </w:r>
        <w:r w:rsidR="00B15237" w:rsidRPr="00B15237">
          <w:rPr>
            <w:rStyle w:val="s21"/>
            <w:rFonts w:ascii="Calibri" w:hAnsi="Calibri" w:cs="Calibri"/>
            <w:color w:val="000000"/>
            <w:rPrChange w:id="159" w:author="Joana Rodrigues Ribeiro" w:date="2025-10-28T09:30:00Z" w16du:dateUtc="2025-10-28T08:30:00Z">
              <w:rPr>
                <w:rStyle w:val="s21"/>
                <w:rFonts w:ascii="Calibri" w:hAnsi="Calibri" w:cs="Calibri"/>
                <w:color w:val="000000"/>
                <w:sz w:val="18"/>
                <w:szCs w:val="18"/>
              </w:rPr>
            </w:rPrChange>
          </w:rPr>
          <w:t>been proposed to indicate clinically meaningful</w:t>
        </w:r>
        <w:r w:rsidR="00B15237" w:rsidRPr="00B15237">
          <w:rPr>
            <w:rStyle w:val="apple-converted-space"/>
            <w:rFonts w:ascii="Calibri" w:hAnsi="Calibri" w:cs="Calibri"/>
            <w:color w:val="000000"/>
            <w:rPrChange w:id="160" w:author="Joana Rodrigues Ribeiro" w:date="2025-10-28T09:30:00Z" w16du:dateUtc="2025-10-28T08:30:00Z">
              <w:rPr>
                <w:rStyle w:val="apple-converted-space"/>
                <w:rFonts w:ascii="Calibri" w:hAnsi="Calibri" w:cs="Calibri"/>
                <w:color w:val="000000"/>
                <w:sz w:val="18"/>
                <w:szCs w:val="18"/>
              </w:rPr>
            </w:rPrChange>
          </w:rPr>
          <w:t> </w:t>
        </w:r>
        <w:r w:rsidR="00B15237" w:rsidRPr="00B15237">
          <w:rPr>
            <w:rStyle w:val="s21"/>
            <w:rFonts w:ascii="Calibri" w:hAnsi="Calibri" w:cs="Calibri"/>
            <w:color w:val="000000"/>
            <w:rPrChange w:id="161" w:author="Joana Rodrigues Ribeiro" w:date="2025-10-28T09:30:00Z" w16du:dateUtc="2025-10-28T08:30:00Z">
              <w:rPr>
                <w:rStyle w:val="s21"/>
                <w:rFonts w:ascii="Calibri" w:hAnsi="Calibri" w:cs="Calibri"/>
                <w:color w:val="000000"/>
                <w:sz w:val="18"/>
                <w:szCs w:val="18"/>
              </w:rPr>
            </w:rPrChange>
          </w:rPr>
          <w:t>effects</w:t>
        </w:r>
        <w:r w:rsidR="00B15237" w:rsidRPr="00B15237">
          <w:rPr>
            <w:rFonts w:ascii="Calibri" w:hAnsi="Calibri" w:cs="Calibri"/>
          </w:rPr>
          <w:t xml:space="preserve"> </w:t>
        </w:r>
      </w:ins>
      <w:ins w:id="162" w:author="Joana Rodrigues Ribeiro" w:date="2025-10-28T09:20:00Z" w16du:dateUtc="2025-10-28T08:20:00Z">
        <w:r w:rsidRPr="00B15237">
          <w:rPr>
            <w:rFonts w:ascii="Calibri" w:hAnsi="Calibri" w:cs="Calibri"/>
          </w:rPr>
          <w:t xml:space="preserve"> </w:t>
        </w:r>
      </w:ins>
      <w:del w:id="163" w:author="Joana Rodrigues Ribeiro" w:date="2025-10-28T09:20:00Z" w16du:dateUtc="2025-10-28T08:20:00Z">
        <w:r w:rsidR="003B4AD0" w:rsidRPr="00B15237" w:rsidDel="009A0C24">
          <w:rPr>
            <w:rFonts w:ascii="Calibri" w:hAnsi="Calibri" w:cs="Calibri"/>
          </w:rPr>
          <w:delText xml:space="preserve"> also remained limited.</w:delText>
        </w:r>
        <w:r w:rsidR="00D52699" w:rsidRPr="00B15237" w:rsidDel="009A0C24">
          <w:rPr>
            <w:rFonts w:ascii="Calibri" w:hAnsi="Calibri" w:cs="Calibri"/>
          </w:rPr>
          <w:delText xml:space="preserve"> </w:delText>
        </w:r>
      </w:del>
      <w:del w:id="164" w:author="Joana Rodrigues Ribeiro" w:date="2025-10-28T09:24:00Z" w16du:dateUtc="2025-10-28T08:24:00Z">
        <w:r w:rsidR="00D52699" w:rsidRPr="00B15237" w:rsidDel="00B15237">
          <w:rPr>
            <w:rFonts w:ascii="Calibri" w:hAnsi="Calibri" w:cs="Calibri"/>
          </w:rPr>
          <w:delText xml:space="preserve">Although three primary-endpoint trials reported statistically significant between-group differences, yet their clinical meaning </w:delText>
        </w:r>
        <w:r w:rsidR="00B46B93" w:rsidRPr="00B15237" w:rsidDel="00B15237">
          <w:rPr>
            <w:rFonts w:ascii="Calibri" w:hAnsi="Calibri" w:cs="Calibri"/>
          </w:rPr>
          <w:delText xml:space="preserve">was </w:delText>
        </w:r>
        <w:r w:rsidR="0015228A" w:rsidRPr="00B15237" w:rsidDel="00B15237">
          <w:rPr>
            <w:rFonts w:ascii="Calibri" w:hAnsi="Calibri" w:cs="Calibri"/>
          </w:rPr>
          <w:delText xml:space="preserve">addressed </w:delText>
        </w:r>
        <w:r w:rsidR="00B46B93" w:rsidRPr="00B15237" w:rsidDel="00B15237">
          <w:rPr>
            <w:rFonts w:ascii="Calibri" w:hAnsi="Calibri" w:cs="Calibri"/>
          </w:rPr>
          <w:delText>in only one study</w:delText>
        </w:r>
        <w:r w:rsidR="0015228A" w:rsidRPr="00B15237" w:rsidDel="00B15237">
          <w:rPr>
            <w:rFonts w:ascii="Calibri" w:hAnsi="Calibri" w:cs="Calibri"/>
          </w:rPr>
          <w:delText xml:space="preserve"> thus far</w:delText>
        </w:r>
        <w:r w:rsidR="00D52699" w:rsidRPr="00B15237" w:rsidDel="00B15237">
          <w:rPr>
            <w:rFonts w:ascii="Calibri" w:hAnsi="Calibri" w:cs="Calibri"/>
          </w:rPr>
          <w:delText xml:space="preserve">. </w:delText>
        </w:r>
      </w:del>
      <w:del w:id="165" w:author="Joana Rodrigues Ribeiro" w:date="2025-10-28T09:26:00Z" w16du:dateUtc="2025-10-28T08:26:00Z">
        <w:r w:rsidR="00D52699" w:rsidRPr="00B15237" w:rsidDel="00B15237">
          <w:rPr>
            <w:rFonts w:ascii="Calibri" w:hAnsi="Calibri" w:cs="Calibri"/>
          </w:rPr>
          <w:delText xml:space="preserve">The recently established </w:delText>
        </w:r>
        <w:r w:rsidR="009A6572" w:rsidRPr="00B15237" w:rsidDel="00B15237">
          <w:rPr>
            <w:rFonts w:ascii="Calibri" w:hAnsi="Calibri" w:cs="Calibri"/>
          </w:rPr>
          <w:delText xml:space="preserve">MID of </w:delText>
        </w:r>
        <w:r w:rsidR="00D52699" w:rsidRPr="00B15237" w:rsidDel="00B15237">
          <w:rPr>
            <w:rStyle w:val="Strong"/>
            <w:rFonts w:ascii="Calibri" w:hAnsi="Calibri" w:cs="Calibri"/>
            <w:b w:val="0"/>
            <w:bCs w:val="0"/>
          </w:rPr>
          <w:delText>12</w:delText>
        </w:r>
        <w:r w:rsidR="003B4AD0" w:rsidRPr="00B15237" w:rsidDel="00B15237">
          <w:rPr>
            <w:rStyle w:val="Strong"/>
            <w:rFonts w:ascii="Calibri" w:hAnsi="Calibri" w:cs="Calibri"/>
            <w:b w:val="0"/>
            <w:bCs w:val="0"/>
          </w:rPr>
          <w:delText xml:space="preserve"> CCI®</w:delText>
        </w:r>
        <w:r w:rsidR="009A6572" w:rsidRPr="00B15237" w:rsidDel="00B15237">
          <w:rPr>
            <w:rStyle w:val="Strong"/>
            <w:rFonts w:ascii="Calibri" w:hAnsi="Calibri" w:cs="Calibri"/>
            <w:b w:val="0"/>
            <w:bCs w:val="0"/>
          </w:rPr>
          <w:delText xml:space="preserve"> </w:delText>
        </w:r>
        <w:r w:rsidR="00D52699" w:rsidRPr="00B15237" w:rsidDel="00B15237">
          <w:rPr>
            <w:rStyle w:val="Strong"/>
            <w:rFonts w:ascii="Calibri" w:hAnsi="Calibri" w:cs="Calibri"/>
            <w:b w:val="0"/>
            <w:bCs w:val="0"/>
          </w:rPr>
          <w:delText>point</w:delText>
        </w:r>
        <w:r w:rsidR="009A6572" w:rsidRPr="00B15237" w:rsidDel="00B15237">
          <w:rPr>
            <w:rStyle w:val="Strong"/>
            <w:rFonts w:ascii="Calibri" w:hAnsi="Calibri" w:cs="Calibri"/>
            <w:b w:val="0"/>
            <w:bCs w:val="0"/>
          </w:rPr>
          <w:delText xml:space="preserve">s </w:delText>
        </w:r>
        <w:r w:rsidR="00D52699" w:rsidRPr="00B15237" w:rsidDel="00B15237">
          <w:rPr>
            <w:rFonts w:ascii="Calibri" w:hAnsi="Calibri" w:cs="Calibri"/>
            <w:bCs/>
          </w:rPr>
          <w:delText>now</w:delText>
        </w:r>
      </w:del>
      <w:ins w:id="166" w:author="Joana Rodrigues Ribeiro" w:date="2025-10-28T09:26:00Z" w16du:dateUtc="2025-10-28T08:26:00Z">
        <w:r w:rsidR="00B15237" w:rsidRPr="00B15237">
          <w:rPr>
            <w:rFonts w:ascii="Calibri" w:hAnsi="Calibri" w:cs="Calibri"/>
          </w:rPr>
          <w:t>would</w:t>
        </w:r>
      </w:ins>
      <w:r w:rsidR="00D52699" w:rsidRPr="00B15237">
        <w:rPr>
          <w:rFonts w:ascii="Calibri" w:hAnsi="Calibri" w:cs="Calibri"/>
          <w:bCs/>
        </w:rPr>
        <w:t xml:space="preserve"> enable</w:t>
      </w:r>
      <w:del w:id="167" w:author="Joana Rodrigues Ribeiro" w:date="2025-10-28T09:26:00Z" w16du:dateUtc="2025-10-28T08:26:00Z">
        <w:r w:rsidR="00D52699" w:rsidRPr="00B15237" w:rsidDel="00B15237">
          <w:rPr>
            <w:rFonts w:ascii="Calibri" w:hAnsi="Calibri" w:cs="Calibri"/>
            <w:bCs/>
          </w:rPr>
          <w:delText>s</w:delText>
        </w:r>
      </w:del>
      <w:r w:rsidR="00D52699" w:rsidRPr="00B15237">
        <w:rPr>
          <w:rFonts w:ascii="Calibri" w:hAnsi="Calibri" w:cs="Calibri"/>
          <w:bCs/>
        </w:rPr>
        <w:t xml:space="preserve"> a structured appraisal</w:t>
      </w:r>
      <w:r w:rsidR="00D52699" w:rsidRPr="00B15237">
        <w:rPr>
          <w:rFonts w:ascii="Calibri" w:hAnsi="Calibri" w:cs="Calibri"/>
        </w:rPr>
        <w:t xml:space="preserve">, to yield consistent judgements of clinical relevance. </w:t>
      </w:r>
    </w:p>
    <w:p w14:paraId="562D3BA9" w14:textId="77777777" w:rsidR="00E53D2C" w:rsidRPr="00B15237" w:rsidRDefault="00E53D2C" w:rsidP="00E53D2C">
      <w:pPr>
        <w:spacing w:line="480" w:lineRule="auto"/>
        <w:rPr>
          <w:rFonts w:ascii="Calibri" w:hAnsi="Calibri" w:cs="Calibri"/>
          <w:b/>
          <w:bCs/>
        </w:rPr>
      </w:pPr>
      <w:r w:rsidRPr="00B15237">
        <w:rPr>
          <w:rFonts w:ascii="Calibri" w:hAnsi="Calibri" w:cs="Calibri"/>
          <w:b/>
          <w:bCs/>
        </w:rPr>
        <w:t>Conclusion</w:t>
      </w:r>
    </w:p>
    <w:p w14:paraId="79851A61" w14:textId="6DC1A91F" w:rsidR="00B15237" w:rsidRPr="00F90E87" w:rsidDel="00B15237" w:rsidRDefault="00B15237" w:rsidP="00F90E87">
      <w:pPr>
        <w:spacing w:line="480" w:lineRule="auto"/>
        <w:rPr>
          <w:del w:id="168" w:author="Joana Rodrigues Ribeiro" w:date="2025-10-28T09:29:00Z" w16du:dateUtc="2025-10-28T08:29:00Z"/>
          <w:rFonts w:ascii="Calibri" w:hAnsi="Calibri" w:cs="Calibri"/>
          <w:kern w:val="0"/>
          <w:rPrChange w:id="169" w:author="Joana Rodrigues Ribeiro" w:date="2025-10-28T09:40:00Z" w16du:dateUtc="2025-10-28T08:40:00Z">
            <w:rPr>
              <w:del w:id="170" w:author="Joana Rodrigues Ribeiro" w:date="2025-10-28T09:29:00Z" w16du:dateUtc="2025-10-28T08:29:00Z"/>
              <w:rFonts w:ascii="Calibri" w:hAnsi="Calibri" w:cs="Calibri"/>
            </w:rPr>
          </w:rPrChange>
        </w:rPr>
        <w:pPrChange w:id="171" w:author="Joana Rodrigues Ribeiro" w:date="2025-10-28T09:40:00Z" w16du:dateUtc="2025-10-28T08:40:00Z">
          <w:pPr>
            <w:spacing w:line="480" w:lineRule="auto"/>
          </w:pPr>
        </w:pPrChange>
      </w:pPr>
      <w:ins w:id="172" w:author="Joana Rodrigues Ribeiro" w:date="2025-10-28T09:27:00Z" w16du:dateUtc="2025-10-28T08:27:00Z">
        <w:r w:rsidRPr="00B15237">
          <w:rPr>
            <w:rFonts w:ascii="Calibri" w:hAnsi="Calibri" w:cs="Calibri"/>
          </w:rPr>
          <w:t xml:space="preserve">RCTs using the CCI® often rely on minimal pretrial documentation, </w:t>
        </w:r>
        <w:r w:rsidRPr="00B15237">
          <w:rPr>
            <w:rFonts w:ascii="Calibri" w:hAnsi="Calibri" w:cs="Calibri"/>
            <w:kern w:val="0"/>
            <w:rPrChange w:id="173" w:author="Joana Rodrigues Ribeiro" w:date="2025-10-28T09:30:00Z" w16du:dateUtc="2025-10-28T08:30:00Z">
              <w:rPr>
                <w:rFonts w:ascii="AppleSystemUIFont" w:hAnsi="AppleSystemUIFont" w:cs="AppleSystemUIFont"/>
                <w:kern w:val="0"/>
                <w:sz w:val="26"/>
                <w:szCs w:val="26"/>
              </w:rPr>
            </w:rPrChange>
          </w:rPr>
          <w:t xml:space="preserve">with registry entries insufficient to evaluate adherence or analytical transparency. </w:t>
        </w:r>
      </w:ins>
      <w:ins w:id="174" w:author="Joana Rodrigues Ribeiro" w:date="2025-10-28T09:40:00Z" w16du:dateUtc="2025-10-28T08:40:00Z">
        <w:r w:rsidR="00F90E87">
          <w:rPr>
            <w:rFonts w:ascii="Calibri" w:hAnsi="Calibri" w:cs="Calibri"/>
            <w:kern w:val="0"/>
          </w:rPr>
          <w:t>T</w:t>
        </w:r>
        <w:r w:rsidR="00F90E87" w:rsidRPr="00F90E87">
          <w:rPr>
            <w:rFonts w:ascii="Calibri" w:hAnsi="Calibri" w:cs="Calibri"/>
          </w:rPr>
          <w:t>he resulting “concordance” between registry and publication may therefore be artificial. These findings highlight the need for more detailed and transparent trial registration practices when outcome-classification tools are employed.</w:t>
        </w:r>
        <w:r w:rsidR="00F90E87">
          <w:rPr>
            <w:rFonts w:ascii="Calibri" w:hAnsi="Calibri" w:cs="Calibri"/>
          </w:rPr>
          <w:t xml:space="preserve"> </w:t>
        </w:r>
      </w:ins>
      <w:del w:id="175" w:author="Joana Rodrigues Ribeiro" w:date="2025-10-28T09:28:00Z" w16du:dateUtc="2025-10-28T08:28:00Z">
        <w:r w:rsidR="00636625" w:rsidRPr="00B15237" w:rsidDel="00B15237">
          <w:rPr>
            <w:rFonts w:ascii="Calibri" w:hAnsi="Calibri" w:cs="Calibri"/>
          </w:rPr>
          <w:delText xml:space="preserve">To improve research quality, </w:delText>
        </w:r>
      </w:del>
      <w:del w:id="176" w:author="Joana Rodrigues Ribeiro" w:date="2025-10-28T09:29:00Z" w16du:dateUtc="2025-10-28T08:29:00Z">
        <w:r w:rsidR="00973C37" w:rsidRPr="00B15237" w:rsidDel="00B15237">
          <w:rPr>
            <w:rFonts w:ascii="Calibri" w:hAnsi="Calibri" w:cs="Calibri"/>
          </w:rPr>
          <w:delText>p</w:delText>
        </w:r>
      </w:del>
      <w:del w:id="177" w:author="Joana Rodrigues Ribeiro" w:date="2025-10-28T09:40:00Z" w16du:dateUtc="2025-10-28T08:40:00Z">
        <w:r w:rsidR="00973C37" w:rsidRPr="00B15237" w:rsidDel="00F90E87">
          <w:rPr>
            <w:rFonts w:ascii="Calibri" w:hAnsi="Calibri" w:cs="Calibri"/>
          </w:rPr>
          <w:delText xml:space="preserve">re-trial </w:delText>
        </w:r>
        <w:r w:rsidR="005B5A12" w:rsidRPr="00B15237" w:rsidDel="00F90E87">
          <w:rPr>
            <w:rFonts w:ascii="Calibri" w:hAnsi="Calibri" w:cs="Calibri"/>
          </w:rPr>
          <w:delText xml:space="preserve">registrations </w:delText>
        </w:r>
        <w:r w:rsidR="00973C37" w:rsidRPr="00B15237" w:rsidDel="00F90E87">
          <w:rPr>
            <w:rFonts w:ascii="Calibri" w:hAnsi="Calibri" w:cs="Calibri"/>
          </w:rPr>
          <w:delText xml:space="preserve">should explicitly specify </w:delText>
        </w:r>
        <w:r w:rsidR="005B5A12" w:rsidRPr="00B15237" w:rsidDel="00F90E87">
          <w:rPr>
            <w:rFonts w:ascii="Calibri" w:hAnsi="Calibri" w:cs="Calibri"/>
          </w:rPr>
          <w:delText>core elements such as</w:delText>
        </w:r>
        <w:r w:rsidR="00973C37" w:rsidRPr="00B15237" w:rsidDel="00F90E87">
          <w:rPr>
            <w:rFonts w:ascii="Calibri" w:hAnsi="Calibri" w:cs="Calibri"/>
          </w:rPr>
          <w:delText xml:space="preserve"> primary endpoint, and sample-size calculation, and address clinical relevance prospectively. For trials using the CCI® as the primary endpoint, the 12-point MID should guide design, reporting, and interpretation, </w:delText>
        </w:r>
        <w:r w:rsidR="00636625" w:rsidRPr="00B15237" w:rsidDel="00F90E87">
          <w:rPr>
            <w:rFonts w:ascii="Calibri" w:hAnsi="Calibri" w:cs="Calibri"/>
          </w:rPr>
          <w:delText>helping to standardize methods and strengthen surgical research.</w:delText>
        </w:r>
      </w:del>
    </w:p>
    <w:p w14:paraId="7A931C6E" w14:textId="77777777" w:rsidR="00456A23" w:rsidRPr="00B15237" w:rsidRDefault="00456A23" w:rsidP="00B15237">
      <w:pPr>
        <w:spacing w:line="480" w:lineRule="auto"/>
        <w:ind w:firstLine="0"/>
        <w:rPr>
          <w:rFonts w:ascii="Calibri" w:hAnsi="Calibri" w:cs="Calibri"/>
        </w:rPr>
        <w:pPrChange w:id="178" w:author="Joana Rodrigues Ribeiro" w:date="2025-10-28T09:29:00Z" w16du:dateUtc="2025-10-28T08:29:00Z">
          <w:pPr>
            <w:spacing w:line="480" w:lineRule="auto"/>
          </w:pPr>
        </w:pPrChange>
      </w:pPr>
    </w:p>
    <w:p w14:paraId="232C3324" w14:textId="2A911476" w:rsidR="00456A23" w:rsidRPr="00B15237" w:rsidRDefault="00456A23">
      <w:pPr>
        <w:ind w:firstLine="0"/>
        <w:rPr>
          <w:rFonts w:ascii="Calibri" w:hAnsi="Calibri" w:cs="Calibri"/>
        </w:rPr>
      </w:pPr>
      <w:r w:rsidRPr="00B15237">
        <w:rPr>
          <w:rFonts w:ascii="Calibri" w:hAnsi="Calibri" w:cs="Calibri"/>
        </w:rPr>
        <w:br w:type="page"/>
      </w:r>
    </w:p>
    <w:p w14:paraId="6D264E0C" w14:textId="4A8BF5E8" w:rsidR="00456A23" w:rsidRPr="00456A23" w:rsidRDefault="00456A23" w:rsidP="00456A23">
      <w:pPr>
        <w:spacing w:line="276" w:lineRule="auto"/>
        <w:ind w:left="851" w:hanging="142"/>
        <w:rPr>
          <w:rFonts w:ascii="Calibri" w:hAnsi="Calibri" w:cs="Calibri"/>
        </w:rPr>
      </w:pPr>
      <w:r w:rsidRPr="00456A23">
        <w:rPr>
          <w:rFonts w:ascii="Calibri" w:hAnsi="Calibri" w:cs="Calibri"/>
          <w:b/>
          <w:bCs/>
        </w:rPr>
        <w:lastRenderedPageBreak/>
        <w:t>Table 1.</w:t>
      </w:r>
      <w:r w:rsidRPr="00456A23">
        <w:rPr>
          <w:rFonts w:ascii="Calibri" w:hAnsi="Calibri" w:cs="Calibri"/>
        </w:rPr>
        <w:t xml:space="preserve"> Characteristics of Published RCTs With an Available Pre-trial </w:t>
      </w:r>
      <w:r w:rsidR="005B5A12">
        <w:rPr>
          <w:rFonts w:ascii="Calibri" w:hAnsi="Calibri" w:cs="Calibri"/>
        </w:rPr>
        <w:t>Registration</w:t>
      </w:r>
    </w:p>
    <w:tbl>
      <w:tblPr>
        <w:tblW w:w="7655" w:type="dxa"/>
        <w:jc w:val="center"/>
        <w:tblLayout w:type="fixed"/>
        <w:tblLook w:val="0420" w:firstRow="1" w:lastRow="0" w:firstColumn="0" w:lastColumn="0" w:noHBand="0" w:noVBand="1"/>
      </w:tblPr>
      <w:tblGrid>
        <w:gridCol w:w="4962"/>
        <w:gridCol w:w="2693"/>
      </w:tblGrid>
      <w:tr w:rsidR="00456A23" w:rsidRPr="00456A23" w14:paraId="72A3F979" w14:textId="77777777" w:rsidTr="00604CA0">
        <w:trPr>
          <w:tblHeader/>
          <w:jc w:val="center"/>
        </w:trPr>
        <w:tc>
          <w:tcPr>
            <w:tcW w:w="496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8D2542"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firstLine="42"/>
              <w:rPr>
                <w:rFonts w:ascii="Calibri" w:eastAsia="Helvetica" w:hAnsi="Calibri" w:cs="Calibri"/>
                <w:color w:val="000000"/>
                <w:sz w:val="22"/>
                <w:szCs w:val="22"/>
              </w:rPr>
            </w:pPr>
            <w:r w:rsidRPr="00456A23">
              <w:rPr>
                <w:rFonts w:ascii="Calibri" w:eastAsia="Helvetica" w:hAnsi="Calibri" w:cs="Calibri"/>
                <w:b/>
                <w:color w:val="000000"/>
                <w:sz w:val="22"/>
                <w:szCs w:val="22"/>
              </w:rPr>
              <w:t>Characteristic</w:t>
            </w:r>
          </w:p>
        </w:tc>
        <w:tc>
          <w:tcPr>
            <w:tcW w:w="26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DB3B6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45"/>
              <w:jc w:val="center"/>
              <w:rPr>
                <w:rFonts w:ascii="Calibri" w:eastAsia="Helvetica" w:hAnsi="Calibri" w:cs="Calibri"/>
                <w:b/>
                <w:color w:val="000000"/>
                <w:sz w:val="22"/>
                <w:szCs w:val="22"/>
              </w:rPr>
            </w:pPr>
            <w:r w:rsidRPr="00456A23">
              <w:rPr>
                <w:rFonts w:ascii="Calibri" w:eastAsia="Helvetica" w:hAnsi="Calibri" w:cs="Calibri"/>
                <w:b/>
                <w:color w:val="000000"/>
                <w:sz w:val="22"/>
                <w:szCs w:val="22"/>
              </w:rPr>
              <w:t>Published RCTs</w:t>
            </w:r>
          </w:p>
          <w:p w14:paraId="4B82C3F2" w14:textId="7665AABB"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45"/>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N = 84</w:t>
            </w:r>
          </w:p>
        </w:tc>
      </w:tr>
      <w:tr w:rsidR="00456A23" w:rsidRPr="00456A23" w14:paraId="4175680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679A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Continent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5449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59B3E031" w14:textId="77777777" w:rsidTr="00604CA0">
        <w:trPr>
          <w:trHeight w:val="81"/>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4316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Europe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80EF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56 (66.7%)</w:t>
            </w:r>
          </w:p>
        </w:tc>
      </w:tr>
      <w:tr w:rsidR="00456A23" w:rsidRPr="00456A23" w14:paraId="2DB16DCA"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CA14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Asia</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4D73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18 (21.4%)</w:t>
            </w:r>
          </w:p>
        </w:tc>
      </w:tr>
      <w:tr w:rsidR="00456A23" w:rsidRPr="00456A23" w14:paraId="0907D94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DAE2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North America</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005B6"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r w:rsidR="00456A23" w:rsidRPr="00456A23" w14:paraId="3B505850"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7618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Australia/ New Zealand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5E8C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 (2.4%)</w:t>
            </w:r>
          </w:p>
        </w:tc>
      </w:tr>
      <w:tr w:rsidR="00456A23" w:rsidRPr="00456A23" w14:paraId="7F0C6F5C"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58C11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Medical discipline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55D6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2A070E1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918CE" w14:textId="69DB7C5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 xml:space="preserve">Abdominal </w:t>
            </w:r>
            <w:r w:rsidR="00A90195">
              <w:rPr>
                <w:rFonts w:ascii="Calibri" w:eastAsia="Helvetica" w:hAnsi="Calibri" w:cs="Calibri"/>
                <w:color w:val="000000"/>
                <w:sz w:val="22"/>
                <w:szCs w:val="22"/>
              </w:rPr>
              <w:t>su</w:t>
            </w:r>
            <w:r w:rsidRPr="00456A23">
              <w:rPr>
                <w:rFonts w:ascii="Calibri" w:eastAsia="Helvetica" w:hAnsi="Calibri" w:cs="Calibri"/>
                <w:color w:val="000000"/>
                <w:sz w:val="22"/>
                <w:szCs w:val="22"/>
              </w:rPr>
              <w:t>rgery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95E6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57 (67.9%)</w:t>
            </w:r>
          </w:p>
        </w:tc>
      </w:tr>
      <w:tr w:rsidR="00456A23" w:rsidRPr="00456A23" w14:paraId="0D01A0E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3D062" w14:textId="243DFE82"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 xml:space="preserve">ICU, </w:t>
            </w:r>
            <w:r w:rsidR="00A90195">
              <w:rPr>
                <w:rFonts w:ascii="Calibri" w:eastAsia="Helvetica" w:hAnsi="Calibri" w:cs="Calibri"/>
                <w:color w:val="000000"/>
                <w:sz w:val="22"/>
                <w:szCs w:val="22"/>
              </w:rPr>
              <w:t>a</w:t>
            </w:r>
            <w:r w:rsidRPr="00456A23">
              <w:rPr>
                <w:rFonts w:ascii="Calibri" w:eastAsia="Helvetica" w:hAnsi="Calibri" w:cs="Calibri"/>
                <w:color w:val="000000"/>
                <w:sz w:val="22"/>
                <w:szCs w:val="22"/>
              </w:rPr>
              <w:t>nesthesiology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4E258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15 (17.9%)</w:t>
            </w:r>
          </w:p>
        </w:tc>
      </w:tr>
      <w:tr w:rsidR="00456A23" w:rsidRPr="00456A23" w14:paraId="1061674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68C1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Transplant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B8535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 (6.0%)</w:t>
            </w:r>
          </w:p>
        </w:tc>
      </w:tr>
      <w:tr w:rsidR="00456A23" w:rsidRPr="00456A23" w14:paraId="24F4263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2E2C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Other disciplines with invasive procedures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2048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 (4.8%)</w:t>
            </w:r>
          </w:p>
        </w:tc>
      </w:tr>
      <w:tr w:rsidR="00456A23" w:rsidRPr="00456A23" w14:paraId="0C91DCF9"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A621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Gastroenterology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21E51"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7A957AE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7043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Gynecology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A727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4E414CC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88A3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Thoracic</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B56E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0DB86C5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B7A56" w14:textId="73A0EABF"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CCI</w:t>
            </w:r>
            <w:r w:rsidR="00A90195">
              <w:rPr>
                <w:rFonts w:ascii="Calibri" w:eastAsia="Helvetica" w:hAnsi="Calibri" w:cs="Calibri"/>
                <w:b/>
                <w:bCs/>
                <w:color w:val="000000"/>
                <w:sz w:val="22"/>
                <w:szCs w:val="22"/>
              </w:rPr>
              <w:t>®</w:t>
            </w:r>
            <w:r w:rsidRPr="00456A23">
              <w:rPr>
                <w:rFonts w:ascii="Calibri" w:eastAsia="Helvetica" w:hAnsi="Calibri" w:cs="Calibri"/>
                <w:b/>
                <w:bCs/>
                <w:color w:val="000000"/>
                <w:sz w:val="22"/>
                <w:szCs w:val="22"/>
              </w:rPr>
              <w:t xml:space="preserve"> use as endpoint in published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0FB6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2525CFE0"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01C1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Primary endpoint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389A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14 (16.7%)</w:t>
            </w:r>
          </w:p>
        </w:tc>
      </w:tr>
      <w:tr w:rsidR="00456A23" w:rsidRPr="00456A23" w14:paraId="005F8E8F"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47AE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Non-primary endpoint*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0C929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70 (83.3%)</w:t>
            </w:r>
          </w:p>
        </w:tc>
      </w:tr>
      <w:tr w:rsidR="00456A23" w:rsidRPr="00456A23" w14:paraId="242FC76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CBB2B" w14:textId="7993DB6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CCI</w:t>
            </w:r>
            <w:r w:rsidR="00A90195">
              <w:rPr>
                <w:rFonts w:ascii="Calibri" w:eastAsia="Helvetica" w:hAnsi="Calibri" w:cs="Calibri"/>
                <w:b/>
                <w:bCs/>
                <w:color w:val="000000"/>
                <w:sz w:val="22"/>
                <w:szCs w:val="22"/>
              </w:rPr>
              <w:t>®</w:t>
            </w:r>
            <w:r w:rsidRPr="00456A23">
              <w:rPr>
                <w:rFonts w:ascii="Calibri" w:eastAsia="Helvetica" w:hAnsi="Calibri" w:cs="Calibri"/>
                <w:b/>
                <w:bCs/>
                <w:color w:val="000000"/>
                <w:sz w:val="22"/>
                <w:szCs w:val="22"/>
              </w:rPr>
              <w:t xml:space="preserve"> difference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D55BC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0181092C"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08A09" w14:textId="3854F195" w:rsidR="00456A23" w:rsidRPr="00456A23"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Pr>
                <w:rFonts w:ascii="Calibri" w:eastAsia="Helvetica" w:hAnsi="Calibri" w:cs="Calibri"/>
                <w:color w:val="000000"/>
                <w:sz w:val="22"/>
                <w:szCs w:val="22"/>
              </w:rPr>
              <w:t>Significant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C652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19 (22.6%)</w:t>
            </w:r>
          </w:p>
        </w:tc>
      </w:tr>
      <w:tr w:rsidR="00456A23" w:rsidRPr="00456A23" w14:paraId="334822FD"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99076" w14:textId="2DC4C203" w:rsidR="00456A23" w:rsidRPr="00456A23"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Pr>
                <w:rFonts w:ascii="Calibri" w:eastAsia="Helvetica" w:hAnsi="Calibri" w:cs="Calibri"/>
                <w:color w:val="000000"/>
                <w:sz w:val="22"/>
                <w:szCs w:val="22"/>
              </w:rPr>
              <w:t>Non-significant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7D08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57 (67.9%)</w:t>
            </w:r>
          </w:p>
        </w:tc>
      </w:tr>
      <w:tr w:rsidR="00456A23" w:rsidRPr="00456A23" w14:paraId="7C5D494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30A1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available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8024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r w:rsidR="00456A23" w:rsidRPr="00456A23" w14:paraId="4E9F064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0BB3A" w14:textId="58375350"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bookmarkStart w:id="179" w:name="OLE_LINK1"/>
            <w:r w:rsidRPr="00456A23">
              <w:rPr>
                <w:rFonts w:ascii="Calibri" w:eastAsia="Helvetica" w:hAnsi="Calibri" w:cs="Calibri"/>
                <w:b/>
                <w:bCs/>
                <w:color w:val="000000"/>
                <w:sz w:val="22"/>
                <w:szCs w:val="22"/>
              </w:rPr>
              <w:t>Between group difference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B6DC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11374B2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04787" w14:textId="5D841594" w:rsidR="00456A23" w:rsidRPr="005B5A12"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E77821">
              <w:rPr>
                <w:rFonts w:ascii="Calibri" w:eastAsia="Helvetica" w:hAnsi="Calibri" w:cs="Calibri"/>
                <w:color w:val="000000"/>
                <w:sz w:val="22"/>
                <w:szCs w:val="22"/>
              </w:rPr>
              <w:t>≥ 12 CCI® points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4E44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 (8.3%)</w:t>
            </w:r>
          </w:p>
        </w:tc>
      </w:tr>
      <w:tr w:rsidR="00456A23" w:rsidRPr="00456A23" w14:paraId="517B10DE"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A96F2" w14:textId="2F3CAFB9" w:rsidR="00456A23" w:rsidRPr="005B5A12"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E77821">
              <w:rPr>
                <w:rFonts w:ascii="Calibri" w:eastAsia="Helvetica" w:hAnsi="Calibri" w:cs="Calibri"/>
                <w:color w:val="000000"/>
                <w:sz w:val="22"/>
                <w:szCs w:val="22"/>
              </w:rPr>
              <w:t>&lt; 12 CCI® points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D86D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73 (86.9%)</w:t>
            </w:r>
          </w:p>
        </w:tc>
      </w:tr>
      <w:tr w:rsidR="00456A23" w:rsidRPr="00456A23" w14:paraId="3836D03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2ECF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mentioned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A85A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 (4.8%)</w:t>
            </w:r>
          </w:p>
        </w:tc>
      </w:tr>
      <w:bookmarkEnd w:id="179"/>
      <w:tr w:rsidR="00456A23" w:rsidRPr="00456A23" w14:paraId="756F509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E47FD" w14:textId="457393F0"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 xml:space="preserve">Study </w:t>
            </w:r>
            <w:r w:rsidR="005B5A12">
              <w:rPr>
                <w:rFonts w:ascii="Calibri" w:eastAsia="Helvetica" w:hAnsi="Calibri" w:cs="Calibri"/>
                <w:b/>
                <w:bCs/>
                <w:color w:val="000000"/>
                <w:sz w:val="22"/>
                <w:szCs w:val="22"/>
              </w:rPr>
              <w:t>aim</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C7A5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4F9224F3"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3DF5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Superiority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CCE4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20 (23.8%)</w:t>
            </w:r>
          </w:p>
        </w:tc>
      </w:tr>
      <w:tr w:rsidR="00456A23" w:rsidRPr="00456A23" w14:paraId="352E3F7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0701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Non-inferiority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F91F31"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11 (13.1%)</w:t>
            </w:r>
          </w:p>
        </w:tc>
      </w:tr>
      <w:tr w:rsidR="00456A23" w:rsidRPr="00456A23" w14:paraId="58BB32D7"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4A51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mentioned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D874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53 (63.1%)</w:t>
            </w:r>
          </w:p>
        </w:tc>
      </w:tr>
      <w:tr w:rsidR="00456A23" w:rsidRPr="00456A23" w14:paraId="09C8BE9A"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A349B"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lastRenderedPageBreak/>
              <w:t>Sample size calculation based on CCI®</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0D14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13 (15.5%)</w:t>
            </w:r>
          </w:p>
        </w:tc>
      </w:tr>
      <w:tr w:rsidR="00456A23" w:rsidRPr="00456A23" w14:paraId="49818F4A" w14:textId="77777777" w:rsidTr="00604CA0">
        <w:trPr>
          <w:jc w:val="center"/>
        </w:trPr>
        <w:tc>
          <w:tcPr>
            <w:tcW w:w="4962" w:type="dxa"/>
            <w:shd w:val="clear" w:color="auto" w:fill="FFFFFF"/>
            <w:tcMar>
              <w:top w:w="0" w:type="dxa"/>
              <w:left w:w="0" w:type="dxa"/>
              <w:bottom w:w="0" w:type="dxa"/>
              <w:right w:w="0" w:type="dxa"/>
            </w:tcMar>
          </w:tcPr>
          <w:p w14:paraId="7544C374" w14:textId="7DFF3E51"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 xml:space="preserve">Pre-trial </w:t>
            </w:r>
            <w:r w:rsidR="005B5A12">
              <w:rPr>
                <w:rFonts w:ascii="Calibri" w:eastAsia="Helvetica" w:hAnsi="Calibri" w:cs="Calibri"/>
                <w:b/>
                <w:bCs/>
                <w:color w:val="000000"/>
                <w:sz w:val="22"/>
                <w:szCs w:val="22"/>
              </w:rPr>
              <w:t>registration</w:t>
            </w:r>
          </w:p>
        </w:tc>
        <w:tc>
          <w:tcPr>
            <w:tcW w:w="2693" w:type="dxa"/>
            <w:shd w:val="clear" w:color="auto" w:fill="FFFFFF"/>
            <w:tcMar>
              <w:top w:w="0" w:type="dxa"/>
              <w:left w:w="0" w:type="dxa"/>
              <w:bottom w:w="0" w:type="dxa"/>
              <w:right w:w="0" w:type="dxa"/>
            </w:tcMar>
          </w:tcPr>
          <w:p w14:paraId="6A0B2B1B"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667CFFA2" w14:textId="77777777" w:rsidTr="00604CA0">
        <w:trPr>
          <w:jc w:val="center"/>
        </w:trPr>
        <w:tc>
          <w:tcPr>
            <w:tcW w:w="496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2D39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Only registry</w:t>
            </w:r>
          </w:p>
        </w:tc>
        <w:tc>
          <w:tcPr>
            <w:tcW w:w="2693"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CFDB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45 (53.6%)</w:t>
            </w:r>
          </w:p>
        </w:tc>
      </w:tr>
      <w:tr w:rsidR="00456A23" w:rsidRPr="00456A23" w14:paraId="0D007265" w14:textId="77777777" w:rsidTr="00604CA0">
        <w:trPr>
          <w:jc w:val="center"/>
        </w:trPr>
        <w:tc>
          <w:tcPr>
            <w:tcW w:w="496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6467DA9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Published protocol</w:t>
            </w:r>
          </w:p>
        </w:tc>
        <w:tc>
          <w:tcPr>
            <w:tcW w:w="2693"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7F3AC76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31 (36.9%)</w:t>
            </w:r>
          </w:p>
        </w:tc>
      </w:tr>
      <w:tr w:rsidR="00456A23" w:rsidRPr="00456A23" w14:paraId="70F27F20" w14:textId="77777777" w:rsidTr="00604CA0">
        <w:trPr>
          <w:jc w:val="center"/>
        </w:trPr>
        <w:tc>
          <w:tcPr>
            <w:tcW w:w="4962" w:type="dxa"/>
            <w:tcBorders>
              <w:bottom w:val="single" w:sz="4" w:space="0" w:color="auto"/>
            </w:tcBorders>
            <w:shd w:val="clear" w:color="auto" w:fill="FFFFFF"/>
            <w:tcMar>
              <w:top w:w="0" w:type="dxa"/>
              <w:left w:w="0" w:type="dxa"/>
              <w:bottom w:w="0" w:type="dxa"/>
              <w:right w:w="0" w:type="dxa"/>
            </w:tcMar>
          </w:tcPr>
          <w:p w14:paraId="6531342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Full-text protocol available in supplemental material</w:t>
            </w:r>
          </w:p>
        </w:tc>
        <w:tc>
          <w:tcPr>
            <w:tcW w:w="2693" w:type="dxa"/>
            <w:tcBorders>
              <w:bottom w:val="single" w:sz="4" w:space="0" w:color="auto"/>
            </w:tcBorders>
            <w:shd w:val="clear" w:color="auto" w:fill="FFFFFF"/>
            <w:tcMar>
              <w:top w:w="0" w:type="dxa"/>
              <w:left w:w="0" w:type="dxa"/>
              <w:bottom w:w="0" w:type="dxa"/>
              <w:right w:w="0" w:type="dxa"/>
            </w:tcMar>
          </w:tcPr>
          <w:p w14:paraId="2BAB97F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bl>
    <w:p w14:paraId="2203F400" w14:textId="0FD5E22B" w:rsidR="00456A23" w:rsidRPr="00456A23" w:rsidRDefault="00456A23" w:rsidP="00E77821">
      <w:pPr>
        <w:ind w:left="709" w:firstLine="0"/>
        <w:rPr>
          <w:rFonts w:ascii="Calibri" w:hAnsi="Calibri" w:cs="Calibri"/>
          <w:i/>
          <w:iCs/>
          <w:sz w:val="18"/>
          <w:szCs w:val="18"/>
        </w:rPr>
      </w:pPr>
      <w:r w:rsidRPr="00456A23">
        <w:rPr>
          <w:rFonts w:ascii="Calibri" w:hAnsi="Calibri" w:cs="Calibri"/>
          <w:i/>
          <w:iCs/>
          <w:sz w:val="18"/>
          <w:szCs w:val="18"/>
        </w:rPr>
        <w:t>*secondary and exploratory endpoints grouped</w:t>
      </w:r>
      <w:r w:rsidR="00A90195">
        <w:rPr>
          <w:rFonts w:ascii="Calibri" w:hAnsi="Calibri" w:cs="Calibri"/>
          <w:i/>
          <w:iCs/>
          <w:sz w:val="18"/>
          <w:szCs w:val="18"/>
        </w:rPr>
        <w:t>.</w:t>
      </w:r>
      <w:r w:rsidR="00A90195">
        <w:rPr>
          <w:rFonts w:ascii="Calibri" w:hAnsi="Calibri" w:cs="Calibri"/>
          <w:i/>
          <w:iCs/>
          <w:sz w:val="18"/>
          <w:szCs w:val="18"/>
        </w:rPr>
        <w:br/>
        <w:t>CCI: Comprehensive Complication Index. ICU: Intensive Care Unit</w:t>
      </w:r>
      <w:r w:rsidR="005B5A12">
        <w:rPr>
          <w:rFonts w:ascii="Calibri" w:hAnsi="Calibri" w:cs="Calibri"/>
          <w:i/>
          <w:iCs/>
          <w:sz w:val="18"/>
          <w:szCs w:val="18"/>
        </w:rPr>
        <w:t>; RCT: Randomized Controlled Trial</w:t>
      </w:r>
    </w:p>
    <w:p w14:paraId="1ACABC60" w14:textId="77777777" w:rsidR="00456A23" w:rsidRDefault="00456A23" w:rsidP="005D2313">
      <w:pPr>
        <w:spacing w:line="480" w:lineRule="auto"/>
        <w:rPr>
          <w:rFonts w:ascii="Calibri" w:hAnsi="Calibri" w:cs="Calibri"/>
        </w:rPr>
      </w:pPr>
    </w:p>
    <w:p w14:paraId="25608636" w14:textId="77777777" w:rsidR="00456A23" w:rsidRDefault="00456A23" w:rsidP="00456A23">
      <w:pPr>
        <w:spacing w:line="360" w:lineRule="auto"/>
        <w:ind w:firstLine="0"/>
        <w:rPr>
          <w:rFonts w:ascii="Calibri" w:hAnsi="Calibri" w:cs="Calibri"/>
        </w:rPr>
      </w:pPr>
    </w:p>
    <w:p w14:paraId="21DB4CD4" w14:textId="77777777" w:rsidR="00456A23" w:rsidRPr="00456A23" w:rsidRDefault="00456A23" w:rsidP="00456A23">
      <w:pPr>
        <w:spacing w:line="360" w:lineRule="auto"/>
        <w:ind w:firstLine="0"/>
        <w:rPr>
          <w:rFonts w:ascii="Calibri" w:hAnsi="Calibri" w:cs="Calibri"/>
        </w:rPr>
      </w:pPr>
    </w:p>
    <w:p w14:paraId="756199B5" w14:textId="4406AB5A" w:rsidR="00456A23" w:rsidRPr="00456A23" w:rsidRDefault="00456A23" w:rsidP="00456A23">
      <w:pPr>
        <w:spacing w:line="360" w:lineRule="auto"/>
        <w:ind w:firstLine="0"/>
        <w:rPr>
          <w:rFonts w:ascii="Calibri" w:hAnsi="Calibri" w:cs="Calibri"/>
          <w:b/>
          <w:bCs/>
        </w:rPr>
      </w:pPr>
      <w:r w:rsidRPr="00456A23">
        <w:rPr>
          <w:rFonts w:ascii="Calibri" w:hAnsi="Calibri" w:cs="Calibri"/>
          <w:b/>
          <w:bCs/>
        </w:rPr>
        <w:t xml:space="preserve">Table </w:t>
      </w:r>
      <w:r>
        <w:rPr>
          <w:rFonts w:ascii="Calibri" w:hAnsi="Calibri" w:cs="Calibri"/>
          <w:b/>
          <w:bCs/>
        </w:rPr>
        <w:t>2</w:t>
      </w:r>
      <w:r w:rsidRPr="00456A23">
        <w:rPr>
          <w:rFonts w:ascii="Calibri" w:hAnsi="Calibri" w:cs="Calibri"/>
          <w:b/>
          <w:bCs/>
        </w:rPr>
        <w:t xml:space="preserve">. Alignment Between Registered </w:t>
      </w:r>
      <w:r w:rsidR="0067676E">
        <w:rPr>
          <w:rFonts w:ascii="Calibri" w:hAnsi="Calibri" w:cs="Calibri"/>
          <w:b/>
          <w:bCs/>
        </w:rPr>
        <w:t>Pre-trial Registration</w:t>
      </w:r>
      <w:r w:rsidR="0067676E" w:rsidRPr="00456A23">
        <w:rPr>
          <w:rFonts w:ascii="Calibri" w:hAnsi="Calibri" w:cs="Calibri"/>
          <w:b/>
          <w:bCs/>
        </w:rPr>
        <w:t xml:space="preserve"> </w:t>
      </w:r>
      <w:r w:rsidRPr="00456A23">
        <w:rPr>
          <w:rFonts w:ascii="Calibri" w:hAnsi="Calibri" w:cs="Calibri"/>
          <w:b/>
          <w:bCs/>
        </w:rPr>
        <w:t>and Publications for CCI® Endpoints</w:t>
      </w:r>
    </w:p>
    <w:tbl>
      <w:tblPr>
        <w:tblW w:w="8505" w:type="dxa"/>
        <w:tblLayout w:type="fixed"/>
        <w:tblLook w:val="0420" w:firstRow="1" w:lastRow="0" w:firstColumn="0" w:lastColumn="0" w:noHBand="0" w:noVBand="1"/>
      </w:tblPr>
      <w:tblGrid>
        <w:gridCol w:w="3260"/>
        <w:gridCol w:w="2552"/>
        <w:gridCol w:w="2693"/>
      </w:tblGrid>
      <w:tr w:rsidR="00456A23" w:rsidRPr="00456A23" w14:paraId="66AC338C" w14:textId="77777777" w:rsidTr="00456A23">
        <w:trPr>
          <w:tblHeader/>
        </w:trPr>
        <w:tc>
          <w:tcPr>
            <w:tcW w:w="3260" w:type="dxa"/>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C52B974"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rPr>
                <w:rFonts w:ascii="Calibri" w:eastAsia="Helvetica" w:hAnsi="Calibri" w:cs="Calibri"/>
                <w:b/>
                <w:color w:val="000000"/>
                <w:sz w:val="22"/>
                <w:szCs w:val="22"/>
              </w:rPr>
            </w:pPr>
          </w:p>
        </w:tc>
        <w:tc>
          <w:tcPr>
            <w:tcW w:w="524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A164F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b/>
                <w:color w:val="000000"/>
                <w:sz w:val="22"/>
                <w:szCs w:val="22"/>
              </w:rPr>
            </w:pPr>
            <w:r w:rsidRPr="00456A23">
              <w:rPr>
                <w:rFonts w:ascii="Calibri" w:eastAsia="Helvetica" w:hAnsi="Calibri" w:cs="Calibri"/>
                <w:b/>
                <w:color w:val="000000"/>
                <w:sz w:val="22"/>
                <w:szCs w:val="22"/>
              </w:rPr>
              <w:t>CCI® in published RCTs</w:t>
            </w:r>
          </w:p>
        </w:tc>
      </w:tr>
      <w:tr w:rsidR="00456A23" w:rsidRPr="00456A23" w14:paraId="237A1059" w14:textId="77777777" w:rsidTr="00456A23">
        <w:trPr>
          <w:tblHeader/>
        </w:trPr>
        <w:tc>
          <w:tcPr>
            <w:tcW w:w="3260" w:type="dxa"/>
            <w:tcBorders>
              <w:bottom w:val="single" w:sz="8" w:space="0" w:color="000000"/>
            </w:tcBorders>
            <w:shd w:val="clear" w:color="auto" w:fill="FFFFFF"/>
            <w:tcMar>
              <w:top w:w="0" w:type="dxa"/>
              <w:left w:w="0" w:type="dxa"/>
              <w:bottom w:w="0" w:type="dxa"/>
              <w:right w:w="0" w:type="dxa"/>
            </w:tcMar>
            <w:vAlign w:val="center"/>
          </w:tcPr>
          <w:p w14:paraId="77426270"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rPr>
                <w:rFonts w:ascii="Calibri" w:eastAsia="Helvetica" w:hAnsi="Calibri" w:cs="Calibri"/>
                <w:color w:val="000000"/>
                <w:sz w:val="22"/>
                <w:szCs w:val="22"/>
              </w:rPr>
            </w:pPr>
          </w:p>
        </w:tc>
        <w:tc>
          <w:tcPr>
            <w:tcW w:w="2552" w:type="dxa"/>
            <w:tcBorders>
              <w:top w:val="single" w:sz="8" w:space="0" w:color="000000"/>
              <w:left w:val="nil"/>
              <w:bottom w:val="single" w:sz="8" w:space="0" w:color="000000"/>
              <w:right w:val="none" w:sz="0" w:space="0" w:color="000000"/>
            </w:tcBorders>
            <w:shd w:val="clear" w:color="auto" w:fill="FFFFFF"/>
            <w:tcMar>
              <w:top w:w="0" w:type="dxa"/>
              <w:left w:w="0" w:type="dxa"/>
              <w:bottom w:w="0" w:type="dxa"/>
              <w:right w:w="0" w:type="dxa"/>
            </w:tcMar>
            <w:vAlign w:val="center"/>
          </w:tcPr>
          <w:p w14:paraId="48C7680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CCI primary endpoint</w:t>
            </w:r>
            <w:r w:rsidRPr="00456A23">
              <w:rPr>
                <w:rFonts w:ascii="Calibri" w:eastAsia="Helvetica" w:hAnsi="Calibri" w:cs="Calibri"/>
                <w:color w:val="000000"/>
                <w:sz w:val="22"/>
                <w:szCs w:val="22"/>
              </w:rPr>
              <w:t xml:space="preserve">  </w:t>
            </w:r>
            <w:r w:rsidRPr="00456A23">
              <w:rPr>
                <w:rFonts w:ascii="Calibri" w:eastAsia="Helvetica" w:hAnsi="Calibri" w:cs="Calibri"/>
                <w:color w:val="000000"/>
                <w:sz w:val="22"/>
                <w:szCs w:val="22"/>
              </w:rPr>
              <w:br/>
              <w:t>N = 14</w:t>
            </w:r>
          </w:p>
        </w:tc>
        <w:tc>
          <w:tcPr>
            <w:tcW w:w="26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EFED9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CCI non-primary endpoint</w:t>
            </w:r>
            <w:r w:rsidRPr="00456A23">
              <w:rPr>
                <w:rFonts w:ascii="Calibri" w:eastAsia="Helvetica" w:hAnsi="Calibri" w:cs="Calibri"/>
                <w:color w:val="000000"/>
                <w:sz w:val="22"/>
                <w:szCs w:val="22"/>
              </w:rPr>
              <w:t xml:space="preserve">  </w:t>
            </w:r>
            <w:r w:rsidRPr="00456A23">
              <w:rPr>
                <w:rFonts w:ascii="Calibri" w:eastAsia="Helvetica" w:hAnsi="Calibri" w:cs="Calibri"/>
                <w:color w:val="000000"/>
                <w:sz w:val="22"/>
                <w:szCs w:val="22"/>
              </w:rPr>
              <w:br/>
              <w:t>N = 70</w:t>
            </w:r>
          </w:p>
        </w:tc>
      </w:tr>
      <w:tr w:rsidR="00456A23" w:rsidRPr="00456A23" w14:paraId="04B0BB2C" w14:textId="77777777" w:rsidTr="00456A23">
        <w:tc>
          <w:tcPr>
            <w:tcW w:w="32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1E80C" w14:textId="4EE8742F"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 xml:space="preserve">CCI® in pre-trial </w:t>
            </w:r>
            <w:r w:rsidR="0067676E">
              <w:rPr>
                <w:rFonts w:ascii="Calibri" w:eastAsia="Helvetica" w:hAnsi="Calibri" w:cs="Calibri"/>
                <w:b/>
                <w:color w:val="000000"/>
                <w:sz w:val="22"/>
                <w:szCs w:val="22"/>
              </w:rPr>
              <w:t>registration</w:t>
            </w:r>
          </w:p>
        </w:tc>
        <w:tc>
          <w:tcPr>
            <w:tcW w:w="255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BFD34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p>
        </w:tc>
        <w:tc>
          <w:tcPr>
            <w:tcW w:w="26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9FAA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p>
        </w:tc>
      </w:tr>
      <w:tr w:rsidR="00456A23" w:rsidRPr="00456A23" w14:paraId="3D8043DA" w14:textId="77777777" w:rsidTr="00456A23">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941C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primary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E45DD" w14:textId="35CEAC86" w:rsidR="00456A23" w:rsidRPr="00456A23" w:rsidRDefault="0067676E" w:rsidP="0067676E">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12 (</w:t>
            </w:r>
            <w:r w:rsidR="00456A23" w:rsidRPr="00456A23">
              <w:rPr>
                <w:rFonts w:ascii="Calibri" w:eastAsia="Helvetica" w:hAnsi="Calibri" w:cs="Calibri"/>
                <w:color w:val="000000"/>
                <w:sz w:val="22"/>
                <w:szCs w:val="22"/>
              </w:rPr>
              <w:t>85.7%</w:t>
            </w:r>
            <w:r>
              <w:rPr>
                <w:rFonts w:ascii="Calibri" w:eastAsia="Helvetica" w:hAnsi="Calibri" w:cs="Calibri"/>
                <w:color w:val="000000"/>
                <w:sz w:val="22"/>
                <w:szCs w:val="22"/>
              </w:rPr>
              <w: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B1ACE" w14:textId="54BD4FD8"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2 (</w:t>
            </w:r>
            <w:r w:rsidR="00456A23" w:rsidRPr="00456A23">
              <w:rPr>
                <w:rFonts w:ascii="Calibri" w:eastAsia="Helvetica" w:hAnsi="Calibri" w:cs="Calibri"/>
                <w:color w:val="000000"/>
                <w:sz w:val="22"/>
                <w:szCs w:val="22"/>
              </w:rPr>
              <w:t>2.9%</w:t>
            </w:r>
            <w:r>
              <w:rPr>
                <w:rFonts w:ascii="Calibri" w:eastAsia="Helvetica" w:hAnsi="Calibri" w:cs="Calibri"/>
                <w:color w:val="000000"/>
                <w:sz w:val="22"/>
                <w:szCs w:val="22"/>
              </w:rPr>
              <w:t>)</w:t>
            </w:r>
          </w:p>
        </w:tc>
      </w:tr>
      <w:tr w:rsidR="00456A23" w:rsidRPr="00456A23" w14:paraId="01A9BD20" w14:textId="77777777" w:rsidTr="00456A23">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7D52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non-primary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8A2D7" w14:textId="6E811F39" w:rsidR="00456A23" w:rsidRPr="00456A23" w:rsidRDefault="00456A23" w:rsidP="0067676E">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0 (</w:t>
            </w:r>
            <w:r w:rsidR="0067676E">
              <w:rPr>
                <w:rFonts w:ascii="Calibri" w:eastAsia="Helvetica" w:hAnsi="Calibri" w:cs="Calibri"/>
                <w:color w:val="000000"/>
                <w:sz w:val="22"/>
                <w:szCs w:val="22"/>
              </w:rPr>
              <w:t>0.0%</w:t>
            </w:r>
            <w:r w:rsidRPr="00456A23">
              <w:rPr>
                <w:rFonts w:ascii="Calibri" w:eastAsia="Helvetica" w:hAnsi="Calibri" w:cs="Calibri"/>
                <w:color w:val="000000"/>
                <w:sz w:val="22"/>
                <w:szCs w:val="22"/>
              </w:rPr>
              <w: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BE700" w14:textId="6A97B016"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26 (</w:t>
            </w:r>
            <w:r w:rsidR="00456A23" w:rsidRPr="00456A23">
              <w:rPr>
                <w:rFonts w:ascii="Calibri" w:eastAsia="Helvetica" w:hAnsi="Calibri" w:cs="Calibri"/>
                <w:color w:val="000000"/>
                <w:sz w:val="22"/>
                <w:szCs w:val="22"/>
              </w:rPr>
              <w:t>37.1%</w:t>
            </w:r>
            <w:r>
              <w:rPr>
                <w:rFonts w:ascii="Calibri" w:eastAsia="Helvetica" w:hAnsi="Calibri" w:cs="Calibri"/>
                <w:color w:val="000000"/>
                <w:sz w:val="22"/>
                <w:szCs w:val="22"/>
              </w:rPr>
              <w:t>)</w:t>
            </w:r>
          </w:p>
        </w:tc>
      </w:tr>
      <w:tr w:rsidR="00456A23" w:rsidRPr="00456A23" w14:paraId="4F81A86E" w14:textId="77777777" w:rsidTr="00456A23">
        <w:tc>
          <w:tcPr>
            <w:tcW w:w="3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C92B19"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not as endpoint</w:t>
            </w:r>
          </w:p>
        </w:tc>
        <w:tc>
          <w:tcPr>
            <w:tcW w:w="255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8739F2" w14:textId="584B28DD"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2 (</w:t>
            </w:r>
            <w:r w:rsidR="00456A23" w:rsidRPr="00456A23">
              <w:rPr>
                <w:rFonts w:ascii="Calibri" w:eastAsia="Helvetica" w:hAnsi="Calibri" w:cs="Calibri"/>
                <w:color w:val="000000"/>
                <w:sz w:val="22"/>
                <w:szCs w:val="22"/>
              </w:rPr>
              <w:t>14.3%</w:t>
            </w:r>
            <w:r>
              <w:rPr>
                <w:rFonts w:ascii="Calibri" w:eastAsia="Helvetica" w:hAnsi="Calibri" w:cs="Calibri"/>
                <w:color w:val="000000"/>
                <w:sz w:val="22"/>
                <w:szCs w:val="22"/>
              </w:rPr>
              <w:t>)</w:t>
            </w:r>
          </w:p>
        </w:tc>
        <w:tc>
          <w:tcPr>
            <w:tcW w:w="26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C6D260" w14:textId="566B7D33"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42 (</w:t>
            </w:r>
            <w:r w:rsidR="00456A23" w:rsidRPr="00456A23">
              <w:rPr>
                <w:rFonts w:ascii="Calibri" w:eastAsia="Helvetica" w:hAnsi="Calibri" w:cs="Calibri"/>
                <w:color w:val="000000"/>
                <w:sz w:val="22"/>
                <w:szCs w:val="22"/>
              </w:rPr>
              <w:t>60.0%</w:t>
            </w:r>
            <w:r>
              <w:rPr>
                <w:rFonts w:ascii="Calibri" w:eastAsia="Helvetica" w:hAnsi="Calibri" w:cs="Calibri"/>
                <w:color w:val="000000"/>
                <w:sz w:val="22"/>
                <w:szCs w:val="22"/>
              </w:rPr>
              <w:t>)</w:t>
            </w:r>
          </w:p>
        </w:tc>
      </w:tr>
    </w:tbl>
    <w:p w14:paraId="3C277208" w14:textId="7F878940" w:rsidR="00456A23" w:rsidRPr="00456A23" w:rsidRDefault="00456A23" w:rsidP="00456A23">
      <w:pPr>
        <w:ind w:left="-284" w:firstLine="284"/>
        <w:jc w:val="both"/>
        <w:rPr>
          <w:rFonts w:ascii="Calibri" w:hAnsi="Calibri" w:cs="Calibri"/>
          <w:i/>
          <w:iCs/>
          <w:sz w:val="18"/>
          <w:szCs w:val="18"/>
        </w:rPr>
      </w:pPr>
      <w:r w:rsidRPr="00456A23">
        <w:rPr>
          <w:rFonts w:ascii="Calibri" w:hAnsi="Calibri" w:cs="Calibri"/>
          <w:i/>
          <w:iCs/>
          <w:sz w:val="18"/>
          <w:szCs w:val="18"/>
        </w:rPr>
        <w:t>*secondary and exploratory endpoints grouped</w:t>
      </w:r>
    </w:p>
    <w:p w14:paraId="504E703A" w14:textId="77777777" w:rsidR="00456A23" w:rsidRPr="00456A23" w:rsidRDefault="00456A23" w:rsidP="00456A23">
      <w:pPr>
        <w:ind w:left="-709"/>
        <w:jc w:val="both"/>
        <w:rPr>
          <w:rFonts w:ascii="Calibri" w:hAnsi="Calibri" w:cs="Calibri"/>
          <w:i/>
          <w:iCs/>
          <w:sz w:val="18"/>
          <w:szCs w:val="18"/>
        </w:rPr>
      </w:pPr>
      <w:r w:rsidRPr="00456A23">
        <w:rPr>
          <w:rFonts w:ascii="Calibri" w:hAnsi="Calibri" w:cs="Calibri"/>
          <w:i/>
          <w:iCs/>
          <w:sz w:val="18"/>
          <w:szCs w:val="18"/>
        </w:rPr>
        <w:t>CCI: Comprehensive Complication Index; RCT: Randomized Controlled Trial</w:t>
      </w:r>
    </w:p>
    <w:p w14:paraId="7AECB944" w14:textId="77777777" w:rsidR="00456A23" w:rsidRDefault="00456A23" w:rsidP="005D2313">
      <w:pPr>
        <w:spacing w:line="480" w:lineRule="auto"/>
        <w:rPr>
          <w:rFonts w:ascii="Calibri" w:hAnsi="Calibri" w:cs="Calibri"/>
        </w:rPr>
      </w:pPr>
    </w:p>
    <w:p w14:paraId="2BEAF0AF" w14:textId="77777777" w:rsidR="00BC682A" w:rsidRDefault="00BC682A" w:rsidP="005D2313">
      <w:pPr>
        <w:spacing w:line="480" w:lineRule="auto"/>
        <w:rPr>
          <w:rFonts w:ascii="Calibri" w:hAnsi="Calibri" w:cs="Calibri"/>
        </w:rPr>
      </w:pPr>
    </w:p>
    <w:p w14:paraId="0BA4660A" w14:textId="77777777" w:rsidR="00BC682A" w:rsidRDefault="00BC682A">
      <w:pPr>
        <w:ind w:firstLine="0"/>
        <w:rPr>
          <w:rFonts w:ascii="Calibri" w:hAnsi="Calibri" w:cs="Calibri"/>
        </w:rPr>
      </w:pPr>
    </w:p>
    <w:sectPr w:rsidR="00BC682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fariba abbassi" w:date="2025-10-24T21:35:00Z" w:initials="fa">
    <w:p w14:paraId="79B42A11" w14:textId="77777777" w:rsidR="005B5A12" w:rsidRDefault="005B5A12" w:rsidP="005B5A12">
      <w:r>
        <w:rPr>
          <w:rStyle w:val="CommentReference"/>
        </w:rPr>
        <w:annotationRef/>
      </w:r>
      <w:r>
        <w:rPr>
          <w:sz w:val="20"/>
          <w:szCs w:val="20"/>
        </w:rPr>
        <w:t>@Milo: registration or documentation? which term do you prefer?</w:t>
      </w:r>
    </w:p>
  </w:comment>
  <w:comment w:id="48" w:author="fariba abbassi" w:date="2025-10-24T22:42:00Z" w:initials="fa">
    <w:p w14:paraId="14CBD439" w14:textId="77777777" w:rsidR="00E77821" w:rsidRDefault="00E77821" w:rsidP="00E77821">
      <w:r>
        <w:rPr>
          <w:rStyle w:val="CommentReference"/>
        </w:rPr>
        <w:annotationRef/>
      </w:r>
      <w:r>
        <w:rPr>
          <w:sz w:val="20"/>
          <w:szCs w:val="20"/>
        </w:rPr>
        <w:t>Our argument for "clinical relevance":</w:t>
      </w:r>
    </w:p>
    <w:p w14:paraId="7326F659" w14:textId="77777777" w:rsidR="00E77821" w:rsidRDefault="00E77821" w:rsidP="00E77821">
      <w:r>
        <w:rPr>
          <w:sz w:val="20"/>
          <w:szCs w:val="20"/>
        </w:rPr>
        <w:t>We conducted the literature search in July, but the MID was published only inl August. It is therefore impossible that studies refer to the MID of the CCI. However, one can always question whether the results obtained are clinically relevant or not.</w:t>
      </w:r>
    </w:p>
  </w:comment>
  <w:comment w:id="55" w:author="Joana Rodrigues Ribeiro" w:date="2025-10-28T09:33:00Z" w:initials="JRR">
    <w:p w14:paraId="7192C4E9" w14:textId="77777777" w:rsidR="00F90E87" w:rsidRDefault="00F90E87" w:rsidP="00F90E87">
      <w:r>
        <w:rPr>
          <w:rStyle w:val="CommentReference"/>
        </w:rPr>
        <w:annotationRef/>
      </w:r>
      <w:r>
        <w:rPr>
          <w:sz w:val="20"/>
          <w:szCs w:val="20"/>
        </w:rPr>
        <w:t>we should give numbers for published RCTs I think, as we then mention the RCTs using the CCI as 1 endpoint (n=14).</w:t>
      </w:r>
    </w:p>
  </w:comment>
  <w:comment w:id="61" w:author="Joana Rodrigues Ribeiro" w:date="2025-10-28T09:09:00Z" w:initials="JRR">
    <w:p w14:paraId="56A7A622" w14:textId="3D283C7E" w:rsidR="009D0780" w:rsidRDefault="009D0780" w:rsidP="009D0780">
      <w:r>
        <w:rPr>
          <w:rStyle w:val="CommentReference"/>
        </w:rPr>
        <w:annotationRef/>
      </w:r>
      <w:r>
        <w:rPr>
          <w:sz w:val="20"/>
          <w:szCs w:val="20"/>
        </w:rPr>
        <w:t>to reinforce the messagewe should report here the SS calculation for any outcome, not just the CCI.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B42A11" w15:done="0"/>
  <w15:commentEx w15:paraId="7326F659" w15:done="0"/>
  <w15:commentEx w15:paraId="7192C4E9" w15:done="0"/>
  <w15:commentEx w15:paraId="56A7A6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01FEE8" w16cex:dateUtc="2025-10-24T19:35:00Z"/>
  <w16cex:commentExtensible w16cex:durableId="5D335B58" w16cex:dateUtc="2025-10-24T20:42:00Z"/>
  <w16cex:commentExtensible w16cex:durableId="0EA68294" w16cex:dateUtc="2025-10-28T08:33:00Z"/>
  <w16cex:commentExtensible w16cex:durableId="5F69B6A3" w16cex:dateUtc="2025-10-28T0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B42A11" w16cid:durableId="7E01FEE8"/>
  <w16cid:commentId w16cid:paraId="7326F659" w16cid:durableId="5D335B58"/>
  <w16cid:commentId w16cid:paraId="7192C4E9" w16cid:durableId="0EA68294"/>
  <w16cid:commentId w16cid:paraId="56A7A622" w16cid:durableId="5F69B6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14BE8"/>
    <w:rsid w:val="00016C09"/>
    <w:rsid w:val="00030067"/>
    <w:rsid w:val="0003527F"/>
    <w:rsid w:val="0006139C"/>
    <w:rsid w:val="0006265B"/>
    <w:rsid w:val="00070B1D"/>
    <w:rsid w:val="00080183"/>
    <w:rsid w:val="0008320E"/>
    <w:rsid w:val="00090360"/>
    <w:rsid w:val="000953A6"/>
    <w:rsid w:val="00097855"/>
    <w:rsid w:val="000B20F2"/>
    <w:rsid w:val="000D321A"/>
    <w:rsid w:val="000E21D2"/>
    <w:rsid w:val="000E240F"/>
    <w:rsid w:val="000F2CF8"/>
    <w:rsid w:val="000F66FA"/>
    <w:rsid w:val="00115C4A"/>
    <w:rsid w:val="00120B60"/>
    <w:rsid w:val="00122827"/>
    <w:rsid w:val="00127C42"/>
    <w:rsid w:val="0015142E"/>
    <w:rsid w:val="0015228A"/>
    <w:rsid w:val="00167844"/>
    <w:rsid w:val="001713D0"/>
    <w:rsid w:val="0018618F"/>
    <w:rsid w:val="00192FBC"/>
    <w:rsid w:val="001A360C"/>
    <w:rsid w:val="001D6A53"/>
    <w:rsid w:val="001E6CD4"/>
    <w:rsid w:val="001F68EF"/>
    <w:rsid w:val="0020254E"/>
    <w:rsid w:val="00205FCC"/>
    <w:rsid w:val="0021743C"/>
    <w:rsid w:val="00223769"/>
    <w:rsid w:val="002239BB"/>
    <w:rsid w:val="00226B94"/>
    <w:rsid w:val="0025216C"/>
    <w:rsid w:val="00270439"/>
    <w:rsid w:val="00284156"/>
    <w:rsid w:val="002A0DDB"/>
    <w:rsid w:val="002A25DF"/>
    <w:rsid w:val="002B3B49"/>
    <w:rsid w:val="002C1064"/>
    <w:rsid w:val="002C5346"/>
    <w:rsid w:val="002D4B0A"/>
    <w:rsid w:val="002F4F21"/>
    <w:rsid w:val="002F6F89"/>
    <w:rsid w:val="00301AE3"/>
    <w:rsid w:val="00314AC0"/>
    <w:rsid w:val="00323180"/>
    <w:rsid w:val="00334AE2"/>
    <w:rsid w:val="00352D17"/>
    <w:rsid w:val="003643AF"/>
    <w:rsid w:val="003651AB"/>
    <w:rsid w:val="003723C1"/>
    <w:rsid w:val="0037403F"/>
    <w:rsid w:val="003756E4"/>
    <w:rsid w:val="00385B81"/>
    <w:rsid w:val="00395FC8"/>
    <w:rsid w:val="003A242F"/>
    <w:rsid w:val="003B4AD0"/>
    <w:rsid w:val="003B7943"/>
    <w:rsid w:val="003D6348"/>
    <w:rsid w:val="00402C1D"/>
    <w:rsid w:val="004062C0"/>
    <w:rsid w:val="00416E69"/>
    <w:rsid w:val="00432287"/>
    <w:rsid w:val="0045139F"/>
    <w:rsid w:val="004547B4"/>
    <w:rsid w:val="00456A23"/>
    <w:rsid w:val="00472E50"/>
    <w:rsid w:val="00472E5E"/>
    <w:rsid w:val="004760AC"/>
    <w:rsid w:val="00485EE9"/>
    <w:rsid w:val="004C756B"/>
    <w:rsid w:val="004D2539"/>
    <w:rsid w:val="004E6BC9"/>
    <w:rsid w:val="004F3AF6"/>
    <w:rsid w:val="00510C46"/>
    <w:rsid w:val="00530695"/>
    <w:rsid w:val="0053120D"/>
    <w:rsid w:val="00535A24"/>
    <w:rsid w:val="00545285"/>
    <w:rsid w:val="00554D89"/>
    <w:rsid w:val="0056396C"/>
    <w:rsid w:val="00566C89"/>
    <w:rsid w:val="00581168"/>
    <w:rsid w:val="005A29E4"/>
    <w:rsid w:val="005A3D11"/>
    <w:rsid w:val="005B1523"/>
    <w:rsid w:val="005B5A12"/>
    <w:rsid w:val="005D0BCD"/>
    <w:rsid w:val="005D2313"/>
    <w:rsid w:val="005E0239"/>
    <w:rsid w:val="005E7A84"/>
    <w:rsid w:val="005F757C"/>
    <w:rsid w:val="006026BD"/>
    <w:rsid w:val="0060635A"/>
    <w:rsid w:val="00621674"/>
    <w:rsid w:val="00623FCB"/>
    <w:rsid w:val="00630581"/>
    <w:rsid w:val="00636625"/>
    <w:rsid w:val="00650DB0"/>
    <w:rsid w:val="006637C7"/>
    <w:rsid w:val="00665F21"/>
    <w:rsid w:val="00666C61"/>
    <w:rsid w:val="00672165"/>
    <w:rsid w:val="00673EE2"/>
    <w:rsid w:val="0067676E"/>
    <w:rsid w:val="00677150"/>
    <w:rsid w:val="006778E6"/>
    <w:rsid w:val="00681F7C"/>
    <w:rsid w:val="006947EA"/>
    <w:rsid w:val="006B491A"/>
    <w:rsid w:val="006C09EE"/>
    <w:rsid w:val="00703310"/>
    <w:rsid w:val="00715474"/>
    <w:rsid w:val="0071640D"/>
    <w:rsid w:val="00717689"/>
    <w:rsid w:val="007218EB"/>
    <w:rsid w:val="00734E55"/>
    <w:rsid w:val="00746DE9"/>
    <w:rsid w:val="00762C11"/>
    <w:rsid w:val="00797FBB"/>
    <w:rsid w:val="007C1AD5"/>
    <w:rsid w:val="007D42E0"/>
    <w:rsid w:val="007D6959"/>
    <w:rsid w:val="008026AA"/>
    <w:rsid w:val="008224A3"/>
    <w:rsid w:val="008455AE"/>
    <w:rsid w:val="00867646"/>
    <w:rsid w:val="0088584E"/>
    <w:rsid w:val="008A32FE"/>
    <w:rsid w:val="008C4E41"/>
    <w:rsid w:val="008E65FE"/>
    <w:rsid w:val="00904B93"/>
    <w:rsid w:val="00921A89"/>
    <w:rsid w:val="009350A3"/>
    <w:rsid w:val="00942466"/>
    <w:rsid w:val="00964223"/>
    <w:rsid w:val="00973C37"/>
    <w:rsid w:val="00977675"/>
    <w:rsid w:val="009870EB"/>
    <w:rsid w:val="009A0C24"/>
    <w:rsid w:val="009A6572"/>
    <w:rsid w:val="009D0780"/>
    <w:rsid w:val="009F4126"/>
    <w:rsid w:val="00A047B3"/>
    <w:rsid w:val="00A13881"/>
    <w:rsid w:val="00A17F3A"/>
    <w:rsid w:val="00A21BAC"/>
    <w:rsid w:val="00A21DC6"/>
    <w:rsid w:val="00A43CAB"/>
    <w:rsid w:val="00A576B4"/>
    <w:rsid w:val="00A90195"/>
    <w:rsid w:val="00AA6CE8"/>
    <w:rsid w:val="00AB3B77"/>
    <w:rsid w:val="00AB5731"/>
    <w:rsid w:val="00AD333C"/>
    <w:rsid w:val="00AD5EA4"/>
    <w:rsid w:val="00AD782E"/>
    <w:rsid w:val="00AE1058"/>
    <w:rsid w:val="00AF09CE"/>
    <w:rsid w:val="00AF0D29"/>
    <w:rsid w:val="00B0759F"/>
    <w:rsid w:val="00B15237"/>
    <w:rsid w:val="00B16A57"/>
    <w:rsid w:val="00B35645"/>
    <w:rsid w:val="00B4520F"/>
    <w:rsid w:val="00B46B93"/>
    <w:rsid w:val="00B5111A"/>
    <w:rsid w:val="00B62F21"/>
    <w:rsid w:val="00B7010B"/>
    <w:rsid w:val="00B81A9A"/>
    <w:rsid w:val="00B82733"/>
    <w:rsid w:val="00B8768C"/>
    <w:rsid w:val="00B9628A"/>
    <w:rsid w:val="00BC682A"/>
    <w:rsid w:val="00BC708D"/>
    <w:rsid w:val="00BD6375"/>
    <w:rsid w:val="00C04E8F"/>
    <w:rsid w:val="00C57352"/>
    <w:rsid w:val="00CA1C57"/>
    <w:rsid w:val="00CB2BCB"/>
    <w:rsid w:val="00CC6222"/>
    <w:rsid w:val="00CD555F"/>
    <w:rsid w:val="00CD6EDC"/>
    <w:rsid w:val="00CD7C3E"/>
    <w:rsid w:val="00D14F2C"/>
    <w:rsid w:val="00D2020D"/>
    <w:rsid w:val="00D25F73"/>
    <w:rsid w:val="00D326BC"/>
    <w:rsid w:val="00D331D0"/>
    <w:rsid w:val="00D454EA"/>
    <w:rsid w:val="00D52699"/>
    <w:rsid w:val="00D546FA"/>
    <w:rsid w:val="00D64F3A"/>
    <w:rsid w:val="00D66E39"/>
    <w:rsid w:val="00D82151"/>
    <w:rsid w:val="00D863A6"/>
    <w:rsid w:val="00DC64A4"/>
    <w:rsid w:val="00DC67CA"/>
    <w:rsid w:val="00DD1D21"/>
    <w:rsid w:val="00E0311A"/>
    <w:rsid w:val="00E21E8F"/>
    <w:rsid w:val="00E3182D"/>
    <w:rsid w:val="00E42C42"/>
    <w:rsid w:val="00E529A4"/>
    <w:rsid w:val="00E53D2C"/>
    <w:rsid w:val="00E702BE"/>
    <w:rsid w:val="00E77821"/>
    <w:rsid w:val="00E77848"/>
    <w:rsid w:val="00E82283"/>
    <w:rsid w:val="00EA071D"/>
    <w:rsid w:val="00EA48F6"/>
    <w:rsid w:val="00EC6227"/>
    <w:rsid w:val="00F02BC4"/>
    <w:rsid w:val="00F037E2"/>
    <w:rsid w:val="00F03CDD"/>
    <w:rsid w:val="00F11559"/>
    <w:rsid w:val="00F17102"/>
    <w:rsid w:val="00F35634"/>
    <w:rsid w:val="00F37572"/>
    <w:rsid w:val="00F53A4A"/>
    <w:rsid w:val="00F5749A"/>
    <w:rsid w:val="00F67EEB"/>
    <w:rsid w:val="00F9002D"/>
    <w:rsid w:val="00F90E87"/>
    <w:rsid w:val="00FA4045"/>
    <w:rsid w:val="00FB1C60"/>
    <w:rsid w:val="00FB65C1"/>
    <w:rsid w:val="00FC7739"/>
    <w:rsid w:val="00FD45E8"/>
    <w:rsid w:val="00FE7BC9"/>
    <w:rsid w:val="00FF7C3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C37"/>
    <w:pPr>
      <w:ind w:firstLine="709"/>
    </w:pPr>
    <w:rPr>
      <w:lang w:val="en-US"/>
    </w:rPr>
  </w:style>
  <w:style w:type="paragraph" w:styleId="Heading1">
    <w:name w:val="heading 1"/>
    <w:basedOn w:val="Normal"/>
    <w:next w:val="Normal"/>
    <w:link w:val="Heading1Char"/>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53D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3D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3D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3D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3D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3D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3D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D2C"/>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3D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D2C"/>
    <w:rPr>
      <w:i/>
      <w:iCs/>
      <w:color w:val="404040" w:themeColor="text1" w:themeTint="BF"/>
      <w:lang w:val="en-US"/>
    </w:rPr>
  </w:style>
  <w:style w:type="paragraph" w:styleId="ListParagraph">
    <w:name w:val="List Paragraph"/>
    <w:basedOn w:val="Normal"/>
    <w:uiPriority w:val="34"/>
    <w:qFormat/>
    <w:rsid w:val="00E53D2C"/>
    <w:pPr>
      <w:ind w:left="720"/>
      <w:contextualSpacing/>
    </w:pPr>
  </w:style>
  <w:style w:type="character" w:styleId="IntenseEmphasis">
    <w:name w:val="Intense Emphasis"/>
    <w:basedOn w:val="DefaultParagraphFont"/>
    <w:uiPriority w:val="21"/>
    <w:qFormat/>
    <w:rsid w:val="00E53D2C"/>
    <w:rPr>
      <w:i/>
      <w:iCs/>
      <w:color w:val="0F4761" w:themeColor="accent1" w:themeShade="BF"/>
    </w:rPr>
  </w:style>
  <w:style w:type="paragraph" w:styleId="IntenseQuote">
    <w:name w:val="Intense Quote"/>
    <w:basedOn w:val="Normal"/>
    <w:next w:val="Normal"/>
    <w:link w:val="IntenseQuoteChar"/>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D2C"/>
    <w:rPr>
      <w:i/>
      <w:iCs/>
      <w:color w:val="0F4761" w:themeColor="accent1" w:themeShade="BF"/>
      <w:lang w:val="en-US"/>
    </w:rPr>
  </w:style>
  <w:style w:type="character" w:styleId="IntenseReference">
    <w:name w:val="Intense Reference"/>
    <w:basedOn w:val="DefaultParagraphFont"/>
    <w:uiPriority w:val="32"/>
    <w:qFormat/>
    <w:rsid w:val="00E53D2C"/>
    <w:rPr>
      <w:b/>
      <w:bCs/>
      <w:smallCaps/>
      <w:color w:val="0F4761" w:themeColor="accent1" w:themeShade="BF"/>
      <w:spacing w:val="5"/>
    </w:rPr>
  </w:style>
  <w:style w:type="character" w:styleId="Strong">
    <w:name w:val="Strong"/>
    <w:basedOn w:val="DefaultParagraphFont"/>
    <w:uiPriority w:val="22"/>
    <w:qFormat/>
    <w:rsid w:val="00E53D2C"/>
    <w:rPr>
      <w:b/>
      <w:bCs/>
    </w:rPr>
  </w:style>
  <w:style w:type="paragraph" w:customStyle="1" w:styleId="Lehmannheading2">
    <w:name w:val="Lehmann heading 2"/>
    <w:basedOn w:val="Normal"/>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DefaultParagraphFont"/>
    <w:uiPriority w:val="99"/>
    <w:unhideWhenUsed/>
    <w:rsid w:val="00E53D2C"/>
    <w:rPr>
      <w:color w:val="467886" w:themeColor="hyperlink"/>
      <w:u w:val="single"/>
    </w:rPr>
  </w:style>
  <w:style w:type="paragraph" w:styleId="Revision">
    <w:name w:val="Revision"/>
    <w:hidden/>
    <w:uiPriority w:val="99"/>
    <w:semiHidden/>
    <w:rsid w:val="00F037E2"/>
    <w:rPr>
      <w:lang w:val="en-US"/>
    </w:rPr>
  </w:style>
  <w:style w:type="character" w:styleId="CommentReference">
    <w:name w:val="annotation reference"/>
    <w:basedOn w:val="DefaultParagraphFont"/>
    <w:uiPriority w:val="99"/>
    <w:semiHidden/>
    <w:unhideWhenUsed/>
    <w:rsid w:val="00CA1C57"/>
    <w:rPr>
      <w:sz w:val="16"/>
      <w:szCs w:val="16"/>
    </w:rPr>
  </w:style>
  <w:style w:type="paragraph" w:styleId="CommentText">
    <w:name w:val="annotation text"/>
    <w:basedOn w:val="Normal"/>
    <w:link w:val="CommentTextChar"/>
    <w:uiPriority w:val="99"/>
    <w:unhideWhenUsed/>
    <w:rsid w:val="00CA1C57"/>
    <w:rPr>
      <w:sz w:val="20"/>
      <w:szCs w:val="20"/>
    </w:rPr>
  </w:style>
  <w:style w:type="character" w:customStyle="1" w:styleId="CommentTextChar">
    <w:name w:val="Comment Text Char"/>
    <w:basedOn w:val="DefaultParagraphFont"/>
    <w:link w:val="CommentText"/>
    <w:uiPriority w:val="99"/>
    <w:rsid w:val="00CA1C57"/>
    <w:rPr>
      <w:sz w:val="20"/>
      <w:szCs w:val="20"/>
      <w:lang w:val="en-US"/>
    </w:rPr>
  </w:style>
  <w:style w:type="paragraph" w:styleId="CommentSubject">
    <w:name w:val="annotation subject"/>
    <w:basedOn w:val="CommentText"/>
    <w:next w:val="CommentText"/>
    <w:link w:val="CommentSubjectChar"/>
    <w:uiPriority w:val="99"/>
    <w:semiHidden/>
    <w:unhideWhenUsed/>
    <w:rsid w:val="00CA1C57"/>
    <w:rPr>
      <w:b/>
      <w:bCs/>
    </w:rPr>
  </w:style>
  <w:style w:type="character" w:customStyle="1" w:styleId="CommentSubjectChar">
    <w:name w:val="Comment Subject Char"/>
    <w:basedOn w:val="CommentTextChar"/>
    <w:link w:val="CommentSubject"/>
    <w:uiPriority w:val="99"/>
    <w:semiHidden/>
    <w:rsid w:val="00CA1C57"/>
    <w:rPr>
      <w:b/>
      <w:bCs/>
      <w:sz w:val="20"/>
      <w:szCs w:val="20"/>
      <w:lang w:val="en-US"/>
    </w:rPr>
  </w:style>
  <w:style w:type="paragraph" w:styleId="NoSpacing">
    <w:name w:val="No Spacing"/>
    <w:uiPriority w:val="1"/>
    <w:qFormat/>
    <w:rsid w:val="00BC682A"/>
    <w:pPr>
      <w:ind w:firstLine="709"/>
    </w:pPr>
    <w:rPr>
      <w:lang w:val="en-US"/>
    </w:rPr>
  </w:style>
  <w:style w:type="paragraph" w:customStyle="1" w:styleId="Default">
    <w:name w:val="Default"/>
    <w:rsid w:val="00BC682A"/>
    <w:pPr>
      <w:widowControl w:val="0"/>
      <w:autoSpaceDE w:val="0"/>
      <w:autoSpaceDN w:val="0"/>
      <w:adjustRightInd w:val="0"/>
    </w:pPr>
    <w:rPr>
      <w:rFonts w:ascii="Calibri" w:eastAsia="Times New Roman" w:hAnsi="Calibri" w:cs="Calibri"/>
      <w:color w:val="000000"/>
      <w:kern w:val="0"/>
      <w:lang w:val="en-CA" w:eastAsia="en-CA"/>
      <w14:ligatures w14:val="none"/>
    </w:rPr>
  </w:style>
  <w:style w:type="character" w:customStyle="1" w:styleId="s21">
    <w:name w:val="s21"/>
    <w:basedOn w:val="DefaultParagraphFont"/>
    <w:rsid w:val="00B15237"/>
  </w:style>
  <w:style w:type="character" w:customStyle="1" w:styleId="apple-converted-space">
    <w:name w:val="apple-converted-space"/>
    <w:basedOn w:val="DefaultParagraphFont"/>
    <w:rsid w:val="00B15237"/>
  </w:style>
  <w:style w:type="character" w:customStyle="1" w:styleId="s22">
    <w:name w:val="s22"/>
    <w:basedOn w:val="DefaultParagraphFont"/>
    <w:rsid w:val="00B15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1AE9B-85F3-7C48-826A-817ECD2D2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1317</Words>
  <Characters>7510</Characters>
  <Application>Microsoft Office Word</Application>
  <DocSecurity>0</DocSecurity>
  <Lines>62</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Joana Rodrigues Ribeiro</cp:lastModifiedBy>
  <cp:revision>13</cp:revision>
  <dcterms:created xsi:type="dcterms:W3CDTF">2025-10-24T11:21:00Z</dcterms:created>
  <dcterms:modified xsi:type="dcterms:W3CDTF">2025-10-28T08:40:00Z</dcterms:modified>
</cp:coreProperties>
</file>