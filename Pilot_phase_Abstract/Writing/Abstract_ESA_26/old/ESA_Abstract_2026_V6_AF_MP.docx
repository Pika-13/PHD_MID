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533F9" w14:textId="307E002E" w:rsidR="00B7001D" w:rsidRPr="00B7001D" w:rsidRDefault="00B7001D" w:rsidP="001D09A0">
      <w:pPr>
        <w:spacing w:before="100" w:beforeAutospacing="1" w:after="100" w:afterAutospacing="1" w:line="480" w:lineRule="auto"/>
        <w:rPr>
          <w:rFonts w:ascii="Calibri" w:hAnsi="Calibri" w:cs="Calibri"/>
          <w:b/>
          <w:bCs/>
          <w:sz w:val="28"/>
          <w:szCs w:val="28"/>
        </w:rPr>
      </w:pPr>
      <w:r w:rsidRPr="00B7001D">
        <w:rPr>
          <w:rFonts w:ascii="Calibri" w:hAnsi="Calibri" w:cs="Calibri"/>
          <w:b/>
          <w:bCs/>
          <w:sz w:val="28"/>
          <w:szCs w:val="28"/>
        </w:rPr>
        <w:t xml:space="preserve">Getting to the Root of the Problem: </w:t>
      </w:r>
      <w:commentRangeStart w:id="0"/>
      <w:del w:id="1" w:author="Milo Alan Puhan" w:date="2025-10-29T16:14:00Z" w16du:dateUtc="2025-10-29T15:14:00Z">
        <w:r w:rsidRPr="00B7001D" w:rsidDel="00A6083C">
          <w:rPr>
            <w:rFonts w:ascii="Calibri" w:hAnsi="Calibri" w:cs="Calibri"/>
            <w:b/>
            <w:bCs/>
            <w:sz w:val="28"/>
            <w:szCs w:val="28"/>
          </w:rPr>
          <w:delText>A</w:delText>
        </w:r>
        <w:commentRangeEnd w:id="0"/>
        <w:r w:rsidR="00252659" w:rsidDel="00A6083C">
          <w:rPr>
            <w:rStyle w:val="Kommentarzeichen"/>
          </w:rPr>
          <w:commentReference w:id="0"/>
        </w:r>
        <w:r w:rsidRPr="00B7001D" w:rsidDel="00A6083C">
          <w:rPr>
            <w:rFonts w:ascii="Calibri" w:hAnsi="Calibri" w:cs="Calibri"/>
            <w:b/>
            <w:bCs/>
            <w:sz w:val="28"/>
            <w:szCs w:val="28"/>
          </w:rPr>
          <w:delText xml:space="preserve"> Reality Check for </w:delText>
        </w:r>
      </w:del>
      <w:r w:rsidRPr="00B7001D">
        <w:rPr>
          <w:rFonts w:ascii="Calibri" w:hAnsi="Calibri" w:cs="Calibri"/>
          <w:b/>
          <w:bCs/>
          <w:sz w:val="28"/>
          <w:szCs w:val="28"/>
        </w:rPr>
        <w:t>Surgical RCTs</w:t>
      </w:r>
      <w:ins w:id="2" w:author="Milo Alan Puhan" w:date="2025-10-29T16:14:00Z" w16du:dateUtc="2025-10-29T15:14:00Z">
        <w:r w:rsidR="00A6083C">
          <w:rPr>
            <w:rFonts w:ascii="Calibri" w:hAnsi="Calibri" w:cs="Calibri"/>
            <w:b/>
            <w:bCs/>
            <w:sz w:val="28"/>
            <w:szCs w:val="28"/>
          </w:rPr>
          <w:t xml:space="preserve"> are not </w:t>
        </w:r>
      </w:ins>
      <w:ins w:id="3" w:author="Milo Alan Puhan" w:date="2025-10-29T16:15:00Z" w16du:dateUtc="2025-10-29T15:15:00Z">
        <w:r w:rsidR="00F96FE8">
          <w:rPr>
            <w:rFonts w:ascii="Calibri" w:hAnsi="Calibri" w:cs="Calibri"/>
            <w:b/>
            <w:bCs/>
            <w:sz w:val="28"/>
            <w:szCs w:val="28"/>
          </w:rPr>
          <w:t xml:space="preserve">well </w:t>
        </w:r>
      </w:ins>
      <w:ins w:id="4" w:author="Milo Alan Puhan" w:date="2025-10-29T16:14:00Z" w16du:dateUtc="2025-10-29T15:14:00Z">
        <w:r w:rsidR="00A6083C">
          <w:rPr>
            <w:rFonts w:ascii="Calibri" w:hAnsi="Calibri" w:cs="Calibri"/>
            <w:b/>
            <w:bCs/>
            <w:sz w:val="28"/>
            <w:szCs w:val="28"/>
          </w:rPr>
          <w:t>designed to inform surgical decisions</w:t>
        </w:r>
      </w:ins>
    </w:p>
    <w:p w14:paraId="4DAC3E1D" w14:textId="3480C8D4" w:rsidR="00F46BFA" w:rsidRDefault="001D09A0" w:rsidP="001D09A0">
      <w:pPr>
        <w:spacing w:before="100" w:beforeAutospacing="1" w:after="100" w:afterAutospacing="1" w:line="480" w:lineRule="auto"/>
        <w:rPr>
          <w:rFonts w:ascii="Calibri" w:eastAsia="Times New Roman" w:hAnsi="Calibri" w:cs="Calibri"/>
          <w:b/>
          <w:bCs/>
          <w:kern w:val="0"/>
          <w:lang w:eastAsia="de-DE"/>
          <w14:ligatures w14:val="none"/>
        </w:rPr>
      </w:pPr>
      <w:r w:rsidRPr="001D09A0">
        <w:rPr>
          <w:rFonts w:ascii="Calibri" w:eastAsia="Times New Roman" w:hAnsi="Calibri" w:cs="Calibri"/>
          <w:b/>
          <w:bCs/>
          <w:kern w:val="0"/>
          <w:lang w:eastAsia="de-DE"/>
          <w14:ligatures w14:val="none"/>
        </w:rPr>
        <w:t>Background</w:t>
      </w:r>
    </w:p>
    <w:p w14:paraId="16BA506D" w14:textId="04540A23" w:rsidR="001D09A0" w:rsidRPr="001D09A0" w:rsidRDefault="001D09A0" w:rsidP="001D09A0">
      <w:pPr>
        <w:spacing w:before="100" w:beforeAutospacing="1" w:after="100" w:afterAutospacing="1" w:line="480" w:lineRule="auto"/>
        <w:rPr>
          <w:rFonts w:ascii="Calibri" w:eastAsia="Times New Roman" w:hAnsi="Calibri" w:cs="Calibri"/>
          <w:kern w:val="0"/>
          <w:lang w:eastAsia="de-DE"/>
          <w14:ligatures w14:val="none"/>
        </w:rPr>
      </w:pPr>
      <w:r w:rsidRPr="001D09A0">
        <w:rPr>
          <w:rFonts w:ascii="Calibri" w:eastAsia="Times New Roman" w:hAnsi="Calibri" w:cs="Calibri"/>
          <w:kern w:val="0"/>
          <w:lang w:eastAsia="de-DE"/>
          <w14:ligatures w14:val="none"/>
        </w:rPr>
        <w:t xml:space="preserve">Randomized controlled trials (RCTs) are considered the gold standard for </w:t>
      </w:r>
      <w:ins w:id="5" w:author="Milo Alan Puhan" w:date="2025-10-29T15:53:00Z" w16du:dateUtc="2025-10-29T14:53:00Z">
        <w:r w:rsidR="00252659">
          <w:rPr>
            <w:rFonts w:ascii="Calibri" w:eastAsia="Times New Roman" w:hAnsi="Calibri" w:cs="Calibri"/>
            <w:kern w:val="0"/>
            <w:lang w:eastAsia="de-DE"/>
            <w14:ligatures w14:val="none"/>
          </w:rPr>
          <w:t xml:space="preserve">providing </w:t>
        </w:r>
      </w:ins>
      <w:r w:rsidR="00F46BFA">
        <w:rPr>
          <w:rFonts w:ascii="Calibri" w:eastAsia="Times New Roman" w:hAnsi="Calibri" w:cs="Calibri"/>
          <w:kern w:val="0"/>
          <w:lang w:eastAsia="de-DE"/>
          <w14:ligatures w14:val="none"/>
        </w:rPr>
        <w:t xml:space="preserve">high quality </w:t>
      </w:r>
      <w:del w:id="6" w:author="Milo Alan Puhan" w:date="2025-10-29T15:53:00Z" w16du:dateUtc="2025-10-29T14:53:00Z">
        <w:r w:rsidR="00F46BFA" w:rsidDel="00252659">
          <w:rPr>
            <w:rFonts w:ascii="Calibri" w:eastAsia="Times New Roman" w:hAnsi="Calibri" w:cs="Calibri"/>
            <w:kern w:val="0"/>
            <w:lang w:eastAsia="de-DE"/>
            <w14:ligatures w14:val="none"/>
          </w:rPr>
          <w:delText xml:space="preserve">in </w:delText>
        </w:r>
      </w:del>
      <w:r w:rsidRPr="001D09A0">
        <w:rPr>
          <w:rFonts w:ascii="Calibri" w:eastAsia="Times New Roman" w:hAnsi="Calibri" w:cs="Calibri"/>
          <w:kern w:val="0"/>
          <w:lang w:eastAsia="de-DE"/>
          <w14:ligatures w14:val="none"/>
        </w:rPr>
        <w:t xml:space="preserve">surgical evidence. Yet our previous work has shown that surgical RCTs </w:t>
      </w:r>
      <w:ins w:id="7" w:author="Milo Alan Puhan" w:date="2025-10-29T15:57:00Z" w16du:dateUtc="2025-10-29T14:57:00Z">
        <w:r w:rsidR="00FE5F1A">
          <w:rPr>
            <w:rFonts w:ascii="Calibri" w:eastAsia="Times New Roman" w:hAnsi="Calibri" w:cs="Calibri"/>
            <w:kern w:val="0"/>
            <w:lang w:eastAsia="de-DE"/>
            <w14:ligatures w14:val="none"/>
          </w:rPr>
          <w:t xml:space="preserve">are </w:t>
        </w:r>
      </w:ins>
      <w:r w:rsidRPr="001D09A0">
        <w:rPr>
          <w:rFonts w:ascii="Calibri" w:eastAsia="Times New Roman" w:hAnsi="Calibri" w:cs="Calibri"/>
          <w:kern w:val="0"/>
          <w:lang w:eastAsia="de-DE"/>
          <w14:ligatures w14:val="none"/>
        </w:rPr>
        <w:t>not only report</w:t>
      </w:r>
      <w:ins w:id="8" w:author="Milo Alan Puhan" w:date="2025-10-29T15:57:00Z" w16du:dateUtc="2025-10-29T14:57:00Z">
        <w:r w:rsidR="00FE5F1A">
          <w:rPr>
            <w:rFonts w:ascii="Calibri" w:eastAsia="Times New Roman" w:hAnsi="Calibri" w:cs="Calibri"/>
            <w:kern w:val="0"/>
            <w:lang w:eastAsia="de-DE"/>
            <w14:ligatures w14:val="none"/>
          </w:rPr>
          <w:t>ed</w:t>
        </w:r>
      </w:ins>
      <w:r w:rsidRPr="001D09A0">
        <w:rPr>
          <w:rFonts w:ascii="Calibri" w:eastAsia="Times New Roman" w:hAnsi="Calibri" w:cs="Calibri"/>
          <w:kern w:val="0"/>
          <w:lang w:eastAsia="de-DE"/>
          <w14:ligatures w14:val="none"/>
        </w:rPr>
        <w:t xml:space="preserve"> </w:t>
      </w:r>
      <w:del w:id="9" w:author="Milo Alan Puhan" w:date="2025-10-29T15:54:00Z" w16du:dateUtc="2025-10-29T14:54:00Z">
        <w:r w:rsidR="00F46BFA" w:rsidDel="00252659">
          <w:rPr>
            <w:rFonts w:ascii="Calibri" w:eastAsia="Times New Roman" w:hAnsi="Calibri" w:cs="Calibri"/>
            <w:kern w:val="0"/>
            <w:lang w:eastAsia="de-DE"/>
            <w14:ligatures w14:val="none"/>
          </w:rPr>
          <w:delText>inhomogeneously</w:delText>
        </w:r>
        <w:r w:rsidRPr="001D09A0" w:rsidDel="00252659">
          <w:rPr>
            <w:rFonts w:ascii="Calibri" w:eastAsia="Times New Roman" w:hAnsi="Calibri" w:cs="Calibri"/>
            <w:kern w:val="0"/>
            <w:lang w:eastAsia="de-DE"/>
            <w14:ligatures w14:val="none"/>
          </w:rPr>
          <w:delText xml:space="preserve"> </w:delText>
        </w:r>
      </w:del>
      <w:ins w:id="10" w:author="Milo Alan Puhan" w:date="2025-10-29T15:54:00Z" w16du:dateUtc="2025-10-29T14:54:00Z">
        <w:r w:rsidR="00252659">
          <w:rPr>
            <w:rFonts w:ascii="Calibri" w:eastAsia="Times New Roman" w:hAnsi="Calibri" w:cs="Calibri"/>
            <w:kern w:val="0"/>
            <w:lang w:eastAsia="de-DE"/>
            <w14:ligatures w14:val="none"/>
          </w:rPr>
          <w:t>incompletely</w:t>
        </w:r>
        <w:r w:rsidR="00252659" w:rsidRPr="001D09A0">
          <w:rPr>
            <w:rFonts w:ascii="Calibri" w:eastAsia="Times New Roman" w:hAnsi="Calibri" w:cs="Calibri"/>
            <w:kern w:val="0"/>
            <w:lang w:eastAsia="de-DE"/>
            <w14:ligatures w14:val="none"/>
          </w:rPr>
          <w:t xml:space="preserve"> </w:t>
        </w:r>
      </w:ins>
      <w:r w:rsidRPr="001D09A0">
        <w:rPr>
          <w:rFonts w:ascii="Calibri" w:eastAsia="Times New Roman" w:hAnsi="Calibri" w:cs="Calibri"/>
          <w:kern w:val="0"/>
          <w:lang w:eastAsia="de-DE"/>
          <w14:ligatures w14:val="none"/>
        </w:rPr>
        <w:t>and inconsistently, but also rarely place patients at the cente</w:t>
      </w:r>
      <w:r>
        <w:rPr>
          <w:rFonts w:ascii="Calibri" w:eastAsia="Times New Roman" w:hAnsi="Calibri" w:cs="Calibri"/>
          <w:kern w:val="0"/>
          <w:lang w:eastAsia="de-DE"/>
          <w14:ligatures w14:val="none"/>
        </w:rPr>
        <w:t>r</w:t>
      </w:r>
      <w:r w:rsidRPr="001D09A0">
        <w:rPr>
          <w:rFonts w:ascii="Calibri" w:eastAsia="Times New Roman" w:hAnsi="Calibri" w:cs="Calibri"/>
          <w:kern w:val="0"/>
          <w:lang w:eastAsia="de-DE"/>
          <w14:ligatures w14:val="none"/>
        </w:rPr>
        <w:t xml:space="preserve"> of their </w:t>
      </w:r>
      <w:del w:id="11" w:author="Milo Alan Puhan" w:date="2025-10-29T15:54:00Z" w16du:dateUtc="2025-10-29T14:54:00Z">
        <w:r w:rsidRPr="001D09A0" w:rsidDel="00252659">
          <w:rPr>
            <w:rFonts w:ascii="Calibri" w:eastAsia="Times New Roman" w:hAnsi="Calibri" w:cs="Calibri"/>
            <w:kern w:val="0"/>
            <w:lang w:eastAsia="de-DE"/>
            <w14:ligatures w14:val="none"/>
          </w:rPr>
          <w:delText>design</w:delText>
        </w:r>
        <w:r w:rsidR="002C1BF0" w:rsidDel="00252659">
          <w:rPr>
            <w:rFonts w:ascii="Calibri" w:eastAsia="Times New Roman" w:hAnsi="Calibri" w:cs="Calibri"/>
            <w:kern w:val="0"/>
            <w:lang w:eastAsia="de-DE"/>
            <w14:ligatures w14:val="none"/>
          </w:rPr>
          <w:delText xml:space="preserve"> (or aim?)</w:delText>
        </w:r>
      </w:del>
      <w:ins w:id="12" w:author="Milo Alan Puhan" w:date="2025-10-29T15:54:00Z" w16du:dateUtc="2025-10-29T14:54:00Z">
        <w:r w:rsidR="00252659">
          <w:rPr>
            <w:rFonts w:ascii="Calibri" w:eastAsia="Times New Roman" w:hAnsi="Calibri" w:cs="Calibri"/>
            <w:kern w:val="0"/>
            <w:lang w:eastAsia="de-DE"/>
            <w14:ligatures w14:val="none"/>
          </w:rPr>
          <w:t>research</w:t>
        </w:r>
      </w:ins>
      <w:r w:rsidRPr="001D09A0">
        <w:rPr>
          <w:rFonts w:ascii="Calibri" w:eastAsia="Times New Roman" w:hAnsi="Calibri" w:cs="Calibri"/>
          <w:kern w:val="0"/>
          <w:lang w:eastAsia="de-DE"/>
          <w14:ligatures w14:val="none"/>
        </w:rPr>
        <w:t>. Outcomes are often poorly defined, insufficiently patient-cent</w:t>
      </w:r>
      <w:r>
        <w:rPr>
          <w:rFonts w:ascii="Calibri" w:eastAsia="Times New Roman" w:hAnsi="Calibri" w:cs="Calibri"/>
          <w:kern w:val="0"/>
          <w:lang w:eastAsia="de-DE"/>
          <w14:ligatures w14:val="none"/>
        </w:rPr>
        <w:t>ere</w:t>
      </w:r>
      <w:r w:rsidRPr="001D09A0">
        <w:rPr>
          <w:rFonts w:ascii="Calibri" w:eastAsia="Times New Roman" w:hAnsi="Calibri" w:cs="Calibri"/>
          <w:kern w:val="0"/>
          <w:lang w:eastAsia="de-DE"/>
          <w14:ligatures w14:val="none"/>
        </w:rPr>
        <w:t>d, or clinically irrelevant for the patient. Consequently, much of today’s surgical evidence struggles to inform patient-focused decisions at the bedside.</w:t>
      </w:r>
    </w:p>
    <w:p w14:paraId="1D631052" w14:textId="340E7C20" w:rsidR="001D09A0" w:rsidDel="00D67D58" w:rsidRDefault="001D09A0" w:rsidP="001D09A0">
      <w:pPr>
        <w:spacing w:before="100" w:beforeAutospacing="1" w:after="100" w:afterAutospacing="1" w:line="480" w:lineRule="auto"/>
        <w:rPr>
          <w:del w:id="13" w:author="Milo Alan Puhan" w:date="2025-10-29T15:58:00Z" w16du:dateUtc="2025-10-29T14:58:00Z"/>
          <w:rFonts w:ascii="Calibri" w:eastAsia="Times New Roman" w:hAnsi="Calibri" w:cs="Calibri"/>
          <w:kern w:val="0"/>
          <w:lang w:eastAsia="de-DE"/>
          <w14:ligatures w14:val="none"/>
        </w:rPr>
      </w:pPr>
      <w:del w:id="14" w:author="Milo Alan Puhan" w:date="2025-10-29T15:58:00Z" w16du:dateUtc="2025-10-29T14:58:00Z">
        <w:r w:rsidRPr="001D09A0" w:rsidDel="00D67D58">
          <w:rPr>
            <w:rFonts w:ascii="Calibri" w:eastAsia="Times New Roman" w:hAnsi="Calibri" w:cs="Calibri"/>
            <w:kern w:val="0"/>
            <w:lang w:eastAsia="de-DE"/>
            <w14:ligatures w14:val="none"/>
          </w:rPr>
          <w:delText xml:space="preserve">Where </w:delText>
        </w:r>
        <w:r w:rsidDel="00D67D58">
          <w:rPr>
            <w:rFonts w:ascii="Calibri" w:eastAsia="Times New Roman" w:hAnsi="Calibri" w:cs="Calibri"/>
            <w:kern w:val="0"/>
            <w:lang w:eastAsia="de-DE"/>
            <w14:ligatures w14:val="none"/>
          </w:rPr>
          <w:delText>this</w:delText>
        </w:r>
        <w:r w:rsidRPr="001D09A0" w:rsidDel="00D67D58">
          <w:rPr>
            <w:rFonts w:ascii="Calibri" w:eastAsia="Times New Roman" w:hAnsi="Calibri" w:cs="Calibri"/>
            <w:kern w:val="0"/>
            <w:lang w:eastAsia="de-DE"/>
            <w14:ligatures w14:val="none"/>
          </w:rPr>
          <w:delText xml:space="preserve"> problem </w:delText>
        </w:r>
        <w:r w:rsidR="002C1BF0" w:rsidDel="00D67D58">
          <w:rPr>
            <w:rFonts w:ascii="Calibri" w:eastAsia="Times New Roman" w:hAnsi="Calibri" w:cs="Calibri"/>
            <w:kern w:val="0"/>
            <w:lang w:eastAsia="de-DE"/>
            <w14:ligatures w14:val="none"/>
          </w:rPr>
          <w:delText>in</w:delText>
        </w:r>
        <w:r w:rsidRPr="001D09A0" w:rsidDel="00D67D58">
          <w:rPr>
            <w:rFonts w:ascii="Calibri" w:eastAsia="Times New Roman" w:hAnsi="Calibri" w:cs="Calibri"/>
            <w:kern w:val="0"/>
            <w:lang w:eastAsia="de-DE"/>
            <w14:ligatures w14:val="none"/>
          </w:rPr>
          <w:delText xml:space="preserve"> surgical evidence originate</w:delText>
        </w:r>
        <w:r w:rsidR="002C1BF0" w:rsidDel="00D67D58">
          <w:rPr>
            <w:rFonts w:ascii="Calibri" w:eastAsia="Times New Roman" w:hAnsi="Calibri" w:cs="Calibri"/>
            <w:kern w:val="0"/>
            <w:lang w:eastAsia="de-DE"/>
            <w14:ligatures w14:val="none"/>
          </w:rPr>
          <w:delText>s</w:delText>
        </w:r>
        <w:r w:rsidDel="00D67D58">
          <w:rPr>
            <w:rFonts w:ascii="Calibri" w:eastAsia="Times New Roman" w:hAnsi="Calibri" w:cs="Calibri"/>
            <w:kern w:val="0"/>
            <w:lang w:eastAsia="de-DE"/>
            <w14:ligatures w14:val="none"/>
          </w:rPr>
          <w:delText xml:space="preserve"> remains </w:delText>
        </w:r>
        <w:r w:rsidR="002C1BF0" w:rsidDel="00D67D58">
          <w:rPr>
            <w:rFonts w:ascii="Calibri" w:eastAsia="Times New Roman" w:hAnsi="Calibri" w:cs="Calibri"/>
            <w:kern w:val="0"/>
            <w:lang w:eastAsia="de-DE"/>
            <w14:ligatures w14:val="none"/>
          </w:rPr>
          <w:delText>unclear; however,</w:delText>
        </w:r>
        <w:r w:rsidR="00F46BFA" w:rsidDel="00D67D58">
          <w:rPr>
            <w:rFonts w:ascii="Calibri" w:eastAsia="Times New Roman" w:hAnsi="Calibri" w:cs="Calibri"/>
            <w:kern w:val="0"/>
            <w:lang w:eastAsia="de-DE"/>
            <w14:ligatures w14:val="none"/>
          </w:rPr>
          <w:delText xml:space="preserve"> </w:delText>
        </w:r>
        <w:r w:rsidDel="00D67D58">
          <w:rPr>
            <w:rFonts w:ascii="Calibri" w:eastAsia="Times New Roman" w:hAnsi="Calibri" w:cs="Calibri"/>
            <w:kern w:val="0"/>
            <w:lang w:eastAsia="de-DE"/>
            <w14:ligatures w14:val="none"/>
          </w:rPr>
          <w:delText>d</w:delText>
        </w:r>
        <w:r w:rsidRPr="001D09A0" w:rsidDel="00D67D58">
          <w:rPr>
            <w:rFonts w:ascii="Calibri" w:eastAsia="Times New Roman" w:hAnsi="Calibri" w:cs="Calibri"/>
            <w:kern w:val="0"/>
            <w:lang w:eastAsia="de-DE"/>
            <w14:ligatures w14:val="none"/>
          </w:rPr>
          <w:delText>eficient</w:delText>
        </w:r>
      </w:del>
      <w:ins w:id="15" w:author="Milo Alan Puhan" w:date="2025-10-29T15:58:00Z" w16du:dateUtc="2025-10-29T14:58:00Z">
        <w:r w:rsidR="00D67D58">
          <w:rPr>
            <w:rFonts w:ascii="Calibri" w:eastAsia="Times New Roman" w:hAnsi="Calibri" w:cs="Calibri"/>
            <w:kern w:val="0"/>
            <w:lang w:eastAsia="de-DE"/>
            <w14:ligatures w14:val="none"/>
          </w:rPr>
          <w:t>Poor</w:t>
        </w:r>
      </w:ins>
      <w:r w:rsidRPr="001D09A0">
        <w:rPr>
          <w:rFonts w:ascii="Calibri" w:eastAsia="Times New Roman" w:hAnsi="Calibri" w:cs="Calibri"/>
          <w:kern w:val="0"/>
          <w:lang w:eastAsia="de-DE"/>
          <w14:ligatures w14:val="none"/>
        </w:rPr>
        <w:t xml:space="preserve"> reporting</w:t>
      </w:r>
      <w:ins w:id="16" w:author="Milo Alan Puhan" w:date="2025-10-29T15:58:00Z" w16du:dateUtc="2025-10-29T14:58:00Z">
        <w:r w:rsidR="00D67D58">
          <w:rPr>
            <w:rFonts w:ascii="Calibri" w:eastAsia="Times New Roman" w:hAnsi="Calibri" w:cs="Calibri"/>
            <w:kern w:val="0"/>
            <w:lang w:eastAsia="de-DE"/>
            <w14:ligatures w14:val="none"/>
          </w:rPr>
          <w:t>, however,</w:t>
        </w:r>
      </w:ins>
      <w:r w:rsidRPr="001D09A0">
        <w:rPr>
          <w:rFonts w:ascii="Calibri" w:eastAsia="Times New Roman" w:hAnsi="Calibri" w:cs="Calibri"/>
          <w:kern w:val="0"/>
          <w:lang w:eastAsia="de-DE"/>
          <w14:ligatures w14:val="none"/>
        </w:rPr>
        <w:t xml:space="preserve"> may only</w:t>
      </w:r>
      <w:r w:rsidR="002C1BF0">
        <w:rPr>
          <w:rFonts w:ascii="Calibri" w:eastAsia="Times New Roman" w:hAnsi="Calibri" w:cs="Calibri"/>
          <w:kern w:val="0"/>
          <w:lang w:eastAsia="de-DE"/>
          <w14:ligatures w14:val="none"/>
        </w:rPr>
        <w:t xml:space="preserve"> be</w:t>
      </w:r>
      <w:r w:rsidRPr="001D09A0">
        <w:rPr>
          <w:rFonts w:ascii="Calibri" w:eastAsia="Times New Roman" w:hAnsi="Calibri" w:cs="Calibri"/>
          <w:kern w:val="0"/>
          <w:lang w:eastAsia="de-DE"/>
          <w14:ligatures w14:val="none"/>
        </w:rPr>
        <w:t xml:space="preserve"> the symptom of a deeper issue</w:t>
      </w:r>
      <w:r>
        <w:rPr>
          <w:rFonts w:ascii="Calibri" w:eastAsia="Times New Roman" w:hAnsi="Calibri" w:cs="Calibri"/>
          <w:kern w:val="0"/>
          <w:lang w:eastAsia="de-DE"/>
          <w14:ligatures w14:val="none"/>
        </w:rPr>
        <w:t>, namely</w:t>
      </w:r>
      <w:r w:rsidR="002C1BF0">
        <w:rPr>
          <w:rFonts w:ascii="Calibri" w:eastAsia="Times New Roman" w:hAnsi="Calibri" w:cs="Calibri"/>
          <w:kern w:val="0"/>
          <w:lang w:eastAsia="de-DE"/>
          <w14:ligatures w14:val="none"/>
        </w:rPr>
        <w:t xml:space="preserve">, </w:t>
      </w:r>
      <w:r w:rsidRPr="001D09A0">
        <w:rPr>
          <w:rFonts w:ascii="Calibri" w:eastAsia="Times New Roman" w:hAnsi="Calibri" w:cs="Calibri"/>
          <w:kern w:val="0"/>
          <w:lang w:eastAsia="de-DE"/>
          <w14:ligatures w14:val="none"/>
        </w:rPr>
        <w:t xml:space="preserve">inadequate trial planning. </w:t>
      </w:r>
    </w:p>
    <w:p w14:paraId="6D044964" w14:textId="47A61DCD" w:rsidR="00F46BFA" w:rsidRDefault="001D09A0" w:rsidP="001D09A0">
      <w:pPr>
        <w:spacing w:before="100" w:beforeAutospacing="1" w:after="100" w:afterAutospacing="1" w:line="480" w:lineRule="auto"/>
        <w:rPr>
          <w:rFonts w:ascii="Calibri" w:eastAsia="Times New Roman" w:hAnsi="Calibri" w:cs="Calibri"/>
          <w:kern w:val="0"/>
          <w:lang w:eastAsia="de-DE"/>
          <w14:ligatures w14:val="none"/>
        </w:rPr>
      </w:pPr>
      <w:r>
        <w:rPr>
          <w:rFonts w:ascii="Calibri" w:eastAsia="Times New Roman" w:hAnsi="Calibri" w:cs="Calibri"/>
          <w:kern w:val="0"/>
          <w:lang w:eastAsia="de-DE"/>
          <w14:ligatures w14:val="none"/>
        </w:rPr>
        <w:t>To investigate this hypothesis, we</w:t>
      </w:r>
      <w:r w:rsidRPr="001D09A0">
        <w:rPr>
          <w:rFonts w:ascii="Calibri" w:eastAsia="Times New Roman" w:hAnsi="Calibri" w:cs="Calibri"/>
          <w:kern w:val="0"/>
          <w:lang w:eastAsia="de-DE"/>
          <w14:ligatures w14:val="none"/>
        </w:rPr>
        <w:t xml:space="preserve"> aimed to systematically exami</w:t>
      </w:r>
      <w:ins w:id="17" w:author="Milo Alan Puhan" w:date="2025-10-29T15:54:00Z" w16du:dateUtc="2025-10-29T14:54:00Z">
        <w:r w:rsidR="00252659">
          <w:rPr>
            <w:rFonts w:ascii="Calibri" w:eastAsia="Times New Roman" w:hAnsi="Calibri" w:cs="Calibri"/>
            <w:kern w:val="0"/>
            <w:lang w:eastAsia="de-DE"/>
            <w14:ligatures w14:val="none"/>
          </w:rPr>
          <w:t>ne</w:t>
        </w:r>
      </w:ins>
      <w:del w:id="18" w:author="Milo Alan Puhan" w:date="2025-10-29T15:54:00Z" w16du:dateUtc="2025-10-29T14:54:00Z">
        <w:r w:rsidRPr="001D09A0" w:rsidDel="00252659">
          <w:rPr>
            <w:rFonts w:ascii="Calibri" w:eastAsia="Times New Roman" w:hAnsi="Calibri" w:cs="Calibri"/>
            <w:kern w:val="0"/>
            <w:lang w:eastAsia="de-DE"/>
            <w14:ligatures w14:val="none"/>
          </w:rPr>
          <w:delText>ning</w:delText>
        </w:r>
      </w:del>
      <w:r w:rsidRPr="001D09A0">
        <w:rPr>
          <w:rFonts w:ascii="Calibri" w:eastAsia="Times New Roman" w:hAnsi="Calibri" w:cs="Calibri"/>
          <w:kern w:val="0"/>
          <w:lang w:eastAsia="de-DE"/>
          <w14:ligatures w14:val="none"/>
        </w:rPr>
        <w:t xml:space="preserve"> RCTs </w:t>
      </w:r>
      <w:del w:id="19" w:author="Milo Alan Puhan" w:date="2025-10-29T15:55:00Z" w16du:dateUtc="2025-10-29T14:55:00Z">
        <w:r w:rsidRPr="001D09A0" w:rsidDel="00252659">
          <w:rPr>
            <w:rFonts w:ascii="Calibri" w:eastAsia="Times New Roman" w:hAnsi="Calibri" w:cs="Calibri"/>
            <w:kern w:val="0"/>
            <w:lang w:eastAsia="de-DE"/>
            <w14:ligatures w14:val="none"/>
          </w:rPr>
          <w:delText xml:space="preserve">that used the </w:delText>
        </w:r>
        <w:commentRangeStart w:id="20"/>
        <w:r w:rsidRPr="001D09A0" w:rsidDel="00252659">
          <w:rPr>
            <w:rFonts w:ascii="Calibri" w:eastAsia="Times New Roman" w:hAnsi="Calibri" w:cs="Calibri"/>
            <w:kern w:val="0"/>
            <w:lang w:eastAsia="de-DE"/>
            <w14:ligatures w14:val="none"/>
          </w:rPr>
          <w:delText xml:space="preserve">Comprehensive Complication Index (CCI®) </w:delText>
        </w:r>
        <w:commentRangeEnd w:id="20"/>
        <w:r w:rsidDel="00252659">
          <w:rPr>
            <w:rStyle w:val="Kommentarzeichen"/>
          </w:rPr>
          <w:commentReference w:id="20"/>
        </w:r>
        <w:r w:rsidRPr="001D09A0" w:rsidDel="00252659">
          <w:rPr>
            <w:rFonts w:ascii="Calibri" w:eastAsia="Times New Roman" w:hAnsi="Calibri" w:cs="Calibri"/>
            <w:kern w:val="0"/>
            <w:lang w:eastAsia="de-DE"/>
            <w14:ligatures w14:val="none"/>
          </w:rPr>
          <w:delText>as an outcome measure</w:delText>
        </w:r>
        <w:r w:rsidDel="00252659">
          <w:rPr>
            <w:rFonts w:ascii="Calibri" w:eastAsia="Times New Roman" w:hAnsi="Calibri" w:cs="Calibri"/>
            <w:kern w:val="0"/>
            <w:lang w:eastAsia="de-DE"/>
            <w14:ligatures w14:val="none"/>
          </w:rPr>
          <w:delText xml:space="preserve"> to assess </w:delText>
        </w:r>
        <w:r w:rsidR="00F46BFA" w:rsidDel="00252659">
          <w:rPr>
            <w:rFonts w:ascii="Calibri" w:eastAsia="Times New Roman" w:hAnsi="Calibri" w:cs="Calibri"/>
            <w:kern w:val="0"/>
            <w:lang w:eastAsia="de-DE"/>
            <w14:ligatures w14:val="none"/>
          </w:rPr>
          <w:delText xml:space="preserve">postoperative </w:delText>
        </w:r>
        <w:r w:rsidDel="00252659">
          <w:rPr>
            <w:rFonts w:ascii="Calibri" w:eastAsia="Times New Roman" w:hAnsi="Calibri" w:cs="Calibri"/>
            <w:kern w:val="0"/>
            <w:lang w:eastAsia="de-DE"/>
            <w14:ligatures w14:val="none"/>
          </w:rPr>
          <w:delText>morbidity</w:delText>
        </w:r>
        <w:r w:rsidRPr="001D09A0" w:rsidDel="00252659">
          <w:rPr>
            <w:rFonts w:ascii="Calibri" w:eastAsia="Times New Roman" w:hAnsi="Calibri" w:cs="Calibri"/>
            <w:kern w:val="0"/>
            <w:lang w:eastAsia="de-DE"/>
            <w14:ligatures w14:val="none"/>
          </w:rPr>
          <w:delText>.</w:delText>
        </w:r>
      </w:del>
      <w:ins w:id="21" w:author="Milo Alan Puhan" w:date="2025-10-29T15:55:00Z" w16du:dateUtc="2025-10-29T14:55:00Z">
        <w:r w:rsidR="00252659">
          <w:rPr>
            <w:rFonts w:ascii="Calibri" w:eastAsia="Times New Roman" w:hAnsi="Calibri" w:cs="Calibri"/>
            <w:kern w:val="0"/>
            <w:lang w:eastAsia="de-DE"/>
            <w14:ligatures w14:val="none"/>
          </w:rPr>
          <w:t>starting with their pr</w:t>
        </w:r>
      </w:ins>
      <w:ins w:id="22" w:author="Milo Alan Puhan" w:date="2025-10-29T15:56:00Z" w16du:dateUtc="2025-10-29T14:56:00Z">
        <w:r w:rsidR="00252659">
          <w:rPr>
            <w:rFonts w:ascii="Calibri" w:eastAsia="Times New Roman" w:hAnsi="Calibri" w:cs="Calibri"/>
            <w:kern w:val="0"/>
            <w:lang w:eastAsia="de-DE"/>
            <w14:ligatures w14:val="none"/>
          </w:rPr>
          <w:t>otocols and registration up to their publication.</w:t>
        </w:r>
      </w:ins>
    </w:p>
    <w:p w14:paraId="04AC1C60" w14:textId="3647E9F2" w:rsidR="001D09A0" w:rsidRPr="001D09A0" w:rsidDel="00252659" w:rsidRDefault="001D09A0" w:rsidP="001D09A0">
      <w:pPr>
        <w:spacing w:before="100" w:beforeAutospacing="1" w:after="100" w:afterAutospacing="1" w:line="480" w:lineRule="auto"/>
        <w:rPr>
          <w:del w:id="23" w:author="Milo Alan Puhan" w:date="2025-10-29T15:56:00Z" w16du:dateUtc="2025-10-29T14:56:00Z"/>
          <w:rFonts w:ascii="Calibri" w:eastAsia="Times New Roman" w:hAnsi="Calibri" w:cs="Calibri"/>
          <w:kern w:val="0"/>
          <w:lang w:eastAsia="de-DE"/>
          <w14:ligatures w14:val="none"/>
        </w:rPr>
      </w:pPr>
      <w:commentRangeStart w:id="24"/>
      <w:commentRangeStart w:id="25"/>
      <w:del w:id="26" w:author="Milo Alan Puhan" w:date="2025-10-29T15:56:00Z" w16du:dateUtc="2025-10-29T14:56:00Z">
        <w:r w:rsidRPr="001D09A0" w:rsidDel="00252659">
          <w:rPr>
            <w:rFonts w:ascii="Calibri" w:eastAsia="Times New Roman" w:hAnsi="Calibri" w:cs="Calibri"/>
            <w:kern w:val="0"/>
            <w:highlight w:val="yellow"/>
            <w:lang w:eastAsia="de-DE"/>
            <w14:ligatures w14:val="none"/>
          </w:rPr>
          <w:delText xml:space="preserve">The CCI® summarizes the overall postoperative morbidity on a continuous 0–100 scale and has been validated as a patient-relevant endpoint. With a minimal important difference (MID) of 12 points, it allows distinction between statistically significant and clinically meaningful effects </w:delText>
        </w:r>
        <w:r w:rsidRPr="002C1BF0" w:rsidDel="00252659">
          <w:rPr>
            <w:rFonts w:ascii="Calibri" w:eastAsia="Times New Roman" w:hAnsi="Calibri" w:cs="Calibri"/>
            <w:kern w:val="0"/>
            <w:highlight w:val="yellow"/>
            <w:lang w:eastAsia="de-DE"/>
            <w14:ligatures w14:val="none"/>
          </w:rPr>
          <w:delText>for the patient</w:delText>
        </w:r>
        <w:r w:rsidRPr="001D09A0" w:rsidDel="00252659">
          <w:rPr>
            <w:rFonts w:ascii="Calibri" w:eastAsia="Times New Roman" w:hAnsi="Calibri" w:cs="Calibri"/>
            <w:kern w:val="0"/>
            <w:highlight w:val="yellow"/>
            <w:lang w:eastAsia="de-DE"/>
            <w14:ligatures w14:val="none"/>
          </w:rPr>
          <w:delText>, providing a lens through which to evaluate the quality and interpretability of surgical RCTs.</w:delText>
        </w:r>
        <w:commentRangeEnd w:id="24"/>
        <w:r w:rsidDel="00252659">
          <w:rPr>
            <w:rStyle w:val="Kommentarzeichen"/>
          </w:rPr>
          <w:commentReference w:id="24"/>
        </w:r>
      </w:del>
      <w:commentRangeEnd w:id="25"/>
      <w:r w:rsidR="00D33C1E">
        <w:rPr>
          <w:rStyle w:val="Kommentarzeichen"/>
        </w:rPr>
        <w:commentReference w:id="25"/>
      </w:r>
    </w:p>
    <w:p w14:paraId="75D86DDF" w14:textId="77777777" w:rsidR="00F46BFA" w:rsidRDefault="001D09A0" w:rsidP="001D09A0">
      <w:pPr>
        <w:spacing w:before="100" w:beforeAutospacing="1" w:after="100" w:afterAutospacing="1" w:line="480" w:lineRule="auto"/>
        <w:rPr>
          <w:rFonts w:ascii="Calibri" w:eastAsia="Times New Roman" w:hAnsi="Calibri" w:cs="Calibri"/>
          <w:b/>
          <w:bCs/>
          <w:kern w:val="0"/>
          <w:lang w:eastAsia="de-DE"/>
          <w14:ligatures w14:val="none"/>
        </w:rPr>
      </w:pPr>
      <w:r w:rsidRPr="001D09A0">
        <w:rPr>
          <w:rFonts w:ascii="Calibri" w:eastAsia="Times New Roman" w:hAnsi="Calibri" w:cs="Calibri"/>
          <w:b/>
          <w:bCs/>
          <w:kern w:val="0"/>
          <w:lang w:eastAsia="de-DE"/>
          <w14:ligatures w14:val="none"/>
        </w:rPr>
        <w:t>Methods</w:t>
      </w:r>
    </w:p>
    <w:p w14:paraId="1AFDC8A7" w14:textId="6D2D2987" w:rsidR="001D09A0" w:rsidRPr="001D09A0" w:rsidRDefault="001D09A0" w:rsidP="001D09A0">
      <w:pPr>
        <w:spacing w:before="100" w:beforeAutospacing="1" w:after="100" w:afterAutospacing="1" w:line="480" w:lineRule="auto"/>
        <w:rPr>
          <w:rFonts w:ascii="Calibri" w:eastAsia="Times New Roman" w:hAnsi="Calibri" w:cs="Calibri"/>
          <w:kern w:val="0"/>
          <w:lang w:eastAsia="de-DE"/>
          <w14:ligatures w14:val="none"/>
        </w:rPr>
      </w:pPr>
      <w:r w:rsidRPr="00C04E8F">
        <w:rPr>
          <w:rFonts w:ascii="Calibri" w:hAnsi="Calibri" w:cs="Calibri"/>
        </w:rPr>
        <w:lastRenderedPageBreak/>
        <w:t>Through a</w:t>
      </w:r>
      <w:r>
        <w:rPr>
          <w:rFonts w:ascii="Calibri" w:hAnsi="Calibri" w:cs="Calibri"/>
        </w:rPr>
        <w:t xml:space="preserve"> </w:t>
      </w:r>
      <w:r w:rsidRPr="00C04E8F">
        <w:rPr>
          <w:rFonts w:ascii="Calibri" w:hAnsi="Calibri" w:cs="Calibri"/>
        </w:rPr>
        <w:t xml:space="preserve">systematic literature search in Scopus (August 2023, updated July 2025) we identified all RCTs </w:t>
      </w:r>
      <w:ins w:id="27" w:author="Milo Alan Puhan" w:date="2025-10-29T15:58:00Z" w16du:dateUtc="2025-10-29T14:58:00Z">
        <w:r w:rsidR="00BF5D66">
          <w:rPr>
            <w:rFonts w:ascii="Calibri" w:hAnsi="Calibri" w:cs="Calibri"/>
          </w:rPr>
          <w:t>that</w:t>
        </w:r>
      </w:ins>
      <w:ins w:id="28" w:author="Milo Alan Puhan" w:date="2025-10-29T16:15:00Z" w16du:dateUtc="2025-10-29T15:15:00Z">
        <w:r w:rsidR="00F96FE8">
          <w:rPr>
            <w:rFonts w:ascii="Calibri" w:hAnsi="Calibri" w:cs="Calibri"/>
          </w:rPr>
          <w:t xml:space="preserve"> share</w:t>
        </w:r>
      </w:ins>
      <w:ins w:id="29" w:author="Milo Alan Puhan" w:date="2025-10-29T15:58:00Z" w16du:dateUtc="2025-10-29T14:58:00Z">
        <w:r w:rsidR="00BF5D66">
          <w:rPr>
            <w:rFonts w:ascii="Calibri" w:hAnsi="Calibri" w:cs="Calibri"/>
          </w:rPr>
          <w:t xml:space="preserve"> a common outcome measure of postoperative morbidity, the </w:t>
        </w:r>
      </w:ins>
      <w:commentRangeStart w:id="30"/>
      <w:commentRangeStart w:id="31"/>
      <w:ins w:id="32" w:author="Milo Alan Puhan" w:date="2025-10-29T15:59:00Z" w16du:dateUtc="2025-10-29T14:59:00Z">
        <w:r w:rsidR="00D33C1E" w:rsidRPr="001D09A0">
          <w:rPr>
            <w:rFonts w:ascii="Calibri" w:eastAsia="Times New Roman" w:hAnsi="Calibri" w:cs="Calibri"/>
            <w:kern w:val="0"/>
            <w:lang w:eastAsia="de-DE"/>
            <w14:ligatures w14:val="none"/>
          </w:rPr>
          <w:t xml:space="preserve">Comprehensive Complication Index (CCI®) </w:t>
        </w:r>
        <w:commentRangeEnd w:id="30"/>
        <w:r w:rsidR="00D33C1E">
          <w:rPr>
            <w:rStyle w:val="Kommentarzeichen"/>
          </w:rPr>
          <w:commentReference w:id="30"/>
        </w:r>
      </w:ins>
      <w:commentRangeEnd w:id="31"/>
      <w:ins w:id="33" w:author="Milo Alan Puhan" w:date="2025-10-29T16:04:00Z" w16du:dateUtc="2025-10-29T15:04:00Z">
        <w:r w:rsidR="00F931D4">
          <w:rPr>
            <w:rStyle w:val="Kommentarzeichen"/>
          </w:rPr>
          <w:commentReference w:id="31"/>
        </w:r>
        <w:r w:rsidR="00F931D4">
          <w:rPr>
            <w:rFonts w:ascii="Calibri" w:eastAsia="Times New Roman" w:hAnsi="Calibri" w:cs="Calibri"/>
            <w:kern w:val="0"/>
            <w:lang w:eastAsia="de-DE"/>
            <w14:ligatures w14:val="none"/>
          </w:rPr>
          <w:t>, as a basis for patient-relevant research</w:t>
        </w:r>
      </w:ins>
      <w:ins w:id="34" w:author="Milo Alan Puhan" w:date="2025-10-29T16:03:00Z" w16du:dateUtc="2025-10-29T15:03:00Z">
        <w:r w:rsidR="00E84E0C">
          <w:rPr>
            <w:rFonts w:ascii="Calibri" w:eastAsia="Times New Roman" w:hAnsi="Calibri" w:cs="Calibri"/>
            <w:kern w:val="0"/>
            <w:lang w:eastAsia="de-DE"/>
            <w14:ligatures w14:val="none"/>
          </w:rPr>
          <w:t xml:space="preserve">. </w:t>
        </w:r>
      </w:ins>
      <w:del w:id="35" w:author="Milo Alan Puhan" w:date="2025-10-29T16:03:00Z" w16du:dateUtc="2025-10-29T15:03:00Z">
        <w:r w:rsidRPr="00C04E8F" w:rsidDel="00E84E0C">
          <w:rPr>
            <w:rFonts w:ascii="Calibri" w:hAnsi="Calibri" w:cs="Calibri"/>
          </w:rPr>
          <w:delText>using the CCI® as an endpoint</w:delText>
        </w:r>
      </w:del>
      <w:r w:rsidR="00F46BFA">
        <w:rPr>
          <w:rFonts w:ascii="Calibri" w:hAnsi="Calibri" w:cs="Calibri"/>
        </w:rPr>
        <w:t xml:space="preserve">, </w:t>
      </w:r>
      <w:del w:id="36" w:author="Milo Alan Puhan" w:date="2025-10-29T16:04:00Z" w16du:dateUtc="2025-10-29T15:04:00Z">
        <w:r w:rsidR="00F46BFA" w:rsidDel="00D6305F">
          <w:rPr>
            <w:rFonts w:ascii="Calibri" w:hAnsi="Calibri" w:cs="Calibri"/>
          </w:rPr>
          <w:delText xml:space="preserve">and </w:delText>
        </w:r>
      </w:del>
      <w:ins w:id="37" w:author="Milo Alan Puhan" w:date="2025-10-29T16:04:00Z" w16du:dateUtc="2025-10-29T15:04:00Z">
        <w:r w:rsidR="00D6305F">
          <w:rPr>
            <w:rFonts w:ascii="Calibri" w:hAnsi="Calibri" w:cs="Calibri"/>
          </w:rPr>
          <w:t>We</w:t>
        </w:r>
        <w:r w:rsidR="00D6305F">
          <w:rPr>
            <w:rFonts w:ascii="Calibri" w:hAnsi="Calibri" w:cs="Calibri"/>
          </w:rPr>
          <w:t xml:space="preserve"> </w:t>
        </w:r>
      </w:ins>
      <w:r w:rsidRPr="001D09A0">
        <w:rPr>
          <w:rFonts w:ascii="Calibri" w:eastAsia="Times New Roman" w:hAnsi="Calibri" w:cs="Calibri"/>
          <w:kern w:val="0"/>
          <w:lang w:eastAsia="de-DE"/>
          <w14:ligatures w14:val="none"/>
        </w:rPr>
        <w:t xml:space="preserve">retrieved the corresponding pre-trial documentation and </w:t>
      </w:r>
      <w:r w:rsidR="00F46BFA">
        <w:rPr>
          <w:rFonts w:ascii="Calibri" w:eastAsia="Times New Roman" w:hAnsi="Calibri" w:cs="Calibri"/>
          <w:kern w:val="0"/>
          <w:lang w:eastAsia="de-DE"/>
          <w14:ligatures w14:val="none"/>
        </w:rPr>
        <w:t xml:space="preserve">final </w:t>
      </w:r>
      <w:r w:rsidRPr="001D09A0">
        <w:rPr>
          <w:rFonts w:ascii="Calibri" w:eastAsia="Times New Roman" w:hAnsi="Calibri" w:cs="Calibri"/>
          <w:kern w:val="0"/>
          <w:lang w:eastAsia="de-DE"/>
          <w14:ligatures w14:val="none"/>
        </w:rPr>
        <w:t xml:space="preserve">publication. </w:t>
      </w:r>
      <w:r w:rsidR="00F46BFA">
        <w:rPr>
          <w:rFonts w:ascii="Calibri" w:eastAsia="Times New Roman" w:hAnsi="Calibri" w:cs="Calibri"/>
          <w:kern w:val="0"/>
          <w:lang w:eastAsia="de-DE"/>
          <w14:ligatures w14:val="none"/>
        </w:rPr>
        <w:t>In the pre-trial document</w:t>
      </w:r>
      <w:r w:rsidR="002C1BF0">
        <w:rPr>
          <w:rFonts w:ascii="Calibri" w:eastAsia="Times New Roman" w:hAnsi="Calibri" w:cs="Calibri"/>
          <w:kern w:val="0"/>
          <w:lang w:eastAsia="de-DE"/>
          <w14:ligatures w14:val="none"/>
        </w:rPr>
        <w:t>,</w:t>
      </w:r>
      <w:r w:rsidR="00F46BFA">
        <w:rPr>
          <w:rFonts w:ascii="Calibri" w:eastAsia="Times New Roman" w:hAnsi="Calibri" w:cs="Calibri"/>
          <w:kern w:val="0"/>
          <w:lang w:eastAsia="de-DE"/>
          <w14:ligatures w14:val="none"/>
        </w:rPr>
        <w:t xml:space="preserve"> we assessed</w:t>
      </w:r>
      <w:r w:rsidRPr="001D09A0">
        <w:rPr>
          <w:rFonts w:ascii="Calibri" w:eastAsia="Times New Roman" w:hAnsi="Calibri" w:cs="Calibri"/>
          <w:kern w:val="0"/>
          <w:lang w:eastAsia="de-DE"/>
          <w14:ligatures w14:val="none"/>
        </w:rPr>
        <w:t xml:space="preserve"> whether primary and secondary endpoints were defined, a sample size calculation was reported, and</w:t>
      </w:r>
      <w:r>
        <w:rPr>
          <w:rFonts w:ascii="Calibri" w:eastAsia="Times New Roman" w:hAnsi="Calibri" w:cs="Calibri"/>
          <w:kern w:val="0"/>
          <w:lang w:eastAsia="de-DE"/>
          <w14:ligatures w14:val="none"/>
        </w:rPr>
        <w:t xml:space="preserve"> </w:t>
      </w:r>
      <w:r w:rsidRPr="001D09A0">
        <w:rPr>
          <w:rFonts w:ascii="Calibri" w:eastAsia="Times New Roman" w:hAnsi="Calibri" w:cs="Calibri"/>
          <w:kern w:val="0"/>
          <w:lang w:eastAsia="de-DE"/>
          <w14:ligatures w14:val="none"/>
        </w:rPr>
        <w:t xml:space="preserve">the study aim </w:t>
      </w:r>
      <w:ins w:id="38" w:author="Milo Alan Puhan" w:date="2025-10-29T16:05:00Z" w16du:dateUtc="2025-10-29T15:05:00Z">
        <w:r w:rsidR="00B97839">
          <w:rPr>
            <w:rFonts w:ascii="Calibri" w:eastAsia="Times New Roman" w:hAnsi="Calibri" w:cs="Calibri"/>
            <w:kern w:val="0"/>
            <w:lang w:eastAsia="de-DE"/>
            <w14:ligatures w14:val="none"/>
          </w:rPr>
          <w:t xml:space="preserve">to support a specific patient-relevant decision </w:t>
        </w:r>
      </w:ins>
      <w:r w:rsidR="00F46BFA">
        <w:rPr>
          <w:rFonts w:ascii="Calibri" w:eastAsia="Times New Roman" w:hAnsi="Calibri" w:cs="Calibri"/>
          <w:kern w:val="0"/>
          <w:lang w:eastAsia="de-DE"/>
          <w14:ligatures w14:val="none"/>
        </w:rPr>
        <w:t>(superiority</w:t>
      </w:r>
      <w:ins w:id="39" w:author="Milo Alan Puhan" w:date="2025-10-29T16:05:00Z" w16du:dateUtc="2025-10-29T15:05:00Z">
        <w:r w:rsidR="00B97839">
          <w:rPr>
            <w:rFonts w:ascii="Calibri" w:eastAsia="Times New Roman" w:hAnsi="Calibri" w:cs="Calibri"/>
            <w:kern w:val="0"/>
            <w:lang w:eastAsia="de-DE"/>
            <w14:ligatures w14:val="none"/>
          </w:rPr>
          <w:t xml:space="preserve"> or </w:t>
        </w:r>
      </w:ins>
      <w:del w:id="40" w:author="Milo Alan Puhan" w:date="2025-10-29T16:05:00Z" w16du:dateUtc="2025-10-29T15:05:00Z">
        <w:r w:rsidR="00F46BFA" w:rsidDel="00B97839">
          <w:rPr>
            <w:rFonts w:ascii="Calibri" w:eastAsia="Times New Roman" w:hAnsi="Calibri" w:cs="Calibri"/>
            <w:kern w:val="0"/>
            <w:lang w:eastAsia="de-DE"/>
            <w14:ligatures w14:val="none"/>
          </w:rPr>
          <w:delText>,</w:delText>
        </w:r>
      </w:del>
      <w:r w:rsidR="00F46BFA">
        <w:rPr>
          <w:rFonts w:ascii="Calibri" w:eastAsia="Times New Roman" w:hAnsi="Calibri" w:cs="Calibri"/>
          <w:kern w:val="0"/>
          <w:lang w:eastAsia="de-DE"/>
          <w14:ligatures w14:val="none"/>
        </w:rPr>
        <w:t xml:space="preserve"> non-inferiority</w:t>
      </w:r>
      <w:ins w:id="41" w:author="Milo Alan Puhan" w:date="2025-10-29T16:05:00Z" w16du:dateUtc="2025-10-29T15:05:00Z">
        <w:r w:rsidR="00B97839">
          <w:rPr>
            <w:rFonts w:ascii="Calibri" w:eastAsia="Times New Roman" w:hAnsi="Calibri" w:cs="Calibri"/>
            <w:kern w:val="0"/>
            <w:lang w:eastAsia="de-DE"/>
            <w14:ligatures w14:val="none"/>
          </w:rPr>
          <w:t xml:space="preserve"> for primary and secondary outcomes for a complete pictu</w:t>
        </w:r>
      </w:ins>
      <w:ins w:id="42" w:author="Milo Alan Puhan" w:date="2025-10-29T16:06:00Z" w16du:dateUtc="2025-10-29T15:06:00Z">
        <w:r w:rsidR="00B97839">
          <w:rPr>
            <w:rFonts w:ascii="Calibri" w:eastAsia="Times New Roman" w:hAnsi="Calibri" w:cs="Calibri"/>
            <w:kern w:val="0"/>
            <w:lang w:eastAsia="de-DE"/>
            <w14:ligatures w14:val="none"/>
          </w:rPr>
          <w:t>re of benefits and harms</w:t>
        </w:r>
      </w:ins>
      <w:r w:rsidR="00F46BFA">
        <w:rPr>
          <w:rFonts w:ascii="Calibri" w:eastAsia="Times New Roman" w:hAnsi="Calibri" w:cs="Calibri"/>
          <w:kern w:val="0"/>
          <w:lang w:eastAsia="de-DE"/>
          <w14:ligatures w14:val="none"/>
        </w:rPr>
        <w:t xml:space="preserve">) </w:t>
      </w:r>
      <w:r w:rsidRPr="001D09A0">
        <w:rPr>
          <w:rFonts w:ascii="Calibri" w:eastAsia="Times New Roman" w:hAnsi="Calibri" w:cs="Calibri"/>
          <w:kern w:val="0"/>
          <w:lang w:eastAsia="de-DE"/>
          <w14:ligatures w14:val="none"/>
        </w:rPr>
        <w:t xml:space="preserve">was </w:t>
      </w:r>
      <w:r>
        <w:rPr>
          <w:rFonts w:ascii="Calibri" w:eastAsia="Times New Roman" w:hAnsi="Calibri" w:cs="Calibri"/>
          <w:kern w:val="0"/>
          <w:lang w:eastAsia="de-DE"/>
          <w14:ligatures w14:val="none"/>
        </w:rPr>
        <w:t>mentioned</w:t>
      </w:r>
      <w:r w:rsidRPr="001D09A0">
        <w:rPr>
          <w:rFonts w:ascii="Calibri" w:eastAsia="Times New Roman" w:hAnsi="Calibri" w:cs="Calibri"/>
          <w:kern w:val="0"/>
          <w:lang w:eastAsia="de-DE"/>
          <w14:ligatures w14:val="none"/>
        </w:rPr>
        <w:t xml:space="preserve">. In </w:t>
      </w:r>
      <w:r>
        <w:rPr>
          <w:rFonts w:ascii="Calibri" w:eastAsia="Times New Roman" w:hAnsi="Calibri" w:cs="Calibri"/>
          <w:kern w:val="0"/>
          <w:lang w:eastAsia="de-DE"/>
          <w14:ligatures w14:val="none"/>
        </w:rPr>
        <w:t>the publication</w:t>
      </w:r>
      <w:r w:rsidRPr="001D09A0">
        <w:rPr>
          <w:rFonts w:ascii="Calibri" w:eastAsia="Times New Roman" w:hAnsi="Calibri" w:cs="Calibri"/>
          <w:kern w:val="0"/>
          <w:lang w:eastAsia="de-DE"/>
          <w14:ligatures w14:val="none"/>
        </w:rPr>
        <w:t xml:space="preserve"> we </w:t>
      </w:r>
      <w:r>
        <w:rPr>
          <w:rFonts w:ascii="Calibri" w:eastAsia="Times New Roman" w:hAnsi="Calibri" w:cs="Calibri"/>
          <w:kern w:val="0"/>
          <w:lang w:eastAsia="de-DE"/>
          <w14:ligatures w14:val="none"/>
        </w:rPr>
        <w:t xml:space="preserve">further </w:t>
      </w:r>
      <w:proofErr w:type="gramStart"/>
      <w:r>
        <w:rPr>
          <w:rFonts w:ascii="Calibri" w:eastAsia="Times New Roman" w:hAnsi="Calibri" w:cs="Calibri"/>
          <w:kern w:val="0"/>
          <w:lang w:eastAsia="de-DE"/>
          <w14:ligatures w14:val="none"/>
        </w:rPr>
        <w:t>assessed,</w:t>
      </w:r>
      <w:proofErr w:type="gramEnd"/>
      <w:r w:rsidRPr="001D09A0">
        <w:rPr>
          <w:rFonts w:ascii="Calibri" w:eastAsia="Times New Roman" w:hAnsi="Calibri" w:cs="Calibri"/>
          <w:kern w:val="0"/>
          <w:lang w:eastAsia="de-DE"/>
          <w14:ligatures w14:val="none"/>
        </w:rPr>
        <w:t xml:space="preserve"> </w:t>
      </w:r>
      <w:commentRangeStart w:id="43"/>
      <w:commentRangeStart w:id="44"/>
      <w:r w:rsidRPr="001D09A0">
        <w:rPr>
          <w:rFonts w:ascii="Calibri" w:eastAsia="Times New Roman" w:hAnsi="Calibri" w:cs="Calibri"/>
          <w:kern w:val="0"/>
          <w:lang w:eastAsia="de-DE"/>
          <w14:ligatures w14:val="none"/>
        </w:rPr>
        <w:t xml:space="preserve">whether </w:t>
      </w:r>
      <w:r>
        <w:rPr>
          <w:rFonts w:ascii="Calibri" w:eastAsia="Times New Roman" w:hAnsi="Calibri" w:cs="Calibri"/>
          <w:kern w:val="0"/>
          <w:lang w:eastAsia="de-DE"/>
          <w14:ligatures w14:val="none"/>
        </w:rPr>
        <w:t xml:space="preserve">the primary endpoint showed a statistically significant result, and if so, whether this result was </w:t>
      </w:r>
      <w:del w:id="45" w:author="Milo Alan Puhan" w:date="2025-10-29T16:06:00Z" w16du:dateUtc="2025-10-29T15:06:00Z">
        <w:r w:rsidDel="00F74252">
          <w:rPr>
            <w:rFonts w:ascii="Calibri" w:eastAsia="Times New Roman" w:hAnsi="Calibri" w:cs="Calibri"/>
            <w:kern w:val="0"/>
            <w:lang w:eastAsia="de-DE"/>
            <w14:ligatures w14:val="none"/>
          </w:rPr>
          <w:delText xml:space="preserve">questioned </w:delText>
        </w:r>
      </w:del>
      <w:ins w:id="46" w:author="Milo Alan Puhan" w:date="2025-10-29T16:06:00Z" w16du:dateUtc="2025-10-29T15:06:00Z">
        <w:r w:rsidR="00F74252">
          <w:rPr>
            <w:rFonts w:ascii="Calibri" w:eastAsia="Times New Roman" w:hAnsi="Calibri" w:cs="Calibri"/>
            <w:kern w:val="0"/>
            <w:lang w:eastAsia="de-DE"/>
            <w14:ligatures w14:val="none"/>
          </w:rPr>
          <w:t xml:space="preserve">discussed </w:t>
        </w:r>
        <w:r w:rsidR="001B2A06">
          <w:rPr>
            <w:rFonts w:ascii="Calibri" w:eastAsia="Times New Roman" w:hAnsi="Calibri" w:cs="Calibri"/>
            <w:kern w:val="0"/>
            <w:lang w:eastAsia="de-DE"/>
            <w14:ligatures w14:val="none"/>
          </w:rPr>
          <w:t>t</w:t>
        </w:r>
      </w:ins>
      <w:del w:id="47" w:author="Milo Alan Puhan" w:date="2025-10-29T16:06:00Z" w16du:dateUtc="2025-10-29T15:06:00Z">
        <w:r w:rsidDel="001B2A06">
          <w:rPr>
            <w:rFonts w:ascii="Calibri" w:eastAsia="Times New Roman" w:hAnsi="Calibri" w:cs="Calibri"/>
            <w:kern w:val="0"/>
            <w:lang w:eastAsia="de-DE"/>
            <w14:ligatures w14:val="none"/>
          </w:rPr>
          <w:delText>t</w:delText>
        </w:r>
      </w:del>
      <w:proofErr w:type="gramStart"/>
      <w:r>
        <w:rPr>
          <w:rFonts w:ascii="Calibri" w:eastAsia="Times New Roman" w:hAnsi="Calibri" w:cs="Calibri"/>
          <w:kern w:val="0"/>
          <w:lang w:eastAsia="de-DE"/>
          <w14:ligatures w14:val="none"/>
        </w:rPr>
        <w:t>o be</w:t>
      </w:r>
      <w:proofErr w:type="gramEnd"/>
      <w:r>
        <w:rPr>
          <w:rFonts w:ascii="Calibri" w:eastAsia="Times New Roman" w:hAnsi="Calibri" w:cs="Calibri"/>
          <w:kern w:val="0"/>
          <w:lang w:eastAsia="de-DE"/>
          <w14:ligatures w14:val="none"/>
        </w:rPr>
        <w:t xml:space="preserve"> meaningful for patients.</w:t>
      </w:r>
      <w:commentRangeEnd w:id="43"/>
      <w:r w:rsidR="00F46BFA">
        <w:rPr>
          <w:rStyle w:val="Kommentarzeichen"/>
        </w:rPr>
        <w:commentReference w:id="43"/>
      </w:r>
      <w:commentRangeEnd w:id="44"/>
      <w:r w:rsidR="001B2A06">
        <w:rPr>
          <w:rStyle w:val="Kommentarzeichen"/>
        </w:rPr>
        <w:commentReference w:id="44"/>
      </w:r>
    </w:p>
    <w:p w14:paraId="769F9D3D" w14:textId="77777777" w:rsidR="00F46BFA" w:rsidRDefault="001D09A0" w:rsidP="001D09A0">
      <w:pPr>
        <w:spacing w:line="480" w:lineRule="auto"/>
        <w:rPr>
          <w:rFonts w:ascii="Calibri" w:eastAsia="Times New Roman" w:hAnsi="Calibri" w:cs="Calibri"/>
          <w:b/>
          <w:bCs/>
          <w:kern w:val="0"/>
          <w:lang w:eastAsia="de-DE"/>
          <w14:ligatures w14:val="none"/>
        </w:rPr>
      </w:pPr>
      <w:commentRangeStart w:id="48"/>
      <w:r w:rsidRPr="001D09A0">
        <w:rPr>
          <w:rFonts w:ascii="Calibri" w:eastAsia="Times New Roman" w:hAnsi="Calibri" w:cs="Calibri"/>
          <w:b/>
          <w:bCs/>
          <w:kern w:val="0"/>
          <w:lang w:eastAsia="de-DE"/>
          <w14:ligatures w14:val="none"/>
        </w:rPr>
        <w:t>Results</w:t>
      </w:r>
      <w:commentRangeEnd w:id="48"/>
      <w:r w:rsidR="001F7FEA">
        <w:rPr>
          <w:rStyle w:val="Kommentarzeichen"/>
        </w:rPr>
        <w:commentReference w:id="48"/>
      </w:r>
    </w:p>
    <w:p w14:paraId="57DFCE60" w14:textId="4B903720" w:rsidR="001D09A0" w:rsidRPr="009A6572" w:rsidRDefault="001D09A0" w:rsidP="001D09A0">
      <w:pPr>
        <w:spacing w:line="480" w:lineRule="auto"/>
        <w:rPr>
          <w:rFonts w:ascii="Calibri" w:hAnsi="Calibri" w:cs="Calibri"/>
        </w:rPr>
      </w:pPr>
      <w:r w:rsidRPr="009A6572">
        <w:rPr>
          <w:rFonts w:ascii="Calibri" w:hAnsi="Calibri" w:cs="Calibri"/>
        </w:rPr>
        <w:t>Of 1612 records citing the CCI® up to July 2025, 136 RCTs were eligible, comprising 87 published and 49 ongoing trials (</w:t>
      </w:r>
      <w:r w:rsidRPr="009A6572">
        <w:rPr>
          <w:rFonts w:ascii="Calibri" w:hAnsi="Calibri" w:cs="Calibri"/>
          <w:b/>
          <w:bCs/>
        </w:rPr>
        <w:t>Figure 1</w:t>
      </w:r>
      <w:r w:rsidRPr="009A6572">
        <w:rPr>
          <w:rFonts w:ascii="Calibri" w:hAnsi="Calibri" w:cs="Calibri"/>
        </w:rPr>
        <w:t>).</w:t>
      </w:r>
    </w:p>
    <w:p w14:paraId="6FC3922D" w14:textId="2FC8AD72" w:rsidR="001D09A0" w:rsidRPr="001D09A0" w:rsidRDefault="001D09A0" w:rsidP="001D09A0">
      <w:pPr>
        <w:spacing w:before="100" w:beforeAutospacing="1" w:after="100" w:afterAutospacing="1" w:line="480" w:lineRule="auto"/>
        <w:rPr>
          <w:rFonts w:ascii="Calibri" w:eastAsia="Times New Roman" w:hAnsi="Calibri" w:cs="Calibri"/>
          <w:kern w:val="0"/>
          <w:lang w:eastAsia="de-DE"/>
          <w14:ligatures w14:val="none"/>
        </w:rPr>
      </w:pPr>
      <w:r w:rsidRPr="009A6572">
        <w:rPr>
          <w:rFonts w:ascii="Calibri" w:hAnsi="Calibri" w:cs="Calibri"/>
        </w:rPr>
        <w:t>A pre-trial document was available for 84 (98%) published RCTs (</w:t>
      </w:r>
      <w:r w:rsidRPr="009A6572">
        <w:rPr>
          <w:rFonts w:ascii="Calibri" w:hAnsi="Calibri" w:cs="Calibri"/>
          <w:b/>
          <w:bCs/>
        </w:rPr>
        <w:t>Table 1</w:t>
      </w:r>
      <w:r w:rsidRPr="009A6572">
        <w:rPr>
          <w:rFonts w:ascii="Calibri" w:hAnsi="Calibri" w:cs="Calibri"/>
        </w:rPr>
        <w:t xml:space="preserve">), including 31 (37%) </w:t>
      </w:r>
      <w:r w:rsidRPr="003B4AD0">
        <w:rPr>
          <w:rFonts w:ascii="Calibri" w:hAnsi="Calibri" w:cs="Calibri"/>
        </w:rPr>
        <w:t xml:space="preserve">published protocols, 8 (10%) full-text protocols provided as supplementary material, and 45 (54%) registry records. </w:t>
      </w:r>
      <w:commentRangeStart w:id="49"/>
      <w:r w:rsidRPr="001D09A0">
        <w:rPr>
          <w:rFonts w:ascii="Calibri" w:eastAsia="Times New Roman" w:hAnsi="Calibri" w:cs="Calibri"/>
          <w:kern w:val="0"/>
          <w:lang w:eastAsia="de-DE"/>
          <w14:ligatures w14:val="none"/>
        </w:rPr>
        <w:t>A primary endpoint was defined in all 84 (100%) pre-trial documents, while secondary endpoints were specified in 81</w:t>
      </w:r>
      <w:r>
        <w:rPr>
          <w:rFonts w:ascii="Calibri" w:eastAsia="Times New Roman" w:hAnsi="Calibri" w:cs="Calibri"/>
          <w:kern w:val="0"/>
          <w:lang w:eastAsia="de-DE"/>
          <w14:ligatures w14:val="none"/>
        </w:rPr>
        <w:t xml:space="preserve"> </w:t>
      </w:r>
      <w:r w:rsidRPr="001D09A0">
        <w:rPr>
          <w:rFonts w:ascii="Calibri" w:eastAsia="Times New Roman" w:hAnsi="Calibri" w:cs="Calibri"/>
          <w:kern w:val="0"/>
          <w:lang w:eastAsia="de-DE"/>
          <w14:ligatures w14:val="none"/>
        </w:rPr>
        <w:t>(</w:t>
      </w:r>
      <w:r>
        <w:rPr>
          <w:rFonts w:ascii="Calibri" w:eastAsia="Times New Roman" w:hAnsi="Calibri" w:cs="Calibri"/>
          <w:kern w:val="0"/>
          <w:lang w:eastAsia="de-DE"/>
          <w14:ligatures w14:val="none"/>
        </w:rPr>
        <w:t>96</w:t>
      </w:r>
      <w:r w:rsidRPr="001D09A0">
        <w:rPr>
          <w:rFonts w:ascii="Calibri" w:eastAsia="Times New Roman" w:hAnsi="Calibri" w:cs="Calibri"/>
          <w:kern w:val="0"/>
          <w:lang w:eastAsia="de-DE"/>
          <w14:ligatures w14:val="none"/>
        </w:rPr>
        <w:t xml:space="preserve">%). A sample size calculation was reported in 45 (54%), and the study aim in 23 (27%). </w:t>
      </w:r>
      <w:commentRangeEnd w:id="49"/>
      <w:r>
        <w:rPr>
          <w:rStyle w:val="Kommentarzeichen"/>
        </w:rPr>
        <w:commentReference w:id="49"/>
      </w:r>
    </w:p>
    <w:p w14:paraId="46707072" w14:textId="1693D768" w:rsidR="001D09A0" w:rsidRPr="001D09A0" w:rsidRDefault="001D09A0" w:rsidP="001D09A0">
      <w:pPr>
        <w:spacing w:before="100" w:beforeAutospacing="1" w:after="100" w:afterAutospacing="1" w:line="480" w:lineRule="auto"/>
        <w:rPr>
          <w:rFonts w:ascii="Calibri" w:eastAsia="Times New Roman" w:hAnsi="Calibri" w:cs="Calibri"/>
          <w:kern w:val="0"/>
          <w:lang w:eastAsia="de-DE"/>
          <w14:ligatures w14:val="none"/>
        </w:rPr>
      </w:pPr>
      <w:r>
        <w:rPr>
          <w:rFonts w:ascii="Calibri" w:eastAsia="Times New Roman" w:hAnsi="Calibri" w:cs="Calibri"/>
          <w:kern w:val="0"/>
          <w:lang w:eastAsia="de-DE"/>
          <w14:ligatures w14:val="none"/>
        </w:rPr>
        <w:t>Among the 87 publications</w:t>
      </w:r>
      <w:r w:rsidRPr="001D09A0">
        <w:rPr>
          <w:rFonts w:ascii="Calibri" w:eastAsia="Times New Roman" w:hAnsi="Calibri" w:cs="Calibri"/>
          <w:kern w:val="0"/>
          <w:lang w:eastAsia="de-DE"/>
          <w14:ligatures w14:val="none"/>
        </w:rPr>
        <w:t xml:space="preserve">, </w:t>
      </w:r>
      <w:r>
        <w:rPr>
          <w:rFonts w:ascii="Calibri" w:eastAsia="Times New Roman" w:hAnsi="Calibri" w:cs="Calibri"/>
          <w:kern w:val="0"/>
          <w:lang w:eastAsia="de-DE"/>
          <w14:ligatures w14:val="none"/>
        </w:rPr>
        <w:t xml:space="preserve">sample size calculation was provided in 84 (98%). </w:t>
      </w:r>
      <w:r w:rsidR="002C1BF0">
        <w:rPr>
          <w:rFonts w:ascii="Calibri" w:eastAsia="Times New Roman" w:hAnsi="Calibri" w:cs="Calibri"/>
          <w:kern w:val="0"/>
          <w:lang w:eastAsia="de-DE"/>
          <w14:ligatures w14:val="none"/>
        </w:rPr>
        <w:t>Twenty</w:t>
      </w:r>
      <w:r w:rsidRPr="001D09A0">
        <w:rPr>
          <w:rFonts w:ascii="Calibri" w:eastAsia="Times New Roman" w:hAnsi="Calibri" w:cs="Calibri"/>
          <w:kern w:val="0"/>
          <w:lang w:eastAsia="de-DE"/>
          <w14:ligatures w14:val="none"/>
        </w:rPr>
        <w:t xml:space="preserve"> (23%) </w:t>
      </w:r>
      <w:r>
        <w:rPr>
          <w:rFonts w:ascii="Calibri" w:eastAsia="Times New Roman" w:hAnsi="Calibri" w:cs="Calibri"/>
          <w:kern w:val="0"/>
          <w:lang w:eastAsia="de-DE"/>
          <w14:ligatures w14:val="none"/>
        </w:rPr>
        <w:t xml:space="preserve">specified </w:t>
      </w:r>
      <w:r w:rsidR="002C1BF0">
        <w:rPr>
          <w:rFonts w:ascii="Calibri" w:eastAsia="Times New Roman" w:hAnsi="Calibri" w:cs="Calibri"/>
          <w:kern w:val="0"/>
          <w:lang w:eastAsia="de-DE"/>
          <w14:ligatures w14:val="none"/>
        </w:rPr>
        <w:t>a</w:t>
      </w:r>
      <w:r>
        <w:rPr>
          <w:rFonts w:ascii="Calibri" w:eastAsia="Times New Roman" w:hAnsi="Calibri" w:cs="Calibri"/>
          <w:kern w:val="0"/>
          <w:lang w:eastAsia="de-DE"/>
          <w14:ligatures w14:val="none"/>
        </w:rPr>
        <w:t xml:space="preserve"> </w:t>
      </w:r>
      <w:r w:rsidRPr="001D09A0">
        <w:rPr>
          <w:rFonts w:ascii="Calibri" w:eastAsia="Times New Roman" w:hAnsi="Calibri" w:cs="Calibri"/>
          <w:kern w:val="0"/>
          <w:lang w:eastAsia="de-DE"/>
          <w14:ligatures w14:val="none"/>
        </w:rPr>
        <w:t xml:space="preserve">superiority </w:t>
      </w:r>
      <w:r w:rsidR="002C1BF0">
        <w:rPr>
          <w:rFonts w:ascii="Calibri" w:eastAsia="Times New Roman" w:hAnsi="Calibri" w:cs="Calibri"/>
          <w:kern w:val="0"/>
          <w:lang w:eastAsia="de-DE"/>
          <w14:ligatures w14:val="none"/>
        </w:rPr>
        <w:t>design</w:t>
      </w:r>
      <w:r>
        <w:rPr>
          <w:rFonts w:ascii="Calibri" w:eastAsia="Times New Roman" w:hAnsi="Calibri" w:cs="Calibri"/>
          <w:kern w:val="0"/>
          <w:lang w:eastAsia="de-DE"/>
          <w14:ligatures w14:val="none"/>
        </w:rPr>
        <w:t xml:space="preserve"> </w:t>
      </w:r>
      <w:r w:rsidRPr="001D09A0">
        <w:rPr>
          <w:rFonts w:ascii="Calibri" w:eastAsia="Times New Roman" w:hAnsi="Calibri" w:cs="Calibri"/>
          <w:kern w:val="0"/>
          <w:lang w:eastAsia="de-DE"/>
          <w14:ligatures w14:val="none"/>
        </w:rPr>
        <w:t xml:space="preserve">and 12 (14%) </w:t>
      </w:r>
      <w:r>
        <w:rPr>
          <w:rFonts w:ascii="Calibri" w:eastAsia="Times New Roman" w:hAnsi="Calibri" w:cs="Calibri"/>
          <w:kern w:val="0"/>
          <w:lang w:eastAsia="de-DE"/>
          <w14:ligatures w14:val="none"/>
        </w:rPr>
        <w:t xml:space="preserve">a </w:t>
      </w:r>
      <w:r w:rsidRPr="001D09A0">
        <w:rPr>
          <w:rFonts w:ascii="Calibri" w:eastAsia="Times New Roman" w:hAnsi="Calibri" w:cs="Calibri"/>
          <w:kern w:val="0"/>
          <w:lang w:eastAsia="de-DE"/>
          <w14:ligatures w14:val="none"/>
        </w:rPr>
        <w:t xml:space="preserve">non-inferiority </w:t>
      </w:r>
      <w:r w:rsidR="002C1BF0">
        <w:rPr>
          <w:rFonts w:ascii="Calibri" w:eastAsia="Times New Roman" w:hAnsi="Calibri" w:cs="Calibri"/>
          <w:kern w:val="0"/>
          <w:lang w:eastAsia="de-DE"/>
          <w14:ligatures w14:val="none"/>
        </w:rPr>
        <w:t xml:space="preserve">design, while </w:t>
      </w:r>
      <w:r>
        <w:rPr>
          <w:rFonts w:ascii="Calibri" w:eastAsia="Times New Roman" w:hAnsi="Calibri" w:cs="Calibri"/>
          <w:kern w:val="0"/>
          <w:lang w:eastAsia="de-DE"/>
          <w14:ligatures w14:val="none"/>
        </w:rPr>
        <w:t>55 did not provide this information explicitly</w:t>
      </w:r>
      <w:r w:rsidRPr="001D09A0">
        <w:rPr>
          <w:rFonts w:ascii="Calibri" w:eastAsia="Times New Roman" w:hAnsi="Calibri" w:cs="Calibri"/>
          <w:kern w:val="0"/>
          <w:lang w:eastAsia="de-DE"/>
          <w14:ligatures w14:val="none"/>
        </w:rPr>
        <w:t xml:space="preserve">. </w:t>
      </w:r>
      <w:commentRangeStart w:id="50"/>
      <w:r w:rsidRPr="001D09A0">
        <w:rPr>
          <w:rFonts w:ascii="Calibri" w:eastAsia="Times New Roman" w:hAnsi="Calibri" w:cs="Calibri"/>
          <w:kern w:val="0"/>
          <w:lang w:eastAsia="de-DE"/>
          <w14:ligatures w14:val="none"/>
        </w:rPr>
        <w:t xml:space="preserve">Of the </w:t>
      </w:r>
      <w:commentRangeStart w:id="51"/>
      <w:commentRangeStart w:id="52"/>
      <w:r>
        <w:rPr>
          <w:rFonts w:ascii="Calibri" w:eastAsia="Times New Roman" w:hAnsi="Calibri" w:cs="Calibri"/>
          <w:kern w:val="0"/>
          <w:lang w:eastAsia="de-DE"/>
          <w14:ligatures w14:val="none"/>
        </w:rPr>
        <w:t xml:space="preserve">20 </w:t>
      </w:r>
      <w:r w:rsidRPr="001D09A0">
        <w:rPr>
          <w:rFonts w:ascii="Calibri" w:eastAsia="Times New Roman" w:hAnsi="Calibri" w:cs="Calibri"/>
          <w:kern w:val="0"/>
          <w:lang w:eastAsia="de-DE"/>
          <w14:ligatures w14:val="none"/>
        </w:rPr>
        <w:t>head-</w:t>
      </w:r>
      <w:commentRangeEnd w:id="51"/>
      <w:r w:rsidR="002C1BF0">
        <w:rPr>
          <w:rStyle w:val="Kommentarzeichen"/>
        </w:rPr>
        <w:commentReference w:id="51"/>
      </w:r>
      <w:commentRangeEnd w:id="52"/>
      <w:r w:rsidR="004048B6">
        <w:rPr>
          <w:rStyle w:val="Kommentarzeichen"/>
        </w:rPr>
        <w:commentReference w:id="52"/>
      </w:r>
      <w:r w:rsidRPr="001D09A0">
        <w:rPr>
          <w:rFonts w:ascii="Calibri" w:eastAsia="Times New Roman" w:hAnsi="Calibri" w:cs="Calibri"/>
          <w:kern w:val="0"/>
          <w:lang w:eastAsia="de-DE"/>
          <w14:ligatures w14:val="none"/>
        </w:rPr>
        <w:t>to-head trials</w:t>
      </w:r>
      <w:commentRangeEnd w:id="50"/>
      <w:r>
        <w:rPr>
          <w:rStyle w:val="Kommentarzeichen"/>
        </w:rPr>
        <w:commentReference w:id="50"/>
      </w:r>
      <w:r w:rsidRPr="001D09A0">
        <w:rPr>
          <w:rFonts w:ascii="Calibri" w:eastAsia="Times New Roman" w:hAnsi="Calibri" w:cs="Calibri"/>
          <w:kern w:val="0"/>
          <w:lang w:eastAsia="de-DE"/>
          <w14:ligatures w14:val="none"/>
        </w:rPr>
        <w:t xml:space="preserve">, </w:t>
      </w:r>
      <w:r>
        <w:rPr>
          <w:rFonts w:ascii="Calibri" w:eastAsia="Times New Roman" w:hAnsi="Calibri" w:cs="Calibri"/>
          <w:kern w:val="0"/>
          <w:lang w:eastAsia="de-DE"/>
          <w14:ligatures w14:val="none"/>
        </w:rPr>
        <w:t>9</w:t>
      </w:r>
      <w:r w:rsidRPr="001D09A0">
        <w:rPr>
          <w:rFonts w:ascii="Calibri" w:eastAsia="Times New Roman" w:hAnsi="Calibri" w:cs="Calibri"/>
          <w:kern w:val="0"/>
          <w:lang w:eastAsia="de-DE"/>
          <w14:ligatures w14:val="none"/>
        </w:rPr>
        <w:t xml:space="preserve"> (</w:t>
      </w:r>
      <w:r w:rsidR="00F46BFA">
        <w:rPr>
          <w:rFonts w:ascii="Calibri" w:eastAsia="Times New Roman" w:hAnsi="Calibri" w:cs="Calibri"/>
          <w:kern w:val="0"/>
          <w:lang w:eastAsia="de-DE"/>
          <w14:ligatures w14:val="none"/>
        </w:rPr>
        <w:t>45</w:t>
      </w:r>
      <w:r w:rsidRPr="001D09A0">
        <w:rPr>
          <w:rFonts w:ascii="Calibri" w:eastAsia="Times New Roman" w:hAnsi="Calibri" w:cs="Calibri"/>
          <w:kern w:val="0"/>
          <w:lang w:eastAsia="de-DE"/>
          <w14:ligatures w14:val="none"/>
        </w:rPr>
        <w:t xml:space="preserve">%) achieved statistical </w:t>
      </w:r>
      <w:r w:rsidRPr="001D09A0">
        <w:rPr>
          <w:rFonts w:ascii="Calibri" w:eastAsia="Times New Roman" w:hAnsi="Calibri" w:cs="Calibri"/>
          <w:kern w:val="0"/>
          <w:lang w:eastAsia="de-DE"/>
          <w14:ligatures w14:val="none"/>
        </w:rPr>
        <w:lastRenderedPageBreak/>
        <w:t>significance for the</w:t>
      </w:r>
      <w:r w:rsidR="002C1BF0">
        <w:rPr>
          <w:rFonts w:ascii="Calibri" w:eastAsia="Times New Roman" w:hAnsi="Calibri" w:cs="Calibri"/>
          <w:kern w:val="0"/>
          <w:lang w:eastAsia="de-DE"/>
          <w14:ligatures w14:val="none"/>
        </w:rPr>
        <w:t>ir</w:t>
      </w:r>
      <w:r w:rsidRPr="001D09A0">
        <w:rPr>
          <w:rFonts w:ascii="Calibri" w:eastAsia="Times New Roman" w:hAnsi="Calibri" w:cs="Calibri"/>
          <w:kern w:val="0"/>
          <w:lang w:eastAsia="de-DE"/>
          <w14:ligatures w14:val="none"/>
        </w:rPr>
        <w:t xml:space="preserve"> primary endpoint, and </w:t>
      </w:r>
      <w:commentRangeStart w:id="53"/>
      <w:r>
        <w:rPr>
          <w:rFonts w:ascii="Calibri" w:eastAsia="Times New Roman" w:hAnsi="Calibri" w:cs="Calibri"/>
          <w:kern w:val="0"/>
          <w:lang w:eastAsia="de-DE"/>
          <w14:ligatures w14:val="none"/>
        </w:rPr>
        <w:t>xx</w:t>
      </w:r>
      <w:commentRangeEnd w:id="53"/>
      <w:r>
        <w:rPr>
          <w:rStyle w:val="Kommentarzeichen"/>
        </w:rPr>
        <w:commentReference w:id="53"/>
      </w:r>
      <w:r>
        <w:rPr>
          <w:rFonts w:ascii="Calibri" w:eastAsia="Times New Roman" w:hAnsi="Calibri" w:cs="Calibri"/>
          <w:kern w:val="0"/>
          <w:lang w:eastAsia="de-DE"/>
          <w14:ligatures w14:val="none"/>
        </w:rPr>
        <w:t xml:space="preserve"> of those</w:t>
      </w:r>
      <w:r w:rsidRPr="001D09A0">
        <w:rPr>
          <w:rFonts w:ascii="Calibri" w:eastAsia="Times New Roman" w:hAnsi="Calibri" w:cs="Calibri"/>
          <w:kern w:val="0"/>
          <w:lang w:eastAsia="de-DE"/>
          <w14:ligatures w14:val="none"/>
        </w:rPr>
        <w:t xml:space="preserve"> discussed whether the observed effect </w:t>
      </w:r>
      <w:r w:rsidR="002C1BF0">
        <w:rPr>
          <w:rFonts w:ascii="Calibri" w:eastAsia="Times New Roman" w:hAnsi="Calibri" w:cs="Calibri"/>
          <w:kern w:val="0"/>
          <w:lang w:eastAsia="de-DE"/>
          <w14:ligatures w14:val="none"/>
        </w:rPr>
        <w:t>could</w:t>
      </w:r>
      <w:r>
        <w:rPr>
          <w:rFonts w:ascii="Calibri" w:eastAsia="Times New Roman" w:hAnsi="Calibri" w:cs="Calibri"/>
          <w:kern w:val="0"/>
          <w:lang w:eastAsia="de-DE"/>
          <w14:ligatures w14:val="none"/>
        </w:rPr>
        <w:t xml:space="preserve"> be interpreted as</w:t>
      </w:r>
      <w:r w:rsidRPr="001D09A0">
        <w:rPr>
          <w:rFonts w:ascii="Calibri" w:eastAsia="Times New Roman" w:hAnsi="Calibri" w:cs="Calibri"/>
          <w:kern w:val="0"/>
          <w:lang w:eastAsia="de-DE"/>
          <w14:ligatures w14:val="none"/>
        </w:rPr>
        <w:t xml:space="preserve"> clinically meaningful.</w:t>
      </w:r>
    </w:p>
    <w:p w14:paraId="43D19475" w14:textId="77777777" w:rsidR="00F46BFA" w:rsidRDefault="001D09A0" w:rsidP="001D09A0">
      <w:pPr>
        <w:spacing w:before="100" w:beforeAutospacing="1" w:after="100" w:afterAutospacing="1" w:line="480" w:lineRule="auto"/>
        <w:rPr>
          <w:rFonts w:ascii="Calibri" w:eastAsia="Times New Roman" w:hAnsi="Calibri" w:cs="Calibri"/>
          <w:b/>
          <w:bCs/>
          <w:kern w:val="0"/>
          <w:lang w:eastAsia="de-DE"/>
          <w14:ligatures w14:val="none"/>
        </w:rPr>
      </w:pPr>
      <w:r w:rsidRPr="001D09A0">
        <w:rPr>
          <w:rFonts w:ascii="Calibri" w:eastAsia="Times New Roman" w:hAnsi="Calibri" w:cs="Calibri"/>
          <w:b/>
          <w:bCs/>
          <w:kern w:val="0"/>
          <w:lang w:eastAsia="de-DE"/>
          <w14:ligatures w14:val="none"/>
        </w:rPr>
        <w:t>Discussion</w:t>
      </w:r>
    </w:p>
    <w:p w14:paraId="50EE975A" w14:textId="0F3DFA6E" w:rsidR="00F46BFA" w:rsidRDefault="001D09A0" w:rsidP="001D09A0">
      <w:pPr>
        <w:spacing w:before="100" w:beforeAutospacing="1" w:after="100" w:afterAutospacing="1" w:line="480" w:lineRule="auto"/>
        <w:rPr>
          <w:rFonts w:ascii="Calibri" w:eastAsia="Times New Roman" w:hAnsi="Calibri" w:cs="Calibri"/>
          <w:kern w:val="0"/>
          <w:lang w:eastAsia="de-DE"/>
          <w14:ligatures w14:val="none"/>
        </w:rPr>
      </w:pPr>
      <w:r w:rsidRPr="001D09A0">
        <w:rPr>
          <w:rFonts w:ascii="Calibri" w:eastAsia="Times New Roman" w:hAnsi="Calibri" w:cs="Calibri"/>
          <w:kern w:val="0"/>
          <w:lang w:eastAsia="de-DE"/>
          <w14:ligatures w14:val="none"/>
        </w:rPr>
        <w:t xml:space="preserve">Our findings indicate that the crisis in surgical evidence originates </w:t>
      </w:r>
      <w:del w:id="54" w:author="Milo Alan Puhan" w:date="2025-10-29T16:09:00Z" w16du:dateUtc="2025-10-29T15:09:00Z">
        <w:r w:rsidRPr="001D09A0" w:rsidDel="006A4B6D">
          <w:rPr>
            <w:rFonts w:ascii="Calibri" w:eastAsia="Times New Roman" w:hAnsi="Calibri" w:cs="Calibri"/>
            <w:kern w:val="0"/>
            <w:lang w:eastAsia="de-DE"/>
            <w14:ligatures w14:val="none"/>
          </w:rPr>
          <w:delText>long before reporting</w:delText>
        </w:r>
        <w:r w:rsidDel="006A4B6D">
          <w:rPr>
            <w:rFonts w:ascii="Calibri" w:eastAsia="Times New Roman" w:hAnsi="Calibri" w:cs="Calibri"/>
            <w:kern w:val="0"/>
            <w:lang w:eastAsia="de-DE"/>
            <w14:ligatures w14:val="none"/>
          </w:rPr>
          <w:delText xml:space="preserve">, </w:delText>
        </w:r>
      </w:del>
      <w:r w:rsidRPr="001D09A0">
        <w:rPr>
          <w:rFonts w:ascii="Calibri" w:eastAsia="Times New Roman" w:hAnsi="Calibri" w:cs="Calibri"/>
          <w:kern w:val="0"/>
          <w:lang w:eastAsia="de-DE"/>
          <w14:ligatures w14:val="none"/>
        </w:rPr>
        <w:t>at the level of trial planning</w:t>
      </w:r>
      <w:ins w:id="55" w:author="Milo Alan Puhan" w:date="2025-10-29T16:09:00Z" w16du:dateUtc="2025-10-29T15:09:00Z">
        <w:r w:rsidR="006A4B6D">
          <w:rPr>
            <w:rFonts w:ascii="Calibri" w:eastAsia="Times New Roman" w:hAnsi="Calibri" w:cs="Calibri"/>
            <w:kern w:val="0"/>
            <w:lang w:eastAsia="de-DE"/>
            <w14:ligatures w14:val="none"/>
          </w:rPr>
          <w:t xml:space="preserve"> already</w:t>
        </w:r>
      </w:ins>
      <w:r w:rsidRPr="001D09A0">
        <w:rPr>
          <w:rFonts w:ascii="Calibri" w:eastAsia="Times New Roman" w:hAnsi="Calibri" w:cs="Calibri"/>
          <w:kern w:val="0"/>
          <w:lang w:eastAsia="de-DE"/>
          <w14:ligatures w14:val="none"/>
        </w:rPr>
        <w:t>. Core design elements such as study aim</w:t>
      </w:r>
      <w:ins w:id="56" w:author="Milo Alan Puhan" w:date="2025-10-29T16:09:00Z" w16du:dateUtc="2025-10-29T15:09:00Z">
        <w:r w:rsidR="006A4B6D">
          <w:rPr>
            <w:rFonts w:ascii="Calibri" w:eastAsia="Times New Roman" w:hAnsi="Calibri" w:cs="Calibri"/>
            <w:kern w:val="0"/>
            <w:lang w:eastAsia="de-DE"/>
            <w14:ligatures w14:val="none"/>
          </w:rPr>
          <w:t xml:space="preserve">, which </w:t>
        </w:r>
      </w:ins>
      <w:ins w:id="57" w:author="Milo Alan Puhan" w:date="2025-10-29T16:10:00Z" w16du:dateUtc="2025-10-29T15:10:00Z">
        <w:r w:rsidR="006A4B6D">
          <w:rPr>
            <w:rFonts w:ascii="Calibri" w:eastAsia="Times New Roman" w:hAnsi="Calibri" w:cs="Calibri"/>
            <w:kern w:val="0"/>
            <w:lang w:eastAsia="de-DE"/>
            <w14:ligatures w14:val="none"/>
          </w:rPr>
          <w:t xml:space="preserve">is critical to ultimately </w:t>
        </w:r>
        <w:r w:rsidR="00925633">
          <w:rPr>
            <w:rFonts w:ascii="Calibri" w:eastAsia="Times New Roman" w:hAnsi="Calibri" w:cs="Calibri"/>
            <w:kern w:val="0"/>
            <w:lang w:eastAsia="de-DE"/>
            <w14:ligatures w14:val="none"/>
          </w:rPr>
          <w:t>inform surgical decisions,</w:t>
        </w:r>
      </w:ins>
      <w:r w:rsidRPr="001D09A0">
        <w:rPr>
          <w:rFonts w:ascii="Calibri" w:eastAsia="Times New Roman" w:hAnsi="Calibri" w:cs="Calibri"/>
          <w:kern w:val="0"/>
          <w:lang w:eastAsia="de-DE"/>
          <w14:ligatures w14:val="none"/>
        </w:rPr>
        <w:t xml:space="preserve"> and sample size calculation were frequently missing or insufficiently defined in pre-trial documents, undermining both methodological rigor and </w:t>
      </w:r>
      <w:r w:rsidR="00F46BFA">
        <w:rPr>
          <w:rFonts w:ascii="Calibri" w:eastAsia="Times New Roman" w:hAnsi="Calibri" w:cs="Calibri"/>
          <w:kern w:val="0"/>
          <w:lang w:eastAsia="de-DE"/>
          <w14:ligatures w14:val="none"/>
        </w:rPr>
        <w:t>patient-</w:t>
      </w:r>
      <w:del w:id="58" w:author="Milo Alan Puhan" w:date="2025-10-29T16:10:00Z" w16du:dateUtc="2025-10-29T15:10:00Z">
        <w:r w:rsidR="00F46BFA" w:rsidDel="00925633">
          <w:rPr>
            <w:rFonts w:ascii="Calibri" w:eastAsia="Times New Roman" w:hAnsi="Calibri" w:cs="Calibri"/>
            <w:kern w:val="0"/>
            <w:lang w:eastAsia="de-DE"/>
            <w14:ligatures w14:val="none"/>
          </w:rPr>
          <w:delText xml:space="preserve">centered </w:delText>
        </w:r>
      </w:del>
      <w:ins w:id="59" w:author="Milo Alan Puhan" w:date="2025-10-29T16:10:00Z" w16du:dateUtc="2025-10-29T15:10:00Z">
        <w:r w:rsidR="00925633">
          <w:rPr>
            <w:rFonts w:ascii="Calibri" w:eastAsia="Times New Roman" w:hAnsi="Calibri" w:cs="Calibri"/>
            <w:kern w:val="0"/>
            <w:lang w:eastAsia="de-DE"/>
            <w14:ligatures w14:val="none"/>
          </w:rPr>
          <w:t>relevant</w:t>
        </w:r>
        <w:r w:rsidR="00925633">
          <w:rPr>
            <w:rFonts w:ascii="Calibri" w:eastAsia="Times New Roman" w:hAnsi="Calibri" w:cs="Calibri"/>
            <w:kern w:val="0"/>
            <w:lang w:eastAsia="de-DE"/>
            <w14:ligatures w14:val="none"/>
          </w:rPr>
          <w:t xml:space="preserve"> </w:t>
        </w:r>
      </w:ins>
      <w:del w:id="60" w:author="Milo Alan Puhan" w:date="2025-10-29T16:10:00Z" w16du:dateUtc="2025-10-29T15:10:00Z">
        <w:r w:rsidR="00F46BFA" w:rsidDel="00925633">
          <w:rPr>
            <w:rFonts w:ascii="Calibri" w:eastAsia="Times New Roman" w:hAnsi="Calibri" w:cs="Calibri"/>
            <w:kern w:val="0"/>
            <w:lang w:eastAsia="de-DE"/>
            <w14:ligatures w14:val="none"/>
          </w:rPr>
          <w:delText>medicine</w:delText>
        </w:r>
      </w:del>
      <w:ins w:id="61" w:author="Milo Alan Puhan" w:date="2025-10-29T16:10:00Z" w16du:dateUtc="2025-10-29T15:10:00Z">
        <w:r w:rsidR="00925633">
          <w:rPr>
            <w:rFonts w:ascii="Calibri" w:eastAsia="Times New Roman" w:hAnsi="Calibri" w:cs="Calibri"/>
            <w:kern w:val="0"/>
            <w:lang w:eastAsia="de-DE"/>
            <w14:ligatures w14:val="none"/>
          </w:rPr>
          <w:t>research</w:t>
        </w:r>
      </w:ins>
      <w:r w:rsidRPr="001D09A0">
        <w:rPr>
          <w:rFonts w:ascii="Calibri" w:eastAsia="Times New Roman" w:hAnsi="Calibri" w:cs="Calibri"/>
          <w:kern w:val="0"/>
          <w:lang w:eastAsia="de-DE"/>
          <w14:ligatures w14:val="none"/>
        </w:rPr>
        <w:t>.</w:t>
      </w:r>
    </w:p>
    <w:p w14:paraId="663D1081" w14:textId="6C8AA8BE" w:rsidR="00F46BFA" w:rsidRDefault="001D09A0" w:rsidP="001D09A0">
      <w:pPr>
        <w:spacing w:before="100" w:beforeAutospacing="1" w:after="100" w:afterAutospacing="1" w:line="480" w:lineRule="auto"/>
        <w:rPr>
          <w:rFonts w:ascii="Calibri" w:eastAsia="Times New Roman" w:hAnsi="Calibri" w:cs="Calibri"/>
          <w:kern w:val="0"/>
          <w:lang w:eastAsia="de-DE"/>
          <w14:ligatures w14:val="none"/>
        </w:rPr>
      </w:pPr>
      <w:r w:rsidRPr="001D09A0">
        <w:rPr>
          <w:rFonts w:ascii="Calibri" w:eastAsia="Times New Roman" w:hAnsi="Calibri" w:cs="Calibri"/>
          <w:kern w:val="0"/>
          <w:lang w:eastAsia="de-DE"/>
          <w14:ligatures w14:val="none"/>
        </w:rPr>
        <w:t>A sample size calculation is the moment when investigators decide what difference truly matters for the patient. Without this reflection, trials risk being statistically significant yet clinically meaningless. The predominance of superiority designs</w:t>
      </w:r>
      <w:r>
        <w:rPr>
          <w:rFonts w:ascii="Calibri" w:eastAsia="Times New Roman" w:hAnsi="Calibri" w:cs="Calibri"/>
          <w:kern w:val="0"/>
          <w:lang w:eastAsia="de-DE"/>
          <w14:ligatures w14:val="none"/>
        </w:rPr>
        <w:t xml:space="preserve">, </w:t>
      </w:r>
      <w:r w:rsidRPr="001D09A0">
        <w:rPr>
          <w:rFonts w:ascii="Calibri" w:eastAsia="Times New Roman" w:hAnsi="Calibri" w:cs="Calibri"/>
          <w:kern w:val="0"/>
          <w:lang w:eastAsia="de-DE"/>
          <w14:ligatures w14:val="none"/>
        </w:rPr>
        <w:t>most of which fail to show superiority</w:t>
      </w:r>
      <w:r>
        <w:rPr>
          <w:rFonts w:ascii="Calibri" w:eastAsia="Times New Roman" w:hAnsi="Calibri" w:cs="Calibri"/>
          <w:kern w:val="0"/>
          <w:lang w:eastAsia="de-DE"/>
          <w14:ligatures w14:val="none"/>
        </w:rPr>
        <w:t xml:space="preserve">, </w:t>
      </w:r>
      <w:r w:rsidRPr="001D09A0">
        <w:rPr>
          <w:rFonts w:ascii="Calibri" w:eastAsia="Times New Roman" w:hAnsi="Calibri" w:cs="Calibri"/>
          <w:kern w:val="0"/>
          <w:lang w:eastAsia="de-DE"/>
          <w14:ligatures w14:val="none"/>
        </w:rPr>
        <w:t>further indicates that surgical research often asks the wrong question</w:t>
      </w:r>
      <w:ins w:id="62" w:author="Milo Alan Puhan" w:date="2025-10-29T16:10:00Z" w16du:dateUtc="2025-10-29T15:10:00Z">
        <w:r w:rsidR="00F568D5">
          <w:rPr>
            <w:rFonts w:ascii="Calibri" w:eastAsia="Times New Roman" w:hAnsi="Calibri" w:cs="Calibri"/>
            <w:kern w:val="0"/>
            <w:lang w:eastAsia="de-DE"/>
            <w14:ligatures w14:val="none"/>
          </w:rPr>
          <w:t xml:space="preserve"> or at least d</w:t>
        </w:r>
      </w:ins>
      <w:ins w:id="63" w:author="Milo Alan Puhan" w:date="2025-10-29T16:11:00Z" w16du:dateUtc="2025-10-29T15:11:00Z">
        <w:r w:rsidR="00F568D5">
          <w:rPr>
            <w:rFonts w:ascii="Calibri" w:eastAsia="Times New Roman" w:hAnsi="Calibri" w:cs="Calibri"/>
            <w:kern w:val="0"/>
            <w:lang w:eastAsia="de-DE"/>
            <w14:ligatures w14:val="none"/>
          </w:rPr>
          <w:t>oes not reflect on specific decision to be informed</w:t>
        </w:r>
      </w:ins>
      <w:ins w:id="64" w:author="Milo Alan Puhan" w:date="2025-10-29T16:13:00Z" w16du:dateUtc="2025-10-29T15:13:00Z">
        <w:r w:rsidR="0042117F">
          <w:rPr>
            <w:rFonts w:ascii="Calibri" w:eastAsia="Times New Roman" w:hAnsi="Calibri" w:cs="Calibri"/>
            <w:kern w:val="0"/>
            <w:lang w:eastAsia="de-DE"/>
            <w14:ligatures w14:val="none"/>
          </w:rPr>
          <w:t xml:space="preserve"> when deciding between two surgical interventions</w:t>
        </w:r>
      </w:ins>
      <w:ins w:id="65" w:author="Milo Alan Puhan" w:date="2025-10-29T16:11:00Z" w16du:dateUtc="2025-10-29T15:11:00Z">
        <w:r w:rsidR="00F568D5">
          <w:rPr>
            <w:rFonts w:ascii="Calibri" w:eastAsia="Times New Roman" w:hAnsi="Calibri" w:cs="Calibri"/>
            <w:kern w:val="0"/>
            <w:lang w:eastAsia="de-DE"/>
            <w14:ligatures w14:val="none"/>
          </w:rPr>
          <w:t xml:space="preserve"> (e.g. </w:t>
        </w:r>
        <w:r w:rsidR="00342AAE">
          <w:rPr>
            <w:rFonts w:ascii="Calibri" w:eastAsia="Times New Roman" w:hAnsi="Calibri" w:cs="Calibri"/>
            <w:kern w:val="0"/>
            <w:lang w:eastAsia="de-DE"/>
            <w14:ligatures w14:val="none"/>
          </w:rPr>
          <w:t xml:space="preserve">intervention </w:t>
        </w:r>
        <w:commentRangeStart w:id="66"/>
        <w:r w:rsidR="00342AAE">
          <w:rPr>
            <w:rFonts w:ascii="Calibri" w:eastAsia="Times New Roman" w:hAnsi="Calibri" w:cs="Calibri"/>
            <w:kern w:val="0"/>
            <w:lang w:eastAsia="de-DE"/>
            <w14:ligatures w14:val="none"/>
          </w:rPr>
          <w:t>A</w:t>
        </w:r>
      </w:ins>
      <w:commentRangeEnd w:id="66"/>
      <w:ins w:id="67" w:author="Milo Alan Puhan" w:date="2025-10-29T16:13:00Z" w16du:dateUtc="2025-10-29T15:13:00Z">
        <w:r w:rsidR="0042117F">
          <w:rPr>
            <w:rStyle w:val="Kommentarzeichen"/>
          </w:rPr>
          <w:commentReference w:id="66"/>
        </w:r>
      </w:ins>
      <w:ins w:id="68" w:author="Milo Alan Puhan" w:date="2025-10-29T16:11:00Z" w16du:dateUtc="2025-10-29T15:11:00Z">
        <w:r w:rsidR="00342AAE">
          <w:rPr>
            <w:rFonts w:ascii="Calibri" w:eastAsia="Times New Roman" w:hAnsi="Calibri" w:cs="Calibri"/>
            <w:kern w:val="0"/>
            <w:lang w:eastAsia="de-DE"/>
            <w14:ligatures w14:val="none"/>
          </w:rPr>
          <w:t xml:space="preserve"> is not inferior in terms of cancer free survival (non-infe</w:t>
        </w:r>
      </w:ins>
      <w:ins w:id="69" w:author="Milo Alan Puhan" w:date="2025-10-29T16:12:00Z" w16du:dateUtc="2025-10-29T15:12:00Z">
        <w:r w:rsidR="00342AAE">
          <w:rPr>
            <w:rFonts w:ascii="Calibri" w:eastAsia="Times New Roman" w:hAnsi="Calibri" w:cs="Calibri"/>
            <w:kern w:val="0"/>
            <w:lang w:eastAsia="de-DE"/>
            <w14:ligatures w14:val="none"/>
          </w:rPr>
          <w:t xml:space="preserve">riority) compared to intervention B, but </w:t>
        </w:r>
      </w:ins>
      <w:del w:id="70" w:author="Milo Alan Puhan" w:date="2025-10-29T16:10:00Z" w16du:dateUtc="2025-10-29T15:10:00Z">
        <w:r w:rsidRPr="001D09A0" w:rsidDel="00F568D5">
          <w:rPr>
            <w:rFonts w:ascii="Calibri" w:eastAsia="Times New Roman" w:hAnsi="Calibri" w:cs="Calibri"/>
            <w:kern w:val="0"/>
            <w:lang w:eastAsia="de-DE"/>
            <w14:ligatures w14:val="none"/>
          </w:rPr>
          <w:delText>.</w:delText>
        </w:r>
      </w:del>
      <w:ins w:id="71" w:author="Milo Alan Puhan" w:date="2025-10-29T16:12:00Z" w16du:dateUtc="2025-10-29T15:12:00Z">
        <w:r w:rsidR="00342AAE">
          <w:rPr>
            <w:rFonts w:ascii="Calibri" w:eastAsia="Times New Roman" w:hAnsi="Calibri" w:cs="Calibri"/>
            <w:kern w:val="0"/>
            <w:lang w:eastAsia="de-DE"/>
            <w14:ligatures w14:val="none"/>
          </w:rPr>
          <w:t>superior in terms of postoperative morbidity).</w:t>
        </w:r>
      </w:ins>
    </w:p>
    <w:p w14:paraId="6F1E8067" w14:textId="77777777" w:rsidR="00F46BFA" w:rsidRDefault="001D09A0" w:rsidP="00F46BFA">
      <w:pPr>
        <w:spacing w:before="100" w:beforeAutospacing="1" w:after="100" w:afterAutospacing="1" w:line="480" w:lineRule="auto"/>
        <w:rPr>
          <w:rFonts w:ascii="Calibri" w:eastAsia="Times New Roman" w:hAnsi="Calibri" w:cs="Calibri"/>
          <w:b/>
          <w:bCs/>
          <w:kern w:val="0"/>
          <w:lang w:eastAsia="de-DE"/>
          <w14:ligatures w14:val="none"/>
        </w:rPr>
      </w:pPr>
      <w:r w:rsidRPr="001D09A0">
        <w:rPr>
          <w:rFonts w:ascii="Calibri" w:eastAsia="Times New Roman" w:hAnsi="Calibri" w:cs="Calibri"/>
          <w:b/>
          <w:bCs/>
          <w:kern w:val="0"/>
          <w:lang w:eastAsia="de-DE"/>
          <w14:ligatures w14:val="none"/>
        </w:rPr>
        <w:t>Conclusion</w:t>
      </w:r>
    </w:p>
    <w:p w14:paraId="5E3A0CB6" w14:textId="50EB3DF0" w:rsidR="00545285" w:rsidRPr="00F46BFA" w:rsidRDefault="002C1BF0" w:rsidP="002C1BF0">
      <w:pPr>
        <w:spacing w:before="100" w:beforeAutospacing="1" w:after="100" w:afterAutospacing="1" w:line="480" w:lineRule="auto"/>
        <w:rPr>
          <w:rFonts w:ascii="Calibri" w:eastAsia="Times New Roman" w:hAnsi="Calibri" w:cs="Calibri"/>
          <w:b/>
          <w:bCs/>
          <w:kern w:val="0"/>
          <w:lang w:eastAsia="de-DE"/>
          <w14:ligatures w14:val="none"/>
        </w:rPr>
      </w:pPr>
      <w:r w:rsidRPr="002C1BF0">
        <w:rPr>
          <w:rFonts w:ascii="Calibri" w:eastAsia="Times New Roman" w:hAnsi="Calibri" w:cs="Calibri"/>
          <w:kern w:val="0"/>
          <w:lang w:eastAsia="de-DE"/>
          <w14:ligatures w14:val="none"/>
        </w:rPr>
        <w:t xml:space="preserve">Surgical trials must operationalize clinical relevance from the outset. Investigators should define clear patient-centered objectives, justify effect sizes by what matters to patients, choose designs aligned with the clinical </w:t>
      </w:r>
      <w:del w:id="72" w:author="Milo Alan Puhan" w:date="2025-10-29T16:13:00Z" w16du:dateUtc="2025-10-29T15:13:00Z">
        <w:r w:rsidRPr="002C1BF0" w:rsidDel="00E91A07">
          <w:rPr>
            <w:rFonts w:ascii="Calibri" w:eastAsia="Times New Roman" w:hAnsi="Calibri" w:cs="Calibri"/>
            <w:kern w:val="0"/>
            <w:lang w:eastAsia="de-DE"/>
            <w14:ligatures w14:val="none"/>
          </w:rPr>
          <w:delText>question</w:delText>
        </w:r>
      </w:del>
      <w:ins w:id="73" w:author="Milo Alan Puhan" w:date="2025-10-29T16:13:00Z" w16du:dateUtc="2025-10-29T15:13:00Z">
        <w:r w:rsidR="00E91A07">
          <w:rPr>
            <w:rFonts w:ascii="Calibri" w:eastAsia="Times New Roman" w:hAnsi="Calibri" w:cs="Calibri"/>
            <w:kern w:val="0"/>
            <w:lang w:eastAsia="de-DE"/>
            <w14:ligatures w14:val="none"/>
          </w:rPr>
          <w:t>decision to be informed</w:t>
        </w:r>
      </w:ins>
      <w:r>
        <w:rPr>
          <w:rFonts w:ascii="Calibri" w:eastAsia="Times New Roman" w:hAnsi="Calibri" w:cs="Calibri"/>
          <w:kern w:val="0"/>
          <w:lang w:eastAsia="de-DE"/>
          <w14:ligatures w14:val="none"/>
        </w:rPr>
        <w:t xml:space="preserve">, </w:t>
      </w:r>
      <w:r w:rsidRPr="002C1BF0">
        <w:rPr>
          <w:rFonts w:ascii="Calibri" w:eastAsia="Times New Roman" w:hAnsi="Calibri" w:cs="Calibri"/>
          <w:kern w:val="0"/>
          <w:lang w:eastAsia="de-DE"/>
          <w14:ligatures w14:val="none"/>
        </w:rPr>
        <w:t xml:space="preserve">including non-inferiority </w:t>
      </w:r>
      <w:del w:id="74" w:author="Milo Alan Puhan" w:date="2025-10-29T16:13:00Z" w16du:dateUtc="2025-10-29T15:13:00Z">
        <w:r w:rsidRPr="002C1BF0" w:rsidDel="00E91A07">
          <w:rPr>
            <w:rFonts w:ascii="Calibri" w:eastAsia="Times New Roman" w:hAnsi="Calibri" w:cs="Calibri"/>
            <w:kern w:val="0"/>
            <w:lang w:eastAsia="de-DE"/>
            <w14:ligatures w14:val="none"/>
          </w:rPr>
          <w:delText>when safety or feasibility is paramount</w:delText>
        </w:r>
      </w:del>
      <w:ins w:id="75" w:author="Milo Alan Puhan" w:date="2025-10-29T16:13:00Z" w16du:dateUtc="2025-10-29T15:13:00Z">
        <w:r w:rsidR="00E91A07">
          <w:rPr>
            <w:rFonts w:ascii="Calibri" w:eastAsia="Times New Roman" w:hAnsi="Calibri" w:cs="Calibri"/>
            <w:kern w:val="0"/>
            <w:lang w:eastAsia="de-DE"/>
            <w14:ligatures w14:val="none"/>
          </w:rPr>
          <w:t>or superiority f</w:t>
        </w:r>
      </w:ins>
      <w:ins w:id="76" w:author="Milo Alan Puhan" w:date="2025-10-29T16:14:00Z" w16du:dateUtc="2025-10-29T15:14:00Z">
        <w:r w:rsidR="00E91A07">
          <w:rPr>
            <w:rFonts w:ascii="Calibri" w:eastAsia="Times New Roman" w:hAnsi="Calibri" w:cs="Calibri"/>
            <w:kern w:val="0"/>
            <w:lang w:eastAsia="de-DE"/>
            <w14:ligatures w14:val="none"/>
          </w:rPr>
          <w:t>or primary and secondary outcomes</w:t>
        </w:r>
      </w:ins>
      <w:r>
        <w:rPr>
          <w:rFonts w:ascii="Calibri" w:eastAsia="Times New Roman" w:hAnsi="Calibri" w:cs="Calibri"/>
          <w:kern w:val="0"/>
          <w:lang w:eastAsia="de-DE"/>
          <w14:ligatures w14:val="none"/>
        </w:rPr>
        <w:t xml:space="preserve">, </w:t>
      </w:r>
      <w:r w:rsidRPr="002C1BF0">
        <w:rPr>
          <w:rFonts w:ascii="Calibri" w:eastAsia="Times New Roman" w:hAnsi="Calibri" w:cs="Calibri"/>
          <w:kern w:val="0"/>
          <w:lang w:eastAsia="de-DE"/>
          <w14:ligatures w14:val="none"/>
        </w:rPr>
        <w:t xml:space="preserve">and commit to interpreting results against prespecified clinical thresholds rather than p-values alone. Embedding these choices in pre-trial documents will strengthen </w:t>
      </w:r>
      <w:r w:rsidRPr="002C1BF0">
        <w:rPr>
          <w:rFonts w:ascii="Calibri" w:eastAsia="Times New Roman" w:hAnsi="Calibri" w:cs="Calibri"/>
          <w:kern w:val="0"/>
          <w:lang w:eastAsia="de-DE"/>
          <w14:ligatures w14:val="none"/>
        </w:rPr>
        <w:lastRenderedPageBreak/>
        <w:t>transparency, improve interpretability, and convert publishable studies into practice-changing evidence.</w:t>
      </w:r>
    </w:p>
    <w:sectPr w:rsidR="00545285" w:rsidRPr="00F46BFA">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lo Alan Puhan" w:date="2025-10-29T15:53:00Z" w:initials="MP">
    <w:p w14:paraId="4DE18888" w14:textId="77777777" w:rsidR="00CD1849" w:rsidRDefault="00252659" w:rsidP="00CD1849">
      <w:pPr>
        <w:pStyle w:val="Kommentartext"/>
      </w:pPr>
      <w:r>
        <w:rPr>
          <w:rStyle w:val="Kommentarzeichen"/>
        </w:rPr>
        <w:annotationRef/>
      </w:r>
      <w:r w:rsidR="00CD1849">
        <w:t>This second part does not fit so well, would rather say someting like this</w:t>
      </w:r>
    </w:p>
  </w:comment>
  <w:comment w:id="20" w:author="fariba abbassi" w:date="2025-10-28T18:25:00Z" w:initials="fa">
    <w:p w14:paraId="04A61EC3" w14:textId="1E20D4D4" w:rsidR="001D09A0" w:rsidRDefault="001D09A0" w:rsidP="001D09A0">
      <w:r>
        <w:rPr>
          <w:rStyle w:val="Kommentarzeichen"/>
        </w:rPr>
        <w:annotationRef/>
      </w:r>
      <w:r>
        <w:rPr>
          <w:sz w:val="20"/>
          <w:szCs w:val="20"/>
        </w:rPr>
        <w:t>mir ist noch keine gute "Schein-justification" in den sinn gekommen, warum wir nur studien untersuchten, welche den CCI als EP benutzten...</w:t>
      </w:r>
    </w:p>
  </w:comment>
  <w:comment w:id="24" w:author="fariba abbassi" w:date="2025-10-28T18:24:00Z" w:initials="fa">
    <w:p w14:paraId="341CEF97" w14:textId="1631530F" w:rsidR="001D09A0" w:rsidRDefault="001D09A0" w:rsidP="001D09A0">
      <w:r>
        <w:rPr>
          <w:rStyle w:val="Kommentarzeichen"/>
        </w:rPr>
        <w:annotationRef/>
      </w:r>
      <w:r>
        <w:rPr>
          <w:sz w:val="20"/>
          <w:szCs w:val="20"/>
        </w:rPr>
        <w:t>wahrscheinlich streichen, oder?</w:t>
      </w:r>
    </w:p>
  </w:comment>
  <w:comment w:id="25" w:author="Milo Alan Puhan" w:date="2025-10-29T15:59:00Z" w:initials="MP">
    <w:p w14:paraId="274AD4CA" w14:textId="77777777" w:rsidR="00D33C1E" w:rsidRDefault="00D33C1E" w:rsidP="00D33C1E">
      <w:pPr>
        <w:pStyle w:val="Kommentartext"/>
      </w:pPr>
      <w:r>
        <w:rPr>
          <w:rStyle w:val="Kommentarzeichen"/>
        </w:rPr>
        <w:annotationRef/>
      </w:r>
      <w:r>
        <w:t>Yes, CCI muss gar nicht rein hier</w:t>
      </w:r>
    </w:p>
  </w:comment>
  <w:comment w:id="30" w:author="fariba abbassi" w:date="2025-10-28T18:25:00Z" w:initials="fa">
    <w:p w14:paraId="532A2AFD" w14:textId="4C333B81" w:rsidR="00D33C1E" w:rsidRDefault="00D33C1E" w:rsidP="00D33C1E">
      <w:r>
        <w:rPr>
          <w:rStyle w:val="Kommentarzeichen"/>
        </w:rPr>
        <w:annotationRef/>
      </w:r>
      <w:r>
        <w:rPr>
          <w:sz w:val="20"/>
          <w:szCs w:val="20"/>
        </w:rPr>
        <w:t>mir ist noch keine gute "Schein-justification" in den sinn gekommen, warum wir nur studien untersuchten, welche den CCI als EP benutzten...</w:t>
      </w:r>
    </w:p>
  </w:comment>
  <w:comment w:id="31" w:author="Milo Alan Puhan" w:date="2025-10-29T16:04:00Z" w:initials="MP">
    <w:p w14:paraId="5401706D" w14:textId="77777777" w:rsidR="00F931D4" w:rsidRDefault="00F931D4" w:rsidP="00F931D4">
      <w:pPr>
        <w:pStyle w:val="Kommentartext"/>
      </w:pPr>
      <w:r>
        <w:rPr>
          <w:rStyle w:val="Kommentarzeichen"/>
        </w:rPr>
        <w:annotationRef/>
      </w:r>
      <w:r>
        <w:t>Weiss nicht ob überzeugend aber wir könnten argumenteiren, dass wir ein  Set von trials nehmen wo zumind. Ein patient important outcome, der CCI, benutzt wurde. Dies macht die Selektion more comparable und man kann argurmentieren, dass man zumind das potential setzt relevant zu sein</w:t>
      </w:r>
    </w:p>
  </w:comment>
  <w:comment w:id="43" w:author="fariba abbassi" w:date="2025-10-29T08:10:00Z" w:initials="fa">
    <w:p w14:paraId="3ECD8703" w14:textId="2A1ECE50" w:rsidR="00F46BFA" w:rsidRDefault="00F46BFA" w:rsidP="00F46BFA">
      <w:r>
        <w:rPr>
          <w:rStyle w:val="Kommentarzeichen"/>
        </w:rPr>
        <w:annotationRef/>
      </w:r>
      <w:r>
        <w:rPr>
          <w:sz w:val="20"/>
          <w:szCs w:val="20"/>
        </w:rPr>
        <w:t>should we do this only for studies with CCI as primary EP or with all studies?</w:t>
      </w:r>
    </w:p>
  </w:comment>
  <w:comment w:id="44" w:author="Milo Alan Puhan" w:date="2025-10-29T16:07:00Z" w:initials="MP">
    <w:p w14:paraId="7A496311" w14:textId="77777777" w:rsidR="001B2A06" w:rsidRDefault="001B2A06" w:rsidP="001B2A06">
      <w:pPr>
        <w:pStyle w:val="Kommentartext"/>
      </w:pPr>
      <w:r>
        <w:rPr>
          <w:rStyle w:val="Kommentarzeichen"/>
        </w:rPr>
        <w:annotationRef/>
      </w:r>
      <w:r>
        <w:t>For all studies, I would take away the focus from the CCI a bit as above since this selection is not optimal</w:t>
      </w:r>
    </w:p>
  </w:comment>
  <w:comment w:id="48" w:author="Milo Alan Puhan" w:date="2025-10-29T16:16:00Z" w:initials="MP">
    <w:p w14:paraId="06ADDC84" w14:textId="77777777" w:rsidR="001F7FEA" w:rsidRDefault="001F7FEA" w:rsidP="001F7FEA">
      <w:pPr>
        <w:pStyle w:val="Kommentartext"/>
      </w:pPr>
      <w:r>
        <w:rPr>
          <w:rStyle w:val="Kommentarzeichen"/>
        </w:rPr>
        <w:annotationRef/>
      </w:r>
      <w:r>
        <w:t xml:space="preserve">Once we have settled on the final story we could tailor the resdults a bit more towards that </w:t>
      </w:r>
    </w:p>
  </w:comment>
  <w:comment w:id="49" w:author="fariba abbassi" w:date="2025-10-28T18:02:00Z" w:initials="fa">
    <w:p w14:paraId="32A0BB2B" w14:textId="179828A3" w:rsidR="00F46BFA" w:rsidRDefault="001D09A0" w:rsidP="00F46BFA">
      <w:r>
        <w:rPr>
          <w:rStyle w:val="Kommentarzeichen"/>
        </w:rPr>
        <w:annotationRef/>
      </w:r>
      <w:r w:rsidR="00F46BFA">
        <w:rPr>
          <w:sz w:val="20"/>
          <w:szCs w:val="20"/>
        </w:rPr>
        <w:t>we could provide a table with this information, grouped by pre-trial document type, to show, that especially registry records are of very poor quality, while published protocols provide much more information.</w:t>
      </w:r>
    </w:p>
  </w:comment>
  <w:comment w:id="51" w:author="fariba abbassi" w:date="2025-10-29T08:43:00Z" w:initials="fa">
    <w:p w14:paraId="2D807B59" w14:textId="77777777" w:rsidR="002C1BF0" w:rsidRDefault="002C1BF0" w:rsidP="002C1BF0">
      <w:r>
        <w:rPr>
          <w:rStyle w:val="Kommentarzeichen"/>
        </w:rPr>
        <w:annotationRef/>
      </w:r>
      <w:r>
        <w:rPr>
          <w:sz w:val="20"/>
          <w:szCs w:val="20"/>
        </w:rPr>
        <w:t>“Should we include only trials that explicitly identify themselves as superiority trials, or also those that can be inferred to be superiority trials on the basis of their statistical methods?”</w:t>
      </w:r>
    </w:p>
  </w:comment>
  <w:comment w:id="52" w:author="Milo Alan Puhan" w:date="2025-10-29T16:08:00Z" w:initials="MP">
    <w:p w14:paraId="40B2B6CC" w14:textId="77777777" w:rsidR="004048B6" w:rsidRDefault="004048B6" w:rsidP="004048B6">
      <w:pPr>
        <w:pStyle w:val="Kommentartext"/>
      </w:pPr>
      <w:r>
        <w:rPr>
          <w:rStyle w:val="Kommentarzeichen"/>
        </w:rPr>
        <w:annotationRef/>
      </w:r>
      <w:r>
        <w:t>Would take all</w:t>
      </w:r>
    </w:p>
  </w:comment>
  <w:comment w:id="50" w:author="fariba abbassi" w:date="2025-10-28T18:16:00Z" w:initials="fa">
    <w:p w14:paraId="45236FB7" w14:textId="38AA46FD" w:rsidR="00F46BFA" w:rsidRDefault="001D09A0" w:rsidP="00F46BFA">
      <w:r>
        <w:rPr>
          <w:rStyle w:val="Kommentarzeichen"/>
        </w:rPr>
        <w:annotationRef/>
      </w:r>
      <w:r w:rsidR="00F46BFA">
        <w:rPr>
          <w:sz w:val="20"/>
          <w:szCs w:val="20"/>
        </w:rPr>
        <w:t>In this version, this section does not only include studies with CCI as the primary endpoint, but also studies with other primary endpoints... The question is whether this makes sense, or whether we should only report on the superiority trials with CCI as the primary endpoint. We have only 4 superiority studies with CCI as 1st EP,  that showed statistically significant results.</w:t>
      </w:r>
    </w:p>
  </w:comment>
  <w:comment w:id="53" w:author="fariba abbassi" w:date="2025-10-28T18:19:00Z" w:initials="fa">
    <w:p w14:paraId="681D8D31" w14:textId="7F6CC1E4" w:rsidR="001D09A0" w:rsidRDefault="001D09A0" w:rsidP="001D09A0">
      <w:r>
        <w:rPr>
          <w:rStyle w:val="Kommentarzeichen"/>
        </w:rPr>
        <w:annotationRef/>
      </w:r>
      <w:r>
        <w:rPr>
          <w:sz w:val="20"/>
          <w:szCs w:val="20"/>
        </w:rPr>
        <w:t xml:space="preserve">We have not evaluated this information yet for studies not using the CCI as 1st EP. So if it makes sense to include studies with other endpoints in this part of the analysis, we still need to collect this information </w:t>
      </w:r>
    </w:p>
  </w:comment>
  <w:comment w:id="66" w:author="Milo Alan Puhan" w:date="2025-10-29T16:13:00Z" w:initials="MP">
    <w:p w14:paraId="6A5ED82E" w14:textId="77777777" w:rsidR="0042117F" w:rsidRDefault="0042117F" w:rsidP="0042117F">
      <w:pPr>
        <w:pStyle w:val="Kommentartext"/>
      </w:pPr>
      <w:r>
        <w:rPr>
          <w:rStyle w:val="Kommentarzeichen"/>
        </w:rPr>
        <w:annotationRef/>
      </w:r>
      <w:r>
        <w:t>Not sure if can make space for such a statement but this would make it clear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E18888" w15:done="0"/>
  <w15:commentEx w15:paraId="04A61EC3" w15:done="0"/>
  <w15:commentEx w15:paraId="341CEF97" w15:done="0"/>
  <w15:commentEx w15:paraId="274AD4CA" w15:paraIdParent="341CEF97" w15:done="0"/>
  <w15:commentEx w15:paraId="532A2AFD" w15:done="0"/>
  <w15:commentEx w15:paraId="5401706D" w15:paraIdParent="532A2AFD" w15:done="0"/>
  <w15:commentEx w15:paraId="3ECD8703" w15:done="0"/>
  <w15:commentEx w15:paraId="7A496311" w15:paraIdParent="3ECD8703" w15:done="0"/>
  <w15:commentEx w15:paraId="06ADDC84" w15:done="0"/>
  <w15:commentEx w15:paraId="32A0BB2B" w15:done="0"/>
  <w15:commentEx w15:paraId="2D807B59" w15:done="0"/>
  <w15:commentEx w15:paraId="40B2B6CC" w15:paraIdParent="2D807B59" w15:done="0"/>
  <w15:commentEx w15:paraId="45236FB7" w15:done="0"/>
  <w15:commentEx w15:paraId="681D8D31" w15:done="0"/>
  <w15:commentEx w15:paraId="6A5ED8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050530" w16cex:dateUtc="2025-10-29T14:53:00Z"/>
  <w16cex:commentExtensible w16cex:durableId="6ED58635" w16cex:dateUtc="2025-10-28T17:25:00Z"/>
  <w16cex:commentExtensible w16cex:durableId="51425B38" w16cex:dateUtc="2025-10-28T17:24:00Z"/>
  <w16cex:commentExtensible w16cex:durableId="52062573" w16cex:dateUtc="2025-10-29T14:59:00Z"/>
  <w16cex:commentExtensible w16cex:durableId="5EB0E581" w16cex:dateUtc="2025-10-28T17:25:00Z"/>
  <w16cex:commentExtensible w16cex:durableId="2D3540CD" w16cex:dateUtc="2025-10-29T15:04:00Z"/>
  <w16cex:commentExtensible w16cex:durableId="4704B760" w16cex:dateUtc="2025-10-29T07:10:00Z"/>
  <w16cex:commentExtensible w16cex:durableId="696CAC9B" w16cex:dateUtc="2025-10-29T15:07:00Z"/>
  <w16cex:commentExtensible w16cex:durableId="5FA4DA32" w16cex:dateUtc="2025-10-29T15:16:00Z"/>
  <w16cex:commentExtensible w16cex:durableId="4E07BE60" w16cex:dateUtc="2025-10-28T17:02:00Z"/>
  <w16cex:commentExtensible w16cex:durableId="651E9752" w16cex:dateUtc="2025-10-29T07:43:00Z"/>
  <w16cex:commentExtensible w16cex:durableId="45C5BBA3" w16cex:dateUtc="2025-10-29T15:08:00Z"/>
  <w16cex:commentExtensible w16cex:durableId="263A55C8" w16cex:dateUtc="2025-10-28T17:16:00Z"/>
  <w16cex:commentExtensible w16cex:durableId="18251492" w16cex:dateUtc="2025-10-28T17:19:00Z"/>
  <w16cex:commentExtensible w16cex:durableId="4CE70CF1" w16cex:dateUtc="2025-10-29T15: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E18888" w16cid:durableId="08050530"/>
  <w16cid:commentId w16cid:paraId="04A61EC3" w16cid:durableId="6ED58635"/>
  <w16cid:commentId w16cid:paraId="341CEF97" w16cid:durableId="51425B38"/>
  <w16cid:commentId w16cid:paraId="274AD4CA" w16cid:durableId="52062573"/>
  <w16cid:commentId w16cid:paraId="532A2AFD" w16cid:durableId="5EB0E581"/>
  <w16cid:commentId w16cid:paraId="5401706D" w16cid:durableId="2D3540CD"/>
  <w16cid:commentId w16cid:paraId="3ECD8703" w16cid:durableId="4704B760"/>
  <w16cid:commentId w16cid:paraId="7A496311" w16cid:durableId="696CAC9B"/>
  <w16cid:commentId w16cid:paraId="06ADDC84" w16cid:durableId="5FA4DA32"/>
  <w16cid:commentId w16cid:paraId="32A0BB2B" w16cid:durableId="4E07BE60"/>
  <w16cid:commentId w16cid:paraId="2D807B59" w16cid:durableId="651E9752"/>
  <w16cid:commentId w16cid:paraId="40B2B6CC" w16cid:durableId="45C5BBA3"/>
  <w16cid:commentId w16cid:paraId="45236FB7" w16cid:durableId="263A55C8"/>
  <w16cid:commentId w16cid:paraId="681D8D31" w16cid:durableId="18251492"/>
  <w16cid:commentId w16cid:paraId="6A5ED82E" w16cid:durableId="4CE70CF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lo Alan Puhan">
    <w15:presenceInfo w15:providerId="AD" w15:userId="S::miloalan.puhan@uzh.ch::f7c67eeb-100a-4a00-a77c-7e2ae2a8c130"/>
  </w15:person>
  <w15:person w15:author="fariba abbassi">
    <w15:presenceInfo w15:providerId="Windows Live" w15:userId="343280d3660d6d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A0"/>
    <w:rsid w:val="00030067"/>
    <w:rsid w:val="0003527F"/>
    <w:rsid w:val="0006139C"/>
    <w:rsid w:val="00070B1D"/>
    <w:rsid w:val="00090360"/>
    <w:rsid w:val="000953A6"/>
    <w:rsid w:val="00097855"/>
    <w:rsid w:val="000D321A"/>
    <w:rsid w:val="000E21D2"/>
    <w:rsid w:val="000E240F"/>
    <w:rsid w:val="000F66FA"/>
    <w:rsid w:val="00120B60"/>
    <w:rsid w:val="0015142E"/>
    <w:rsid w:val="00167844"/>
    <w:rsid w:val="001B2A06"/>
    <w:rsid w:val="001B7687"/>
    <w:rsid w:val="001D09A0"/>
    <w:rsid w:val="001D6A53"/>
    <w:rsid w:val="001E6CD4"/>
    <w:rsid w:val="001F68EF"/>
    <w:rsid w:val="001F7FEA"/>
    <w:rsid w:val="002239BB"/>
    <w:rsid w:val="00226B94"/>
    <w:rsid w:val="00252659"/>
    <w:rsid w:val="00270439"/>
    <w:rsid w:val="00284156"/>
    <w:rsid w:val="002A0DDB"/>
    <w:rsid w:val="002A25DF"/>
    <w:rsid w:val="002B3B49"/>
    <w:rsid w:val="002C1064"/>
    <w:rsid w:val="002C1BF0"/>
    <w:rsid w:val="00301AE3"/>
    <w:rsid w:val="00314AC0"/>
    <w:rsid w:val="00342AAE"/>
    <w:rsid w:val="0037403F"/>
    <w:rsid w:val="00385B81"/>
    <w:rsid w:val="00395FC8"/>
    <w:rsid w:val="003A242F"/>
    <w:rsid w:val="003B7943"/>
    <w:rsid w:val="003D6348"/>
    <w:rsid w:val="004048B6"/>
    <w:rsid w:val="004062C0"/>
    <w:rsid w:val="00416E69"/>
    <w:rsid w:val="0042117F"/>
    <w:rsid w:val="00485EE9"/>
    <w:rsid w:val="004A2FCA"/>
    <w:rsid w:val="004E6BC9"/>
    <w:rsid w:val="00510C46"/>
    <w:rsid w:val="0053120D"/>
    <w:rsid w:val="00535A24"/>
    <w:rsid w:val="00545285"/>
    <w:rsid w:val="0056396C"/>
    <w:rsid w:val="00566C89"/>
    <w:rsid w:val="00581168"/>
    <w:rsid w:val="005A29E4"/>
    <w:rsid w:val="005A3D11"/>
    <w:rsid w:val="005B1523"/>
    <w:rsid w:val="005D0BCD"/>
    <w:rsid w:val="005E0239"/>
    <w:rsid w:val="005E7A84"/>
    <w:rsid w:val="006026BD"/>
    <w:rsid w:val="0060635A"/>
    <w:rsid w:val="00623FCB"/>
    <w:rsid w:val="00630581"/>
    <w:rsid w:val="00650DB0"/>
    <w:rsid w:val="00665F21"/>
    <w:rsid w:val="00672165"/>
    <w:rsid w:val="00677150"/>
    <w:rsid w:val="006778E6"/>
    <w:rsid w:val="006947EA"/>
    <w:rsid w:val="006A4B6D"/>
    <w:rsid w:val="006B491A"/>
    <w:rsid w:val="006C09EE"/>
    <w:rsid w:val="00715474"/>
    <w:rsid w:val="0071640D"/>
    <w:rsid w:val="007218EB"/>
    <w:rsid w:val="00734E55"/>
    <w:rsid w:val="00746DE9"/>
    <w:rsid w:val="00762C11"/>
    <w:rsid w:val="00797FBB"/>
    <w:rsid w:val="007D42E0"/>
    <w:rsid w:val="007D6959"/>
    <w:rsid w:val="008026AA"/>
    <w:rsid w:val="008455AE"/>
    <w:rsid w:val="0088584E"/>
    <w:rsid w:val="008A32FE"/>
    <w:rsid w:val="008C4E41"/>
    <w:rsid w:val="008E65FE"/>
    <w:rsid w:val="00904B93"/>
    <w:rsid w:val="00921A89"/>
    <w:rsid w:val="00925633"/>
    <w:rsid w:val="009350A3"/>
    <w:rsid w:val="00942466"/>
    <w:rsid w:val="009D503D"/>
    <w:rsid w:val="009F4126"/>
    <w:rsid w:val="00A047B3"/>
    <w:rsid w:val="00A17F3A"/>
    <w:rsid w:val="00A21BAC"/>
    <w:rsid w:val="00A21DC6"/>
    <w:rsid w:val="00A43CAB"/>
    <w:rsid w:val="00A6083C"/>
    <w:rsid w:val="00AB5731"/>
    <w:rsid w:val="00AD333C"/>
    <w:rsid w:val="00AD5EA4"/>
    <w:rsid w:val="00AD782E"/>
    <w:rsid w:val="00AF0D29"/>
    <w:rsid w:val="00B0759F"/>
    <w:rsid w:val="00B35645"/>
    <w:rsid w:val="00B4520F"/>
    <w:rsid w:val="00B5111A"/>
    <w:rsid w:val="00B62F21"/>
    <w:rsid w:val="00B7001D"/>
    <w:rsid w:val="00B7010B"/>
    <w:rsid w:val="00B81A9A"/>
    <w:rsid w:val="00B8768C"/>
    <w:rsid w:val="00B9628A"/>
    <w:rsid w:val="00B97839"/>
    <w:rsid w:val="00BD6375"/>
    <w:rsid w:val="00BF5D66"/>
    <w:rsid w:val="00CB17F6"/>
    <w:rsid w:val="00CD1849"/>
    <w:rsid w:val="00CD555F"/>
    <w:rsid w:val="00CD6EDC"/>
    <w:rsid w:val="00CD7C3E"/>
    <w:rsid w:val="00D14F2C"/>
    <w:rsid w:val="00D25F73"/>
    <w:rsid w:val="00D331D0"/>
    <w:rsid w:val="00D33C1E"/>
    <w:rsid w:val="00D6305F"/>
    <w:rsid w:val="00D66E39"/>
    <w:rsid w:val="00D67D58"/>
    <w:rsid w:val="00D82151"/>
    <w:rsid w:val="00DD1D21"/>
    <w:rsid w:val="00E0311A"/>
    <w:rsid w:val="00E3182D"/>
    <w:rsid w:val="00E529A4"/>
    <w:rsid w:val="00E702BE"/>
    <w:rsid w:val="00E82283"/>
    <w:rsid w:val="00E84E0C"/>
    <w:rsid w:val="00E91A07"/>
    <w:rsid w:val="00EA071D"/>
    <w:rsid w:val="00EA48F6"/>
    <w:rsid w:val="00EC6227"/>
    <w:rsid w:val="00F02BC4"/>
    <w:rsid w:val="00F35634"/>
    <w:rsid w:val="00F46BFA"/>
    <w:rsid w:val="00F568D5"/>
    <w:rsid w:val="00F74252"/>
    <w:rsid w:val="00F931D4"/>
    <w:rsid w:val="00F96FE8"/>
    <w:rsid w:val="00FB1C60"/>
    <w:rsid w:val="00FB65C1"/>
    <w:rsid w:val="00FC7739"/>
    <w:rsid w:val="00FD45E8"/>
    <w:rsid w:val="00FE5F1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BC828"/>
  <w15:chartTrackingRefBased/>
  <w15:docId w15:val="{1534387F-FA98-4E40-BBAE-ED878A789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paragraph" w:styleId="berschrift1">
    <w:name w:val="heading 1"/>
    <w:basedOn w:val="Standard"/>
    <w:next w:val="Standard"/>
    <w:link w:val="berschrift1Zchn"/>
    <w:uiPriority w:val="9"/>
    <w:qFormat/>
    <w:rsid w:val="001D0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D0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1D09A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D09A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D09A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D09A0"/>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D09A0"/>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D09A0"/>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D09A0"/>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D09A0"/>
    <w:rPr>
      <w:rFonts w:asciiTheme="majorHAnsi" w:eastAsiaTheme="majorEastAsia" w:hAnsiTheme="majorHAnsi" w:cstheme="majorBidi"/>
      <w:color w:val="0F4761" w:themeColor="accent1" w:themeShade="BF"/>
      <w:sz w:val="40"/>
      <w:szCs w:val="40"/>
      <w:lang w:val="en-US"/>
    </w:rPr>
  </w:style>
  <w:style w:type="character" w:customStyle="1" w:styleId="berschrift2Zchn">
    <w:name w:val="Überschrift 2 Zchn"/>
    <w:basedOn w:val="Absatz-Standardschriftart"/>
    <w:link w:val="berschrift2"/>
    <w:uiPriority w:val="9"/>
    <w:semiHidden/>
    <w:rsid w:val="001D09A0"/>
    <w:rPr>
      <w:rFonts w:asciiTheme="majorHAnsi" w:eastAsiaTheme="majorEastAsia" w:hAnsiTheme="majorHAnsi" w:cstheme="majorBidi"/>
      <w:color w:val="0F4761" w:themeColor="accent1" w:themeShade="BF"/>
      <w:sz w:val="32"/>
      <w:szCs w:val="32"/>
      <w:lang w:val="en-US"/>
    </w:rPr>
  </w:style>
  <w:style w:type="character" w:customStyle="1" w:styleId="berschrift3Zchn">
    <w:name w:val="Überschrift 3 Zchn"/>
    <w:basedOn w:val="Absatz-Standardschriftart"/>
    <w:link w:val="berschrift3"/>
    <w:uiPriority w:val="9"/>
    <w:rsid w:val="001D09A0"/>
    <w:rPr>
      <w:rFonts w:eastAsiaTheme="majorEastAsia" w:cstheme="majorBidi"/>
      <w:color w:val="0F4761" w:themeColor="accent1" w:themeShade="BF"/>
      <w:sz w:val="28"/>
      <w:szCs w:val="28"/>
      <w:lang w:val="en-US"/>
    </w:rPr>
  </w:style>
  <w:style w:type="character" w:customStyle="1" w:styleId="berschrift4Zchn">
    <w:name w:val="Überschrift 4 Zchn"/>
    <w:basedOn w:val="Absatz-Standardschriftart"/>
    <w:link w:val="berschrift4"/>
    <w:uiPriority w:val="9"/>
    <w:semiHidden/>
    <w:rsid w:val="001D09A0"/>
    <w:rPr>
      <w:rFonts w:eastAsiaTheme="majorEastAsia" w:cstheme="majorBidi"/>
      <w:i/>
      <w:iCs/>
      <w:color w:val="0F4761" w:themeColor="accent1" w:themeShade="BF"/>
      <w:lang w:val="en-US"/>
    </w:rPr>
  </w:style>
  <w:style w:type="character" w:customStyle="1" w:styleId="berschrift5Zchn">
    <w:name w:val="Überschrift 5 Zchn"/>
    <w:basedOn w:val="Absatz-Standardschriftart"/>
    <w:link w:val="berschrift5"/>
    <w:uiPriority w:val="9"/>
    <w:semiHidden/>
    <w:rsid w:val="001D09A0"/>
    <w:rPr>
      <w:rFonts w:eastAsiaTheme="majorEastAsia" w:cstheme="majorBidi"/>
      <w:color w:val="0F4761" w:themeColor="accent1" w:themeShade="BF"/>
      <w:lang w:val="en-US"/>
    </w:rPr>
  </w:style>
  <w:style w:type="character" w:customStyle="1" w:styleId="berschrift6Zchn">
    <w:name w:val="Überschrift 6 Zchn"/>
    <w:basedOn w:val="Absatz-Standardschriftart"/>
    <w:link w:val="berschrift6"/>
    <w:uiPriority w:val="9"/>
    <w:semiHidden/>
    <w:rsid w:val="001D09A0"/>
    <w:rPr>
      <w:rFonts w:eastAsiaTheme="majorEastAsia" w:cstheme="majorBidi"/>
      <w:i/>
      <w:iCs/>
      <w:color w:val="595959" w:themeColor="text1" w:themeTint="A6"/>
      <w:lang w:val="en-US"/>
    </w:rPr>
  </w:style>
  <w:style w:type="character" w:customStyle="1" w:styleId="berschrift7Zchn">
    <w:name w:val="Überschrift 7 Zchn"/>
    <w:basedOn w:val="Absatz-Standardschriftart"/>
    <w:link w:val="berschrift7"/>
    <w:uiPriority w:val="9"/>
    <w:semiHidden/>
    <w:rsid w:val="001D09A0"/>
    <w:rPr>
      <w:rFonts w:eastAsiaTheme="majorEastAsia" w:cstheme="majorBidi"/>
      <w:color w:val="595959" w:themeColor="text1" w:themeTint="A6"/>
      <w:lang w:val="en-US"/>
    </w:rPr>
  </w:style>
  <w:style w:type="character" w:customStyle="1" w:styleId="berschrift8Zchn">
    <w:name w:val="Überschrift 8 Zchn"/>
    <w:basedOn w:val="Absatz-Standardschriftart"/>
    <w:link w:val="berschrift8"/>
    <w:uiPriority w:val="9"/>
    <w:semiHidden/>
    <w:rsid w:val="001D09A0"/>
    <w:rPr>
      <w:rFonts w:eastAsiaTheme="majorEastAsia" w:cstheme="majorBidi"/>
      <w:i/>
      <w:iCs/>
      <w:color w:val="272727" w:themeColor="text1" w:themeTint="D8"/>
      <w:lang w:val="en-US"/>
    </w:rPr>
  </w:style>
  <w:style w:type="character" w:customStyle="1" w:styleId="berschrift9Zchn">
    <w:name w:val="Überschrift 9 Zchn"/>
    <w:basedOn w:val="Absatz-Standardschriftart"/>
    <w:link w:val="berschrift9"/>
    <w:uiPriority w:val="9"/>
    <w:semiHidden/>
    <w:rsid w:val="001D09A0"/>
    <w:rPr>
      <w:rFonts w:eastAsiaTheme="majorEastAsia" w:cstheme="majorBidi"/>
      <w:color w:val="272727" w:themeColor="text1" w:themeTint="D8"/>
      <w:lang w:val="en-US"/>
    </w:rPr>
  </w:style>
  <w:style w:type="paragraph" w:styleId="Titel">
    <w:name w:val="Title"/>
    <w:basedOn w:val="Standard"/>
    <w:next w:val="Standard"/>
    <w:link w:val="TitelZchn"/>
    <w:uiPriority w:val="10"/>
    <w:qFormat/>
    <w:rsid w:val="001D09A0"/>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D09A0"/>
    <w:rPr>
      <w:rFonts w:asciiTheme="majorHAnsi" w:eastAsiaTheme="majorEastAsia" w:hAnsiTheme="majorHAnsi" w:cstheme="majorBidi"/>
      <w:spacing w:val="-10"/>
      <w:kern w:val="28"/>
      <w:sz w:val="56"/>
      <w:szCs w:val="56"/>
      <w:lang w:val="en-US"/>
    </w:rPr>
  </w:style>
  <w:style w:type="paragraph" w:styleId="Untertitel">
    <w:name w:val="Subtitle"/>
    <w:basedOn w:val="Standard"/>
    <w:next w:val="Standard"/>
    <w:link w:val="UntertitelZchn"/>
    <w:uiPriority w:val="11"/>
    <w:qFormat/>
    <w:rsid w:val="001D09A0"/>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D09A0"/>
    <w:rPr>
      <w:rFonts w:eastAsiaTheme="majorEastAsia" w:cstheme="majorBidi"/>
      <w:color w:val="595959" w:themeColor="text1" w:themeTint="A6"/>
      <w:spacing w:val="15"/>
      <w:sz w:val="28"/>
      <w:szCs w:val="28"/>
      <w:lang w:val="en-US"/>
    </w:rPr>
  </w:style>
  <w:style w:type="paragraph" w:styleId="Zitat">
    <w:name w:val="Quote"/>
    <w:basedOn w:val="Standard"/>
    <w:next w:val="Standard"/>
    <w:link w:val="ZitatZchn"/>
    <w:uiPriority w:val="29"/>
    <w:qFormat/>
    <w:rsid w:val="001D09A0"/>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1D09A0"/>
    <w:rPr>
      <w:i/>
      <w:iCs/>
      <w:color w:val="404040" w:themeColor="text1" w:themeTint="BF"/>
      <w:lang w:val="en-US"/>
    </w:rPr>
  </w:style>
  <w:style w:type="paragraph" w:styleId="Listenabsatz">
    <w:name w:val="List Paragraph"/>
    <w:basedOn w:val="Standard"/>
    <w:uiPriority w:val="34"/>
    <w:qFormat/>
    <w:rsid w:val="001D09A0"/>
    <w:pPr>
      <w:ind w:left="720"/>
      <w:contextualSpacing/>
    </w:pPr>
  </w:style>
  <w:style w:type="character" w:styleId="IntensiveHervorhebung">
    <w:name w:val="Intense Emphasis"/>
    <w:basedOn w:val="Absatz-Standardschriftart"/>
    <w:uiPriority w:val="21"/>
    <w:qFormat/>
    <w:rsid w:val="001D09A0"/>
    <w:rPr>
      <w:i/>
      <w:iCs/>
      <w:color w:val="0F4761" w:themeColor="accent1" w:themeShade="BF"/>
    </w:rPr>
  </w:style>
  <w:style w:type="paragraph" w:styleId="IntensivesZitat">
    <w:name w:val="Intense Quote"/>
    <w:basedOn w:val="Standard"/>
    <w:next w:val="Standard"/>
    <w:link w:val="IntensivesZitatZchn"/>
    <w:uiPriority w:val="30"/>
    <w:qFormat/>
    <w:rsid w:val="001D0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D09A0"/>
    <w:rPr>
      <w:i/>
      <w:iCs/>
      <w:color w:val="0F4761" w:themeColor="accent1" w:themeShade="BF"/>
      <w:lang w:val="en-US"/>
    </w:rPr>
  </w:style>
  <w:style w:type="character" w:styleId="IntensiverVerweis">
    <w:name w:val="Intense Reference"/>
    <w:basedOn w:val="Absatz-Standardschriftart"/>
    <w:uiPriority w:val="32"/>
    <w:qFormat/>
    <w:rsid w:val="001D09A0"/>
    <w:rPr>
      <w:b/>
      <w:bCs/>
      <w:smallCaps/>
      <w:color w:val="0F4761" w:themeColor="accent1" w:themeShade="BF"/>
      <w:spacing w:val="5"/>
    </w:rPr>
  </w:style>
  <w:style w:type="character" w:styleId="Fett">
    <w:name w:val="Strong"/>
    <w:basedOn w:val="Absatz-Standardschriftart"/>
    <w:uiPriority w:val="22"/>
    <w:qFormat/>
    <w:rsid w:val="001D09A0"/>
    <w:rPr>
      <w:b/>
      <w:bCs/>
    </w:rPr>
  </w:style>
  <w:style w:type="paragraph" w:styleId="StandardWeb">
    <w:name w:val="Normal (Web)"/>
    <w:basedOn w:val="Standard"/>
    <w:uiPriority w:val="99"/>
    <w:semiHidden/>
    <w:unhideWhenUsed/>
    <w:rsid w:val="001D09A0"/>
    <w:pPr>
      <w:spacing w:before="100" w:beforeAutospacing="1" w:after="100" w:afterAutospacing="1"/>
    </w:pPr>
    <w:rPr>
      <w:rFonts w:ascii="Times New Roman" w:eastAsia="Times New Roman" w:hAnsi="Times New Roman" w:cs="Times New Roman"/>
      <w:kern w:val="0"/>
      <w:lang w:val="de-CH" w:eastAsia="de-DE"/>
      <w14:ligatures w14:val="none"/>
    </w:rPr>
  </w:style>
  <w:style w:type="character" w:styleId="Hervorhebung">
    <w:name w:val="Emphasis"/>
    <w:basedOn w:val="Absatz-Standardschriftart"/>
    <w:uiPriority w:val="20"/>
    <w:qFormat/>
    <w:rsid w:val="001D09A0"/>
    <w:rPr>
      <w:i/>
      <w:iCs/>
    </w:rPr>
  </w:style>
  <w:style w:type="character" w:styleId="Kommentarzeichen">
    <w:name w:val="annotation reference"/>
    <w:basedOn w:val="Absatz-Standardschriftart"/>
    <w:uiPriority w:val="99"/>
    <w:semiHidden/>
    <w:unhideWhenUsed/>
    <w:rsid w:val="001D09A0"/>
    <w:rPr>
      <w:sz w:val="16"/>
      <w:szCs w:val="16"/>
    </w:rPr>
  </w:style>
  <w:style w:type="paragraph" w:styleId="Kommentartext">
    <w:name w:val="annotation text"/>
    <w:basedOn w:val="Standard"/>
    <w:link w:val="KommentartextZchn"/>
    <w:uiPriority w:val="99"/>
    <w:unhideWhenUsed/>
    <w:rsid w:val="001D09A0"/>
    <w:rPr>
      <w:sz w:val="20"/>
      <w:szCs w:val="20"/>
    </w:rPr>
  </w:style>
  <w:style w:type="character" w:customStyle="1" w:styleId="KommentartextZchn">
    <w:name w:val="Kommentartext Zchn"/>
    <w:basedOn w:val="Absatz-Standardschriftart"/>
    <w:link w:val="Kommentartext"/>
    <w:uiPriority w:val="99"/>
    <w:rsid w:val="001D09A0"/>
    <w:rPr>
      <w:sz w:val="20"/>
      <w:szCs w:val="20"/>
      <w:lang w:val="en-US"/>
    </w:rPr>
  </w:style>
  <w:style w:type="paragraph" w:styleId="Kommentarthema">
    <w:name w:val="annotation subject"/>
    <w:basedOn w:val="Kommentartext"/>
    <w:next w:val="Kommentartext"/>
    <w:link w:val="KommentarthemaZchn"/>
    <w:uiPriority w:val="99"/>
    <w:semiHidden/>
    <w:unhideWhenUsed/>
    <w:rsid w:val="001D09A0"/>
    <w:rPr>
      <w:b/>
      <w:bCs/>
    </w:rPr>
  </w:style>
  <w:style w:type="character" w:customStyle="1" w:styleId="KommentarthemaZchn">
    <w:name w:val="Kommentarthema Zchn"/>
    <w:basedOn w:val="KommentartextZchn"/>
    <w:link w:val="Kommentarthema"/>
    <w:uiPriority w:val="99"/>
    <w:semiHidden/>
    <w:rsid w:val="001D09A0"/>
    <w:rPr>
      <w:b/>
      <w:bCs/>
      <w:sz w:val="20"/>
      <w:szCs w:val="20"/>
      <w:lang w:val="en-US"/>
    </w:rPr>
  </w:style>
  <w:style w:type="paragraph" w:styleId="berarbeitung">
    <w:name w:val="Revision"/>
    <w:hidden/>
    <w:uiPriority w:val="99"/>
    <w:semiHidden/>
    <w:rsid w:val="00252659"/>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704</Words>
  <Characters>4438</Characters>
  <Application>Microsoft Office Word</Application>
  <DocSecurity>0</DocSecurity>
  <Lines>36</Lines>
  <Paragraphs>10</Paragraphs>
  <ScaleCrop>false</ScaleCrop>
  <Company/>
  <LinksUpToDate>false</LinksUpToDate>
  <CharactersWithSpaces>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fariba abbassi</dc:creator>
  <cp:keywords/>
  <dc:description/>
  <cp:lastModifiedBy>Milo Alan Puhan</cp:lastModifiedBy>
  <cp:revision>25</cp:revision>
  <dcterms:created xsi:type="dcterms:W3CDTF">2025-10-29T14:56:00Z</dcterms:created>
  <dcterms:modified xsi:type="dcterms:W3CDTF">2025-10-29T15:16:00Z</dcterms:modified>
</cp:coreProperties>
</file>