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33F9" w14:textId="5ADF947E" w:rsidR="00B7001D" w:rsidRPr="00B7001D" w:rsidRDefault="00B7001D" w:rsidP="001D09A0">
      <w:pPr>
        <w:spacing w:before="100" w:beforeAutospacing="1" w:after="100" w:afterAutospacing="1" w:line="480" w:lineRule="auto"/>
        <w:rPr>
          <w:rFonts w:ascii="Calibri" w:hAnsi="Calibri" w:cs="Calibri"/>
          <w:b/>
          <w:bCs/>
          <w:sz w:val="28"/>
          <w:szCs w:val="28"/>
        </w:rPr>
      </w:pPr>
      <w:commentRangeStart w:id="0"/>
      <w:r w:rsidRPr="00B7001D">
        <w:rPr>
          <w:rFonts w:ascii="Calibri" w:hAnsi="Calibri" w:cs="Calibri"/>
          <w:b/>
          <w:bCs/>
          <w:sz w:val="28"/>
          <w:szCs w:val="28"/>
        </w:rPr>
        <w:t>Getting</w:t>
      </w:r>
      <w:commentRangeEnd w:id="0"/>
      <w:r w:rsidR="0005456C">
        <w:rPr>
          <w:rStyle w:val="CommentReference"/>
        </w:rPr>
        <w:commentReference w:id="0"/>
      </w:r>
      <w:r w:rsidRPr="00B7001D">
        <w:rPr>
          <w:rFonts w:ascii="Calibri" w:hAnsi="Calibri" w:cs="Calibri"/>
          <w:b/>
          <w:bCs/>
          <w:sz w:val="28"/>
          <w:szCs w:val="28"/>
        </w:rPr>
        <w:t xml:space="preserve"> to the Root of the Problem: Surgical RCTs</w:t>
      </w:r>
      <w:r w:rsidR="00A6083C">
        <w:rPr>
          <w:rFonts w:ascii="Calibri" w:hAnsi="Calibri" w:cs="Calibri"/>
          <w:b/>
          <w:bCs/>
          <w:sz w:val="28"/>
          <w:szCs w:val="28"/>
        </w:rPr>
        <w:t xml:space="preserve"> are not </w:t>
      </w:r>
      <w:r w:rsidR="00F96FE8">
        <w:rPr>
          <w:rFonts w:ascii="Calibri" w:hAnsi="Calibri" w:cs="Calibri"/>
          <w:b/>
          <w:bCs/>
          <w:sz w:val="28"/>
          <w:szCs w:val="28"/>
        </w:rPr>
        <w:t xml:space="preserve">well </w:t>
      </w:r>
      <w:r w:rsidR="00A6083C">
        <w:rPr>
          <w:rFonts w:ascii="Calibri" w:hAnsi="Calibri" w:cs="Calibri"/>
          <w:b/>
          <w:bCs/>
          <w:sz w:val="28"/>
          <w:szCs w:val="28"/>
        </w:rPr>
        <w:t>designed to inform surgical decisions</w:t>
      </w:r>
    </w:p>
    <w:p w14:paraId="282348C0" w14:textId="77777777" w:rsidR="00D702F9" w:rsidRDefault="00D702F9" w:rsidP="001D09A0">
      <w:pPr>
        <w:spacing w:before="100" w:beforeAutospacing="1" w:after="100" w:afterAutospacing="1" w:line="480" w:lineRule="auto"/>
        <w:rPr>
          <w:ins w:id="1" w:author="Pierre Clavien Clavien" w:date="2025-10-31T11:15:00Z" w16du:dateUtc="2025-10-31T04:15:00Z"/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ins w:id="2" w:author="Pierre Clavien Clavien" w:date="2025-10-31T11:15:00Z" w16du:dateUtc="2025-10-31T04:15:00Z">
        <w:r>
          <w:rPr>
            <w:rFonts w:ascii="Calibri" w:eastAsia="Times New Roman" w:hAnsi="Calibri" w:cs="Calibri"/>
            <w:b/>
            <w:bCs/>
            <w:kern w:val="0"/>
            <w:lang w:eastAsia="de-DE"/>
            <w14:ligatures w14:val="none"/>
          </w:rPr>
          <w:t>Objective:</w:t>
        </w:r>
      </w:ins>
    </w:p>
    <w:p w14:paraId="4DAC3E1D" w14:textId="21251F02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Background</w:t>
      </w:r>
    </w:p>
    <w:p w14:paraId="16BA506D" w14:textId="6058BB46" w:rsidR="001D09A0" w:rsidRPr="001D09A0" w:rsidDel="0005456C" w:rsidRDefault="001D09A0" w:rsidP="001D09A0">
      <w:pPr>
        <w:spacing w:before="100" w:beforeAutospacing="1" w:after="100" w:afterAutospacing="1" w:line="480" w:lineRule="auto"/>
        <w:rPr>
          <w:del w:id="3" w:author="Pierre Clavien Clavien" w:date="2025-10-31T15:43:00Z" w16du:dateUtc="2025-10-31T08:43:00Z"/>
          <w:rFonts w:ascii="Calibri" w:eastAsia="Times New Roman" w:hAnsi="Calibri" w:cs="Calibri"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Randomized controlled trials (RCTs) are considered the gold standard for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providing </w:t>
      </w:r>
      <w:del w:id="4" w:author="Pierre Clavien Clavien" w:date="2025-10-31T15:35:00Z" w16du:dateUtc="2025-10-31T08:35:00Z">
        <w:r w:rsidR="00F46BFA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high </w:delText>
        </w:r>
      </w:del>
      <w:ins w:id="5" w:author="Pierre Clavien Clavien" w:date="2025-10-31T15:35:00Z" w16du:dateUtc="2025-10-31T08:35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level 1 </w:t>
        </w:r>
      </w:ins>
      <w:del w:id="6" w:author="Pierre Clavien Clavien" w:date="2025-10-31T15:35:00Z" w16du:dateUtc="2025-10-31T08:35:00Z">
        <w:r w:rsidR="00F46BFA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quality </w:delText>
        </w:r>
      </w:del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evidence. </w:t>
      </w:r>
      <w:commentRangeStart w:id="7"/>
      <w:r w:rsidRPr="0005456C">
        <w:rPr>
          <w:rFonts w:ascii="Calibri" w:eastAsia="Times New Roman" w:hAnsi="Calibri" w:cs="Calibri"/>
          <w:strike/>
          <w:kern w:val="0"/>
          <w:lang w:eastAsia="de-DE"/>
          <w14:ligatures w14:val="none"/>
          <w:rPrChange w:id="8" w:author="Pierre Clavien Clavien" w:date="2025-10-31T15:37:00Z" w16du:dateUtc="2025-10-31T08:37:00Z">
            <w:rPr>
              <w:rFonts w:ascii="Calibri" w:eastAsia="Times New Roman" w:hAnsi="Calibri" w:cs="Calibri"/>
              <w:kern w:val="0"/>
              <w:lang w:eastAsia="de-DE"/>
              <w14:ligatures w14:val="none"/>
            </w:rPr>
          </w:rPrChange>
        </w:rPr>
        <w:t xml:space="preserve">Yet our previous </w:t>
      </w:r>
      <w:commentRangeEnd w:id="7"/>
      <w:r w:rsidR="0005456C" w:rsidRPr="0005456C">
        <w:rPr>
          <w:rStyle w:val="CommentReference"/>
          <w:strike/>
          <w:rPrChange w:id="9" w:author="Pierre Clavien Clavien" w:date="2025-10-31T15:37:00Z" w16du:dateUtc="2025-10-31T08:37:00Z">
            <w:rPr>
              <w:rStyle w:val="CommentReference"/>
            </w:rPr>
          </w:rPrChange>
        </w:rPr>
        <w:commentReference w:id="7"/>
      </w:r>
      <w:proofErr w:type="spellStart"/>
      <w:r w:rsidRPr="0005456C">
        <w:rPr>
          <w:rFonts w:ascii="Calibri" w:eastAsia="Times New Roman" w:hAnsi="Calibri" w:cs="Calibri"/>
          <w:strike/>
          <w:kern w:val="0"/>
          <w:lang w:eastAsia="de-DE"/>
          <w14:ligatures w14:val="none"/>
          <w:rPrChange w:id="10" w:author="Pierre Clavien Clavien" w:date="2025-10-31T15:37:00Z" w16du:dateUtc="2025-10-31T08:37:00Z">
            <w:rPr>
              <w:rFonts w:ascii="Calibri" w:eastAsia="Times New Roman" w:hAnsi="Calibri" w:cs="Calibri"/>
              <w:kern w:val="0"/>
              <w:lang w:eastAsia="de-DE"/>
              <w14:ligatures w14:val="none"/>
            </w:rPr>
          </w:rPrChange>
        </w:rPr>
        <w:t>work</w:t>
      </w:r>
      <w:ins w:id="11" w:author="Pierre Clavien Clavien" w:date="2025-10-31T15:37:00Z" w16du:dateUtc="2025-10-31T08:37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>.It</w:t>
        </w:r>
        <w:proofErr w:type="spellEnd"/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has been shown</w:t>
        </w:r>
      </w:ins>
      <w:ins w:id="12" w:author="Pierre Clavien Clavien" w:date="2025-10-31T15:38:00Z" w16du:dateUtc="2025-10-31T08:38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>, however,</w:t>
        </w:r>
      </w:ins>
      <w:ins w:id="13" w:author="Pierre Clavien Clavien" w:date="2025-10-31T15:37:00Z" w16du:dateUtc="2025-10-31T08:37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that </w:t>
        </w:r>
      </w:ins>
      <w:del w:id="14" w:author="Pierre Clavien Clavien" w:date="2025-10-31T15:37:00Z" w16du:dateUtc="2025-10-31T08:37:00Z"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h</w:delText>
        </w:r>
      </w:del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a</w:t>
      </w:r>
      <w:del w:id="15" w:author="Pierre Clavien Clavien" w:date="2025-10-31T15:37:00Z" w16du:dateUtc="2025-10-31T08:37:00Z"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s shown that</w:delText>
        </w:r>
      </w:del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surgical RCTs </w:t>
      </w:r>
      <w:r w:rsidR="00FE5F1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are </w:t>
      </w:r>
      <w:del w:id="16" w:author="Pierre Clavien Clavien" w:date="2025-10-31T15:38:00Z" w16du:dateUtc="2025-10-31T08:38:00Z"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not only report</w:delText>
        </w:r>
        <w:r w:rsidR="00FE5F1A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ed</w:delText>
        </w:r>
      </w:del>
      <w:ins w:id="17" w:author="Pierre Clavien Clavien" w:date="2025-10-31T15:38:00Z" w16du:dateUtc="2025-10-31T08:38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>often</w:t>
        </w:r>
      </w:ins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incompletely</w:t>
      </w:r>
      <w:ins w:id="18" w:author="Pierre Clavien Clavien" w:date="2025-10-31T15:38:00Z" w16du:dateUtc="2025-10-31T08:38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and </w:t>
        </w:r>
      </w:ins>
      <w:del w:id="19" w:author="Pierre Clavien Clavien" w:date="2025-10-31T15:38:00Z" w16du:dateUtc="2025-10-31T08:38:00Z">
        <w:r w:rsidR="00252659"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</w:delText>
        </w:r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and </w:delText>
        </w:r>
      </w:del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inconsistently</w:t>
      </w:r>
      <w:ins w:id="20" w:author="Pierre Clavien Clavien" w:date="2025-10-31T15:38:00Z" w16du:dateUtc="2025-10-31T08:38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reported</w:t>
        </w:r>
      </w:ins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del w:id="21" w:author="Pierre Clavien Clavien" w:date="2025-10-31T15:39:00Z" w16du:dateUtc="2025-10-31T08:39:00Z"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but also</w:delText>
        </w:r>
      </w:del>
      <w:ins w:id="22" w:author="Pierre Clavien Clavien" w:date="2025-10-31T15:39:00Z" w16du:dateUtc="2025-10-31T08:39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>and</w:t>
        </w:r>
      </w:ins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ins w:id="23" w:author="Pierre Clavien Clavien" w:date="2025-10-31T15:47:00Z" w16du:dateUtc="2025-10-31T08:47:00Z">
        <w:r w:rsidR="0073028C">
          <w:rPr>
            <w:rFonts w:ascii="Calibri" w:eastAsia="Times New Roman" w:hAnsi="Calibri" w:cs="Calibri"/>
            <w:kern w:val="0"/>
            <w:lang w:eastAsia="de-DE"/>
            <w14:ligatures w14:val="none"/>
          </w:rPr>
          <w:t>seldom</w:t>
        </w:r>
      </w:ins>
      <w:del w:id="24" w:author="Pierre Clavien Clavien" w:date="2025-10-31T15:47:00Z" w16du:dateUtc="2025-10-31T08:47:00Z">
        <w:r w:rsidRPr="001D09A0" w:rsidDel="0073028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r</w:delText>
        </w:r>
      </w:del>
      <w:del w:id="25" w:author="Pierre Clavien Clavien" w:date="2025-10-31T15:46:00Z" w16du:dateUtc="2025-10-31T08:46:00Z">
        <w:r w:rsidRPr="001D09A0" w:rsidDel="0073028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arely</w:delText>
        </w:r>
      </w:del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del w:id="26" w:author="Pierre Clavien Clavien" w:date="2025-10-31T15:39:00Z" w16du:dateUtc="2025-10-31T08:39:00Z"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place </w:delText>
        </w:r>
      </w:del>
      <w:ins w:id="27" w:author="Pierre Clavien Clavien" w:date="2025-10-31T15:39:00Z" w16du:dateUtc="2025-10-31T08:39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>focusses</w:t>
        </w:r>
        <w:r w:rsidR="0005456C" w:rsidRPr="001D09A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on </w:t>
        </w:r>
      </w:ins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patient</w:t>
      </w:r>
      <w:ins w:id="28" w:author="Pierre Clavien Clavien" w:date="2025-10-31T15:39:00Z" w16du:dateUtc="2025-10-31T08:39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>’s perspective</w:t>
        </w:r>
      </w:ins>
      <w:del w:id="29" w:author="Pierre Clavien Clavien" w:date="2025-10-31T15:39:00Z" w16du:dateUtc="2025-10-31T08:39:00Z"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s at the cente</w:delText>
        </w:r>
        <w:r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r</w:delText>
        </w:r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of their </w:delText>
        </w:r>
        <w:r w:rsidR="00252659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research</w:delText>
        </w:r>
      </w:del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</w:t>
      </w:r>
      <w:ins w:id="30" w:author="Pierre Clavien Clavien" w:date="2025-10-31T15:40:00Z" w16du:dateUtc="2025-10-31T08:40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It has been claimed that </w:t>
        </w:r>
      </w:ins>
      <w:del w:id="31" w:author="Pierre Clavien Clavien" w:date="2025-10-31T15:40:00Z" w16du:dateUtc="2025-10-31T08:40:00Z"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Outcomes are often poorly defined, insufficiently</w:delText>
        </w:r>
      </w:del>
      <w:ins w:id="32" w:author="Pierre Clavien Clavien" w:date="2025-10-31T15:40:00Z" w16du:dateUtc="2025-10-31T08:40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many RCT’s lack relevance for </w:t>
        </w:r>
      </w:ins>
      <w:del w:id="33" w:author="Pierre Clavien Clavien" w:date="2025-10-31T15:40:00Z" w16du:dateUtc="2025-10-31T08:40:00Z"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patient-cent</w:delText>
        </w:r>
        <w:r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ere</w:delText>
        </w:r>
        <w:r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d, or clinically irrelevant for the </w:delText>
        </w:r>
      </w:del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patient</w:t>
      </w:r>
      <w:ins w:id="34" w:author="Pierre Clavien Clavien" w:date="2025-10-31T15:41:00Z" w16du:dateUtc="2025-10-31T08:41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>s and decision making</w:t>
        </w:r>
      </w:ins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. Consequently, much of today’s surgical evidence struggles to inform patient-focused decisions at the bedside.</w:t>
      </w:r>
      <w:ins w:id="35" w:author="Pierre Clavien Clavien" w:date="2025-10-31T15:44:00Z" w16du:dateUtc="2025-10-31T08:44:00Z">
        <w:r w:rsidR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</w:p>
    <w:p w14:paraId="6D044964" w14:textId="6DD78FA7" w:rsidR="00F46BFA" w:rsidRDefault="0005456C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ins w:id="36" w:author="Pierre Clavien Clavien" w:date="2025-10-31T15:41:00Z" w16du:dateUtc="2025-10-31T08:41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The root of the issues likewise </w:t>
        </w:r>
      </w:ins>
      <w:ins w:id="37" w:author="Pierre Clavien Clavien" w:date="2025-10-31T15:42:00Z" w16du:dateUtc="2025-10-31T08:42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relies on </w:t>
        </w:r>
      </w:ins>
      <w:del w:id="38" w:author="Pierre Clavien Clavien" w:date="2025-10-31T15:42:00Z" w16du:dateUtc="2025-10-31T08:42:00Z">
        <w:r w:rsidR="00D67D58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Poor</w:delText>
        </w:r>
        <w:r w:rsidR="001D09A0"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reporting</w:delText>
        </w:r>
        <w:r w:rsidR="00D67D58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, however,</w:delText>
        </w:r>
        <w:r w:rsidR="001D09A0"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may only</w:delText>
        </w:r>
        <w:r w:rsidR="002C1BF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be</w:delText>
        </w:r>
        <w:r w:rsidR="001D09A0" w:rsidRP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the symptom of a deeper issue</w:delText>
        </w:r>
        <w:r w:rsidR="001D09A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, namely</w:delText>
        </w:r>
        <w:r w:rsidR="002C1BF0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, </w:delText>
        </w:r>
      </w:del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inadequate trial planning. </w:t>
      </w:r>
      <w:r w:rsidR="001D09A0">
        <w:rPr>
          <w:rFonts w:ascii="Calibri" w:eastAsia="Times New Roman" w:hAnsi="Calibri" w:cs="Calibri"/>
          <w:kern w:val="0"/>
          <w:lang w:eastAsia="de-DE"/>
          <w14:ligatures w14:val="none"/>
        </w:rPr>
        <w:t>To investigate this hypothesis, we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aimed to systematically exami</w:t>
      </w:r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ne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RCTs </w:t>
      </w:r>
      <w:del w:id="39" w:author="Pierre Clavien Clavien" w:date="2025-10-31T15:44:00Z" w16du:dateUtc="2025-10-31T08:44:00Z">
        <w:r w:rsidR="00252659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starting</w:delText>
        </w:r>
      </w:del>
      <w:ins w:id="40" w:author="Pierre Clavien Clavien" w:date="2025-10-31T15:44:00Z" w16du:dateUtc="2025-10-31T08:44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>investigating study design</w:t>
        </w:r>
      </w:ins>
      <w:ins w:id="41" w:author="Pierre Clavien Clavien" w:date="2025-10-31T15:45:00Z" w16du:dateUtc="2025-10-31T08:45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>-</w:t>
        </w:r>
      </w:ins>
      <w:ins w:id="42" w:author="Pierre Clavien Clavien" w:date="2025-10-31T15:44:00Z" w16du:dateUtc="2025-10-31T08:44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protocols, </w:t>
        </w:r>
      </w:ins>
      <w:del w:id="43" w:author="Pierre Clavien Clavien" w:date="2025-10-31T15:42:00Z" w16du:dateUtc="2025-10-31T08:42:00Z">
        <w:r w:rsidR="00252659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with their </w:delText>
        </w:r>
      </w:del>
      <w:del w:id="44" w:author="Pierre Clavien Clavien" w:date="2025-10-31T15:44:00Z" w16du:dateUtc="2025-10-31T08:44:00Z">
        <w:r w:rsidR="00252659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protocols </w:delText>
        </w:r>
      </w:del>
      <w:del w:id="45" w:author="Pierre Clavien Clavien" w:date="2025-10-31T15:45:00Z" w16du:dateUtc="2025-10-31T08:45:00Z">
        <w:r w:rsidR="00252659" w:rsidDel="0005456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and </w:delText>
        </w:r>
      </w:del>
      <w:r w:rsidR="00252659">
        <w:rPr>
          <w:rFonts w:ascii="Calibri" w:eastAsia="Times New Roman" w:hAnsi="Calibri" w:cs="Calibri"/>
          <w:kern w:val="0"/>
          <w:lang w:eastAsia="de-DE"/>
          <w14:ligatures w14:val="none"/>
        </w:rPr>
        <w:t>registration up to their publication.</w:t>
      </w:r>
    </w:p>
    <w:p w14:paraId="75D86DDF" w14:textId="77777777" w:rsidR="00F46BFA" w:rsidRDefault="001D09A0" w:rsidP="005A6374">
      <w:pPr>
        <w:spacing w:before="100" w:beforeAutospacing="1" w:after="100" w:afterAutospacing="1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pPrChange w:id="46" w:author="Pierre Clavien Clavien" w:date="2025-10-31T15:45:00Z" w16du:dateUtc="2025-10-31T08:45:00Z">
          <w:pPr>
            <w:spacing w:before="100" w:beforeAutospacing="1" w:after="100" w:afterAutospacing="1" w:line="480" w:lineRule="auto"/>
          </w:pPr>
        </w:pPrChange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Methods</w:t>
      </w:r>
    </w:p>
    <w:p w14:paraId="1AFDC8A7" w14:textId="7BF6CF75" w:rsidR="001D09A0" w:rsidRPr="001D09A0" w:rsidRDefault="0073028C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ins w:id="47" w:author="Pierre Clavien Clavien" w:date="2025-10-31T15:50:00Z" w16du:dateUtc="2025-10-31T08:50:00Z">
        <w:r>
          <w:rPr>
            <w:rFonts w:ascii="Calibri" w:hAnsi="Calibri" w:cs="Calibri"/>
          </w:rPr>
          <w:t xml:space="preserve">The only validated endpoint incorporating </w:t>
        </w:r>
      </w:ins>
      <w:ins w:id="48" w:author="Pierre Clavien Clavien" w:date="2025-10-31T15:52:00Z" w16du:dateUtc="2025-10-31T08:52:00Z">
        <w:r>
          <w:rPr>
            <w:rFonts w:ascii="Calibri" w:hAnsi="Calibri" w:cs="Calibri"/>
          </w:rPr>
          <w:t xml:space="preserve">a </w:t>
        </w:r>
      </w:ins>
      <w:ins w:id="49" w:author="Pierre Clavien Clavien" w:date="2025-10-31T15:50:00Z" w16du:dateUtc="2025-10-31T08:50:00Z">
        <w:r>
          <w:rPr>
            <w:rFonts w:ascii="Calibri" w:hAnsi="Calibri" w:cs="Calibri"/>
          </w:rPr>
          <w:t>significan</w:t>
        </w:r>
      </w:ins>
      <w:ins w:id="50" w:author="Pierre Clavien Clavien" w:date="2025-10-31T15:52:00Z" w16du:dateUtc="2025-10-31T08:52:00Z">
        <w:r>
          <w:rPr>
            <w:rFonts w:ascii="Calibri" w:hAnsi="Calibri" w:cs="Calibri"/>
          </w:rPr>
          <w:t>t value</w:t>
        </w:r>
      </w:ins>
      <w:ins w:id="51" w:author="Pierre Clavien Clavien" w:date="2025-10-31T15:50:00Z" w16du:dateUtc="2025-10-31T08:50:00Z">
        <w:r>
          <w:rPr>
            <w:rFonts w:ascii="Calibri" w:hAnsi="Calibri" w:cs="Calibri"/>
          </w:rPr>
          <w:t xml:space="preserve"> for the </w:t>
        </w:r>
        <w:r>
          <w:rPr>
            <w:rFonts w:ascii="Calibri" w:hAnsi="Calibri" w:cs="Calibri"/>
          </w:rPr>
          <w:t>patient</w:t>
        </w:r>
        <w:r>
          <w:rPr>
            <w:rFonts w:ascii="Calibri" w:hAnsi="Calibri" w:cs="Calibri"/>
          </w:rPr>
          <w:t>s</w:t>
        </w:r>
      </w:ins>
      <w:ins w:id="52" w:author="Pierre Clavien Clavien" w:date="2025-10-31T15:53:00Z" w16du:dateUtc="2025-10-31T08:53:00Z">
        <w:r>
          <w:rPr>
            <w:rFonts w:ascii="Calibri" w:hAnsi="Calibri" w:cs="Calibri"/>
          </w:rPr>
          <w:t xml:space="preserve"> (delta 12 points)</w:t>
        </w:r>
      </w:ins>
      <w:ins w:id="53" w:author="Pierre Clavien Clavien" w:date="2025-10-31T15:50:00Z" w16du:dateUtc="2025-10-31T08:50:00Z">
        <w:r>
          <w:rPr>
            <w:rFonts w:ascii="Calibri" w:hAnsi="Calibri" w:cs="Calibri"/>
          </w:rPr>
          <w:t xml:space="preserve"> is the </w:t>
        </w:r>
        <w:r w:rsidRPr="001D09A0">
          <w:rPr>
            <w:rFonts w:ascii="Calibri" w:eastAsia="Times New Roman" w:hAnsi="Calibri" w:cs="Calibri"/>
            <w:kern w:val="0"/>
            <w:lang w:eastAsia="de-DE"/>
            <w14:ligatures w14:val="none"/>
          </w:rPr>
          <w:t>Comprehensive Complication Index (CCI®)</w:t>
        </w:r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>. We therefore</w:t>
        </w:r>
      </w:ins>
      <w:ins w:id="54" w:author="Pierre Clavien Clavien" w:date="2025-10-31T15:51:00Z" w16du:dateUtc="2025-10-31T08:51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del w:id="55" w:author="Pierre Clavien Clavien" w:date="2025-10-31T15:48:00Z" w16du:dateUtc="2025-10-31T08:48:00Z">
        <w:r w:rsidR="001D09A0" w:rsidRPr="00C04E8F" w:rsidDel="0073028C">
          <w:rPr>
            <w:rFonts w:ascii="Calibri" w:hAnsi="Calibri" w:cs="Calibri"/>
          </w:rPr>
          <w:delText>T</w:delText>
        </w:r>
      </w:del>
      <w:del w:id="56" w:author="Pierre Clavien Clavien" w:date="2025-10-31T15:51:00Z" w16du:dateUtc="2025-10-31T08:51:00Z">
        <w:r w:rsidR="001D09A0" w:rsidRPr="00C04E8F" w:rsidDel="0073028C">
          <w:rPr>
            <w:rFonts w:ascii="Calibri" w:hAnsi="Calibri" w:cs="Calibri"/>
          </w:rPr>
          <w:delText>hrough a</w:delText>
        </w:r>
        <w:r w:rsidR="001D09A0" w:rsidDel="0073028C">
          <w:rPr>
            <w:rFonts w:ascii="Calibri" w:hAnsi="Calibri" w:cs="Calibri"/>
          </w:rPr>
          <w:delText xml:space="preserve"> </w:delText>
        </w:r>
        <w:r w:rsidR="001D09A0" w:rsidRPr="00C04E8F" w:rsidDel="0073028C">
          <w:rPr>
            <w:rFonts w:ascii="Calibri" w:hAnsi="Calibri" w:cs="Calibri"/>
          </w:rPr>
          <w:delText>systematic literature search in Scopus (</w:delText>
        </w:r>
      </w:del>
      <w:del w:id="57" w:author="Pierre Clavien Clavien" w:date="2025-10-31T15:49:00Z" w16du:dateUtc="2025-10-31T08:49:00Z">
        <w:r w:rsidR="001D09A0" w:rsidRPr="00C04E8F" w:rsidDel="0073028C">
          <w:rPr>
            <w:rFonts w:ascii="Calibri" w:hAnsi="Calibri" w:cs="Calibri"/>
          </w:rPr>
          <w:delText xml:space="preserve">August 2023, updated </w:delText>
        </w:r>
      </w:del>
      <w:del w:id="58" w:author="Pierre Clavien Clavien" w:date="2025-10-31T15:51:00Z" w16du:dateUtc="2025-10-31T08:51:00Z">
        <w:r w:rsidR="001D09A0" w:rsidRPr="00C04E8F" w:rsidDel="0073028C">
          <w:rPr>
            <w:rFonts w:ascii="Calibri" w:hAnsi="Calibri" w:cs="Calibri"/>
          </w:rPr>
          <w:delText xml:space="preserve">July 2025) we </w:delText>
        </w:r>
      </w:del>
      <w:r w:rsidR="001D09A0" w:rsidRPr="00C04E8F">
        <w:rPr>
          <w:rFonts w:ascii="Calibri" w:hAnsi="Calibri" w:cs="Calibri"/>
        </w:rPr>
        <w:t xml:space="preserve">identified all RCTs </w:t>
      </w:r>
      <w:r w:rsidR="00BF5D66">
        <w:rPr>
          <w:rFonts w:ascii="Calibri" w:hAnsi="Calibri" w:cs="Calibri"/>
        </w:rPr>
        <w:t>that</w:t>
      </w:r>
      <w:r w:rsidR="00F96FE8">
        <w:rPr>
          <w:rFonts w:ascii="Calibri" w:hAnsi="Calibri" w:cs="Calibri"/>
        </w:rPr>
        <w:t xml:space="preserve"> </w:t>
      </w:r>
      <w:ins w:id="59" w:author="Pierre Clavien Clavien" w:date="2025-10-31T15:51:00Z" w16du:dateUtc="2025-10-31T08:51:00Z">
        <w:r>
          <w:rPr>
            <w:rFonts w:ascii="Calibri" w:hAnsi="Calibri" w:cs="Calibri"/>
          </w:rPr>
          <w:t xml:space="preserve">used the </w:t>
        </w:r>
        <w:r w:rsidRPr="0073028C">
          <w:rPr>
            <w:rFonts w:cstheme="minorHAnsi"/>
          </w:rPr>
          <w:t>CCI</w:t>
        </w:r>
        <w:r w:rsidRPr="0073028C">
          <w:rPr>
            <w:rFonts w:cstheme="minorHAnsi"/>
            <w:sz w:val="20"/>
            <w:szCs w:val="20"/>
            <w:vertAlign w:val="superscript"/>
          </w:rPr>
          <w:sym w:font="Symbol" w:char="F0D2"/>
        </w:r>
        <w:r>
          <w:rPr>
            <w:rFonts w:ascii="Calibri" w:hAnsi="Calibri" w:cs="Calibri"/>
          </w:rPr>
          <w:t xml:space="preserve"> t</w:t>
        </w:r>
        <w:r w:rsidRPr="00C04E8F">
          <w:rPr>
            <w:rFonts w:ascii="Calibri" w:hAnsi="Calibri" w:cs="Calibri"/>
          </w:rPr>
          <w:t>hrough a</w:t>
        </w:r>
        <w:r>
          <w:rPr>
            <w:rFonts w:ascii="Calibri" w:hAnsi="Calibri" w:cs="Calibri"/>
          </w:rPr>
          <w:t xml:space="preserve"> </w:t>
        </w:r>
        <w:r w:rsidRPr="00C04E8F">
          <w:rPr>
            <w:rFonts w:ascii="Calibri" w:hAnsi="Calibri" w:cs="Calibri"/>
          </w:rPr>
          <w:t>systematic literature search in Scopus (</w:t>
        </w:r>
      </w:ins>
      <w:ins w:id="60" w:author="Pierre Clavien Clavien" w:date="2025-10-31T15:53:00Z" w16du:dateUtc="2025-10-31T08:53:00Z">
        <w:r>
          <w:rPr>
            <w:rFonts w:ascii="Calibri" w:hAnsi="Calibri" w:cs="Calibri"/>
          </w:rPr>
          <w:t xml:space="preserve">up to </w:t>
        </w:r>
      </w:ins>
      <w:ins w:id="61" w:author="Pierre Clavien Clavien" w:date="2025-10-31T15:51:00Z" w16du:dateUtc="2025-10-31T08:51:00Z">
        <w:r w:rsidRPr="00C04E8F">
          <w:rPr>
            <w:rFonts w:ascii="Calibri" w:hAnsi="Calibri" w:cs="Calibri"/>
          </w:rPr>
          <w:t>July 2025)</w:t>
        </w:r>
      </w:ins>
      <w:ins w:id="62" w:author="Pierre Clavien Clavien" w:date="2025-10-31T15:53:00Z" w16du:dateUtc="2025-10-31T08:53:00Z">
        <w:r>
          <w:rPr>
            <w:rFonts w:ascii="Calibri" w:hAnsi="Calibri" w:cs="Calibri"/>
          </w:rPr>
          <w:t xml:space="preserve">. </w:t>
        </w:r>
      </w:ins>
      <w:del w:id="63" w:author="Pierre Clavien Clavien" w:date="2025-10-31T15:53:00Z" w16du:dateUtc="2025-10-31T08:53:00Z">
        <w:r w:rsidR="00F96FE8" w:rsidDel="0073028C">
          <w:rPr>
            <w:rFonts w:ascii="Calibri" w:hAnsi="Calibri" w:cs="Calibri"/>
          </w:rPr>
          <w:delText>share</w:delText>
        </w:r>
        <w:r w:rsidR="00BF5D66" w:rsidDel="0073028C">
          <w:rPr>
            <w:rFonts w:ascii="Calibri" w:hAnsi="Calibri" w:cs="Calibri"/>
          </w:rPr>
          <w:delText xml:space="preserve"> a common outcome measure of postoperative morbidity, the </w:delText>
        </w:r>
        <w:r w:rsidR="00D33C1E" w:rsidRPr="001D09A0" w:rsidDel="0073028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Comprehensive Complication Index (CCI®)</w:delText>
        </w:r>
        <w:r w:rsidR="00F931D4" w:rsidDel="0073028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, as a basis for patient-relevant research</w:delText>
        </w:r>
        <w:r w:rsidR="00E84E0C" w:rsidDel="0073028C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. </w:delText>
        </w:r>
      </w:del>
      <w:r w:rsidR="00D6305F">
        <w:rPr>
          <w:rFonts w:ascii="Calibri" w:hAnsi="Calibri" w:cs="Calibri"/>
        </w:rPr>
        <w:t xml:space="preserve">We </w:t>
      </w:r>
      <w:ins w:id="64" w:author="Pierre Clavien Clavien" w:date="2025-10-31T15:54:00Z" w16du:dateUtc="2025-10-31T08:54:00Z">
        <w:r w:rsidR="009D6B2D">
          <w:rPr>
            <w:rFonts w:ascii="Calibri" w:hAnsi="Calibri" w:cs="Calibri"/>
          </w:rPr>
          <w:t xml:space="preserve">comprehensively </w:t>
        </w:r>
      </w:ins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retrieved the </w:t>
      </w:r>
      <w:del w:id="65" w:author="Pierre Clavien Clavien" w:date="2025-10-31T15:54:00Z" w16du:dateUtc="2025-10-31T08:54:00Z">
        <w:r w:rsidR="001D09A0" w:rsidRPr="001D09A0" w:rsidDel="009D6B2D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corresponding </w:delText>
        </w:r>
      </w:del>
      <w:ins w:id="66" w:author="Pierre Clavien Clavien" w:date="2025-10-31T15:54:00Z" w16du:dateUtc="2025-10-31T08:54:00Z">
        <w:r w:rsidR="009D6B2D">
          <w:rPr>
            <w:rFonts w:ascii="Calibri" w:eastAsia="Times New Roman" w:hAnsi="Calibri" w:cs="Calibri"/>
            <w:kern w:val="0"/>
            <w:lang w:eastAsia="de-DE"/>
            <w14:ligatures w14:val="none"/>
          </w:rPr>
          <w:t>respective</w:t>
        </w:r>
        <w:r w:rsidR="009D6B2D" w:rsidRPr="001D09A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pre-trial documentation and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final 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publication.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In the pre-trial document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,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we assessed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whether primary and secondary endpoints were defined, a sample size calculation was reported, and</w:t>
      </w:r>
      <w:r w:rsid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ins w:id="67" w:author="Pierre Clavien Clavien" w:date="2025-10-31T15:54:00Z" w16du:dateUtc="2025-10-31T08:54:00Z">
        <w:r w:rsidR="009D6B2D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whether </w:t>
        </w:r>
      </w:ins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the study aim </w:t>
      </w:r>
      <w:del w:id="68" w:author="Pierre Clavien Clavien" w:date="2025-10-31T15:55:00Z" w16du:dateUtc="2025-10-31T08:55:00Z">
        <w:r w:rsidR="00B97839" w:rsidDel="009D6B2D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to </w:delText>
        </w:r>
      </w:del>
      <w:ins w:id="69" w:author="Pierre Clavien Clavien" w:date="2025-10-31T15:55:00Z" w16du:dateUtc="2025-10-31T08:55:00Z">
        <w:r w:rsidR="009D6B2D">
          <w:rPr>
            <w:rFonts w:ascii="Calibri" w:eastAsia="Times New Roman" w:hAnsi="Calibri" w:cs="Calibri"/>
            <w:kern w:val="0"/>
            <w:lang w:eastAsia="de-DE"/>
            <w14:ligatures w14:val="none"/>
          </w:rPr>
          <w:t>at</w:t>
        </w:r>
        <w:r w:rsidR="009D6B2D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del w:id="70" w:author="Pierre Clavien Clavien" w:date="2025-10-31T15:55:00Z" w16du:dateUtc="2025-10-31T08:55:00Z">
        <w:r w:rsidR="00B97839" w:rsidDel="009D6B2D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support </w:delText>
        </w:r>
      </w:del>
      <w:ins w:id="71" w:author="Pierre Clavien Clavien" w:date="2025-10-31T15:55:00Z" w16du:dateUtc="2025-10-31T08:55:00Z">
        <w:r w:rsidR="009D6B2D">
          <w:rPr>
            <w:rFonts w:ascii="Calibri" w:eastAsia="Times New Roman" w:hAnsi="Calibri" w:cs="Calibri"/>
            <w:kern w:val="0"/>
            <w:lang w:eastAsia="de-DE"/>
            <w14:ligatures w14:val="none"/>
          </w:rPr>
          <w:t>identifying</w:t>
        </w:r>
        <w:r w:rsidR="009D6B2D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 w:rsidR="00B9783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del w:id="72" w:author="Pierre Clavien Clavien" w:date="2025-10-31T15:55:00Z" w16du:dateUtc="2025-10-31T08:55:00Z">
        <w:r w:rsidR="00B97839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specific patient-relevant decision </w:delText>
        </w:r>
        <w:r w:rsidR="00F46BFA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(</w:delText>
        </w:r>
      </w:del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superiority</w:t>
      </w:r>
      <w:r w:rsidR="00B9783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or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non-inferiority</w:t>
      </w:r>
      <w:r w:rsidR="00B9783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for primary outcome </w:t>
      </w:r>
      <w:del w:id="73" w:author="Pierre Clavien Clavien" w:date="2025-10-31T15:55:00Z" w16du:dateUtc="2025-10-31T08:55:00Z">
        <w:r w:rsidR="00B97839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for a complete picture of</w:delText>
        </w:r>
      </w:del>
      <w:ins w:id="74" w:author="Pierre Clavien Clavien" w:date="2025-10-31T15:55:00Z" w16du:dateUtc="2025-10-31T08:55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to </w:t>
        </w:r>
      </w:ins>
      <w:ins w:id="75" w:author="Pierre Clavien Clavien" w:date="2025-10-31T15:56:00Z" w16du:dateUtc="2025-10-31T08:56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>be able to assess</w:t>
        </w:r>
      </w:ins>
      <w:r w:rsidR="00B97839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benefits and harms</w:t>
      </w:r>
      <w:ins w:id="76" w:author="Pierre Clavien Clavien" w:date="2025-10-31T15:56:00Z" w16du:dateUtc="2025-10-31T08:56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>.</w:t>
        </w:r>
      </w:ins>
      <w:del w:id="77" w:author="Pierre Clavien Clavien" w:date="2025-10-31T15:56:00Z" w16du:dateUtc="2025-10-31T08:56:00Z">
        <w:r w:rsidR="00F46BFA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)</w:delText>
        </w:r>
      </w:del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del w:id="78" w:author="Pierre Clavien Clavien" w:date="2025-10-31T15:56:00Z" w16du:dateUtc="2025-10-31T08:56:00Z">
        <w:r w:rsidR="001D09A0" w:rsidRP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was </w:delText>
        </w:r>
        <w:r w:rsid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mentioned</w:delText>
        </w:r>
        <w:r w:rsidR="001D09A0" w:rsidRP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. </w:delText>
        </w:r>
      </w:del>
      <w:del w:id="79" w:author="Pierre Clavien Clavien" w:date="2025-10-31T15:57:00Z" w16du:dateUtc="2025-10-31T08:57:00Z">
        <w:r w:rsidR="001D09A0" w:rsidRP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In </w:delText>
        </w:r>
      </w:del>
      <w:ins w:id="80" w:author="Pierre Clavien Clavien" w:date="2025-10-31T15:57:00Z" w16du:dateUtc="2025-10-31T08:57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>The final publicat</w:t>
        </w:r>
      </w:ins>
      <w:ins w:id="81" w:author="Pierre Clavien Clavien" w:date="2025-10-31T15:58:00Z" w16du:dateUtc="2025-10-31T08:58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ion was critically evaluated </w:t>
        </w:r>
      </w:ins>
      <w:del w:id="82" w:author="Pierre Clavien Clavien" w:date="2025-10-31T15:58:00Z" w16du:dateUtc="2025-10-31T08:58:00Z">
        <w:r w:rsid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the publication</w:delText>
        </w:r>
        <w:r w:rsidR="001D09A0" w:rsidRP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we </w:delText>
        </w:r>
      </w:del>
      <w:del w:id="83" w:author="Pierre Clavien Clavien" w:date="2025-10-31T15:57:00Z" w16du:dateUtc="2025-10-31T08:57:00Z">
        <w:r w:rsid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further </w:delText>
        </w:r>
      </w:del>
      <w:del w:id="84" w:author="Pierre Clavien Clavien" w:date="2025-10-31T15:58:00Z" w16du:dateUtc="2025-10-31T08:58:00Z">
        <w:r w:rsid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assessed,</w:delText>
        </w:r>
        <w:r w:rsidR="001D09A0" w:rsidRP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whether </w:delText>
        </w:r>
        <w:r w:rsid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the</w:delText>
        </w:r>
      </w:del>
      <w:ins w:id="85" w:author="Pierre Clavien Clavien" w:date="2025-10-31T15:58:00Z" w16du:dateUtc="2025-10-31T08:58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to </w:t>
        </w:r>
      </w:ins>
      <w:ins w:id="86" w:author="Pierre Clavien Clavien" w:date="2025-10-31T15:59:00Z" w16du:dateUtc="2025-10-31T08:59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>validate or not</w:t>
        </w:r>
      </w:ins>
      <w:r w:rsid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ins w:id="87" w:author="Pierre Clavien Clavien" w:date="2025-10-31T15:59:00Z" w16du:dateUtc="2025-10-31T08:59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whether the </w:t>
        </w:r>
      </w:ins>
      <w:r w:rsid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primary endpoint </w:t>
      </w:r>
      <w:del w:id="88" w:author="Pierre Clavien Clavien" w:date="2025-10-31T15:59:00Z" w16du:dateUtc="2025-10-31T08:59:00Z">
        <w:r w:rsid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showed a statistically significant result, and if so, whether this result was </w:delText>
        </w:r>
        <w:r w:rsidR="00F74252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discussed </w:delText>
        </w:r>
        <w:r w:rsidR="001B2A06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t</w:delText>
        </w:r>
        <w:r w:rsid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o be</w:delText>
        </w:r>
      </w:del>
      <w:ins w:id="89" w:author="Pierre Clavien Clavien" w:date="2025-10-31T15:59:00Z" w16du:dateUtc="2025-10-31T08:59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>with a meaning for patient</w:t>
        </w:r>
      </w:ins>
      <w:ins w:id="90" w:author="Pierre Clavien Clavien" w:date="2025-10-31T16:00:00Z" w16du:dateUtc="2025-10-31T09:00:00Z">
        <w:r w:rsidR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t>s.</w:t>
        </w:r>
      </w:ins>
      <w:del w:id="91" w:author="Pierre Clavien Clavien" w:date="2025-10-31T16:00:00Z" w16du:dateUtc="2025-10-31T09:00:00Z">
        <w:r w:rsidR="001D09A0" w:rsidDel="007A479E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meaningful for patients.</w:delText>
        </w:r>
      </w:del>
    </w:p>
    <w:p w14:paraId="769F9D3D" w14:textId="77777777" w:rsidR="00F46BFA" w:rsidRDefault="001D09A0" w:rsidP="001D09A0">
      <w:pPr>
        <w:spacing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lastRenderedPageBreak/>
        <w:t>Results</w:t>
      </w:r>
    </w:p>
    <w:p w14:paraId="57DFCE60" w14:textId="261C3786" w:rsidR="001D09A0" w:rsidRPr="009A6572" w:rsidRDefault="001D09A0" w:rsidP="001D09A0">
      <w:pPr>
        <w:spacing w:line="480" w:lineRule="auto"/>
        <w:rPr>
          <w:rFonts w:ascii="Calibri" w:hAnsi="Calibri" w:cs="Calibri"/>
        </w:rPr>
      </w:pPr>
      <w:r w:rsidRPr="009A6572">
        <w:rPr>
          <w:rFonts w:ascii="Calibri" w:hAnsi="Calibri" w:cs="Calibri"/>
        </w:rPr>
        <w:t xml:space="preserve">Of 1612 records </w:t>
      </w:r>
      <w:del w:id="92" w:author="Pierre Clavien Clavien" w:date="2025-10-31T16:00:00Z" w16du:dateUtc="2025-10-31T09:00:00Z">
        <w:r w:rsidRPr="009A6572" w:rsidDel="009241C1">
          <w:rPr>
            <w:rFonts w:ascii="Calibri" w:hAnsi="Calibri" w:cs="Calibri"/>
          </w:rPr>
          <w:delText xml:space="preserve">citing </w:delText>
        </w:r>
      </w:del>
      <w:ins w:id="93" w:author="Pierre Clavien Clavien" w:date="2025-10-31T16:00:00Z" w16du:dateUtc="2025-10-31T09:00:00Z">
        <w:r w:rsidR="009241C1">
          <w:rPr>
            <w:rFonts w:ascii="Calibri" w:hAnsi="Calibri" w:cs="Calibri"/>
          </w:rPr>
          <w:t>quoting</w:t>
        </w:r>
        <w:r w:rsidR="009241C1" w:rsidRPr="009A6572">
          <w:rPr>
            <w:rFonts w:ascii="Calibri" w:hAnsi="Calibri" w:cs="Calibri"/>
          </w:rPr>
          <w:t xml:space="preserve"> </w:t>
        </w:r>
      </w:ins>
      <w:r w:rsidRPr="009A6572">
        <w:rPr>
          <w:rFonts w:ascii="Calibri" w:hAnsi="Calibri" w:cs="Calibri"/>
        </w:rPr>
        <w:t>the CCI®</w:t>
      </w:r>
      <w:del w:id="94" w:author="Pierre Clavien Clavien" w:date="2025-10-31T16:00:00Z" w16du:dateUtc="2025-10-31T09:00:00Z">
        <w:r w:rsidRPr="009A6572" w:rsidDel="009241C1">
          <w:rPr>
            <w:rFonts w:ascii="Calibri" w:hAnsi="Calibri" w:cs="Calibri"/>
          </w:rPr>
          <w:delText xml:space="preserve"> up to July 2025</w:delText>
        </w:r>
      </w:del>
      <w:r w:rsidRPr="009A6572">
        <w:rPr>
          <w:rFonts w:ascii="Calibri" w:hAnsi="Calibri" w:cs="Calibri"/>
        </w:rPr>
        <w:t>, 136 RCTs were eligible, comprising 87 published</w:t>
      </w:r>
      <w:ins w:id="95" w:author="Pierre Clavien Clavien" w:date="2025-10-31T16:00:00Z" w16du:dateUtc="2025-10-31T09:00:00Z">
        <w:r w:rsidR="009241C1">
          <w:rPr>
            <w:rFonts w:ascii="Calibri" w:hAnsi="Calibri" w:cs="Calibri"/>
          </w:rPr>
          <w:t xml:space="preserve"> RCTs</w:t>
        </w:r>
      </w:ins>
      <w:r w:rsidRPr="009A6572">
        <w:rPr>
          <w:rFonts w:ascii="Calibri" w:hAnsi="Calibri" w:cs="Calibri"/>
        </w:rPr>
        <w:t xml:space="preserve"> and 49 ongoing trials (</w:t>
      </w:r>
      <w:r w:rsidRPr="009241C1">
        <w:rPr>
          <w:rFonts w:ascii="Calibri" w:hAnsi="Calibri" w:cs="Calibri"/>
          <w:b/>
          <w:bCs/>
          <w:u w:val="single"/>
          <w:rPrChange w:id="96" w:author="Pierre Clavien Clavien" w:date="2025-10-31T16:01:00Z" w16du:dateUtc="2025-10-31T09:01:00Z">
            <w:rPr>
              <w:rFonts w:ascii="Calibri" w:hAnsi="Calibri" w:cs="Calibri"/>
              <w:b/>
              <w:bCs/>
            </w:rPr>
          </w:rPrChange>
        </w:rPr>
        <w:t>Figure 1</w:t>
      </w:r>
      <w:r w:rsidRPr="009A6572">
        <w:rPr>
          <w:rFonts w:ascii="Calibri" w:hAnsi="Calibri" w:cs="Calibri"/>
        </w:rPr>
        <w:t>).</w:t>
      </w:r>
    </w:p>
    <w:p w14:paraId="6FC3922D" w14:textId="0C2BB417" w:rsidR="001D09A0" w:rsidRPr="001D09A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 w:rsidRPr="009A6572">
        <w:rPr>
          <w:rFonts w:ascii="Calibri" w:hAnsi="Calibri" w:cs="Calibri"/>
        </w:rPr>
        <w:t xml:space="preserve">A pre-trial document was available for 84 (98%) </w:t>
      </w:r>
      <w:ins w:id="97" w:author="Pierre Clavien Clavien" w:date="2025-10-31T16:01:00Z" w16du:dateUtc="2025-10-31T09:01:00Z">
        <w:r w:rsidR="0036570E">
          <w:rPr>
            <w:rFonts w:ascii="Calibri" w:hAnsi="Calibri" w:cs="Calibri"/>
          </w:rPr>
          <w:t xml:space="preserve">of </w:t>
        </w:r>
      </w:ins>
      <w:r w:rsidRPr="009A6572">
        <w:rPr>
          <w:rFonts w:ascii="Calibri" w:hAnsi="Calibri" w:cs="Calibri"/>
        </w:rPr>
        <w:t>published RCTs (</w:t>
      </w:r>
      <w:r w:rsidRPr="0036570E">
        <w:rPr>
          <w:rFonts w:ascii="Calibri" w:hAnsi="Calibri" w:cs="Calibri"/>
          <w:b/>
          <w:bCs/>
          <w:u w:val="single"/>
          <w:rPrChange w:id="98" w:author="Pierre Clavien Clavien" w:date="2025-10-31T16:01:00Z" w16du:dateUtc="2025-10-31T09:01:00Z">
            <w:rPr>
              <w:rFonts w:ascii="Calibri" w:hAnsi="Calibri" w:cs="Calibri"/>
              <w:b/>
              <w:bCs/>
            </w:rPr>
          </w:rPrChange>
        </w:rPr>
        <w:t>Table 1</w:t>
      </w:r>
      <w:r w:rsidRPr="009A6572">
        <w:rPr>
          <w:rFonts w:ascii="Calibri" w:hAnsi="Calibri" w:cs="Calibri"/>
        </w:rPr>
        <w:t xml:space="preserve">), including 31 (37%) </w:t>
      </w:r>
      <w:r w:rsidRPr="003B4AD0">
        <w:rPr>
          <w:rFonts w:ascii="Calibri" w:hAnsi="Calibri" w:cs="Calibri"/>
        </w:rPr>
        <w:t xml:space="preserve">published protocols, 8 (10%) full-text protocols provided as supplementary material, and 45 (54%) registry records. </w:t>
      </w:r>
      <w:commentRangeStart w:id="99"/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A primary endpoint was defined in all 84 (100%) pre-trial documents, while secondary endpoints were specified in 81</w:t>
      </w:r>
      <w:ins w:id="100" w:author="Pierre Clavien Clavien" w:date="2025-10-31T16:01:00Z" w16du:dateUtc="2025-10-31T09:01:00Z">
        <w:r w:rsidR="0036570E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s</w:t>
        </w:r>
      </w:ins>
      <w:ins w:id="101" w:author="Pierre Clavien Clavien" w:date="2025-10-31T16:02:00Z" w16du:dateUtc="2025-10-31T09:02:00Z">
        <w:r w:rsidR="0036570E">
          <w:rPr>
            <w:rFonts w:ascii="Calibri" w:eastAsia="Times New Roman" w:hAnsi="Calibri" w:cs="Calibri"/>
            <w:kern w:val="0"/>
            <w:lang w:eastAsia="de-DE"/>
            <w14:ligatures w14:val="none"/>
          </w:rPr>
          <w:t>tudies</w:t>
        </w:r>
      </w:ins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(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96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%). A sample size calculation was reported in</w:t>
      </w:r>
      <w:ins w:id="102" w:author="Pierre Clavien Clavien" w:date="2025-10-31T16:02:00Z" w16du:dateUtc="2025-10-31T09:02:00Z">
        <w:r w:rsidR="0036570E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  <w:proofErr w:type="gramStart"/>
        <w:r w:rsidR="0036570E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only </w:t>
        </w:r>
      </w:ins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45</w:t>
      </w:r>
      <w:proofErr w:type="gramEnd"/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(54%)</w:t>
      </w:r>
      <w:ins w:id="103" w:author="Pierre Clavien Clavien" w:date="2025-10-31T16:02:00Z" w16du:dateUtc="2025-10-31T09:02:00Z">
        <w:r w:rsidR="0036570E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studies</w:t>
        </w:r>
      </w:ins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and the </w:t>
      </w:r>
      <w:commentRangeStart w:id="104"/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study aim </w:t>
      </w:r>
      <w:commentRangeEnd w:id="104"/>
      <w:r w:rsidR="0036570E">
        <w:rPr>
          <w:rStyle w:val="CommentReference"/>
        </w:rPr>
        <w:commentReference w:id="104"/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in 23 (27%). </w:t>
      </w:r>
      <w:commentRangeEnd w:id="99"/>
      <w:r>
        <w:rPr>
          <w:rStyle w:val="CommentReference"/>
        </w:rPr>
        <w:commentReference w:id="99"/>
      </w:r>
    </w:p>
    <w:p w14:paraId="46707072" w14:textId="1693D768" w:rsidR="001D09A0" w:rsidRPr="001D09A0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r>
        <w:rPr>
          <w:rFonts w:ascii="Calibri" w:eastAsia="Times New Roman" w:hAnsi="Calibri" w:cs="Calibri"/>
          <w:kern w:val="0"/>
          <w:lang w:eastAsia="de-DE"/>
          <w14:ligatures w14:val="none"/>
        </w:rPr>
        <w:t>Among the 87 publications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sample size calculation was provided in </w:t>
      </w:r>
      <w:commentRangeStart w:id="105"/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84 (98%). </w:t>
      </w:r>
      <w:commentRangeEnd w:id="105"/>
      <w:r w:rsidR="00221B9F">
        <w:rPr>
          <w:rStyle w:val="CommentReference"/>
        </w:rPr>
        <w:commentReference w:id="105"/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Twenty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(23%)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specified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a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superiority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design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and 12 (14%)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non-inferiority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design, while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55 did not provide this information explicitly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</w:t>
      </w:r>
      <w:commentRangeStart w:id="106"/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Of the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20 </w:t>
      </w:r>
      <w:commentRangeStart w:id="107"/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head-to-head </w:t>
      </w:r>
      <w:commentRangeEnd w:id="107"/>
      <w:r w:rsidR="00857E2A">
        <w:rPr>
          <w:rStyle w:val="CommentReference"/>
        </w:rPr>
        <w:commentReference w:id="107"/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trials, 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>9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(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45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%) achieved statistical significance for the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ir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primary endpoint, and </w:t>
      </w:r>
      <w:commentRangeStart w:id="108"/>
      <w:r>
        <w:rPr>
          <w:rFonts w:ascii="Calibri" w:eastAsia="Times New Roman" w:hAnsi="Calibri" w:cs="Calibri"/>
          <w:kern w:val="0"/>
          <w:lang w:eastAsia="de-DE"/>
          <w14:ligatures w14:val="none"/>
        </w:rPr>
        <w:t>xx</w:t>
      </w:r>
      <w:commentRangeEnd w:id="108"/>
      <w:r w:rsidR="003B5DB5">
        <w:rPr>
          <w:rStyle w:val="CommentReference"/>
        </w:rPr>
        <w:commentReference w:id="108"/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of those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discussed whether the observed effect </w:t>
      </w:r>
      <w:r w:rsidR="002C1BF0">
        <w:rPr>
          <w:rFonts w:ascii="Calibri" w:eastAsia="Times New Roman" w:hAnsi="Calibri" w:cs="Calibri"/>
          <w:kern w:val="0"/>
          <w:lang w:eastAsia="de-DE"/>
          <w14:ligatures w14:val="none"/>
        </w:rPr>
        <w:t>could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be interpreted as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clinically meaningful</w:t>
      </w:r>
      <w:commentRangeEnd w:id="106"/>
      <w:r w:rsidR="00857E2A">
        <w:rPr>
          <w:rStyle w:val="CommentReference"/>
        </w:rPr>
        <w:commentReference w:id="106"/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43D19475" w14:textId="77777777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Discussion</w:t>
      </w:r>
    </w:p>
    <w:p w14:paraId="50EE975A" w14:textId="1EF8A211" w:rsidR="00F46BFA" w:rsidRDefault="00857E2A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ins w:id="109" w:author="Pierre Clavien Clavien" w:date="2025-10-31T16:07:00Z" w16du:dateUtc="2025-10-31T09:07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The main message of this </w:t>
        </w:r>
      </w:ins>
      <w:ins w:id="110" w:author="Pierre Clavien Clavien" w:date="2025-10-31T16:08:00Z" w16du:dateUtc="2025-10-31T09:08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extensive </w:t>
        </w:r>
      </w:ins>
      <w:ins w:id="111" w:author="Pierre Clavien Clavien" w:date="2025-10-31T16:10:00Z" w16du:dateUtc="2025-10-31T09:10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digging the surgical literature </w:t>
        </w:r>
      </w:ins>
      <w:proofErr w:type="spellStart"/>
      <w:ins w:id="112" w:author="Pierre Clavien Clavien" w:date="2025-10-31T16:08:00Z" w16du:dateUtc="2025-10-31T09:08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>i</w:t>
        </w:r>
        <w:proofErr w:type="spellEnd"/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ins w:id="113" w:author="Pierre Clavien Clavien" w:date="2025-10-31T16:07:00Z" w16du:dateUtc="2025-10-31T09:07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is </w:t>
        </w:r>
      </w:ins>
      <w:del w:id="114" w:author="Pierre Clavien Clavien" w:date="2025-10-31T16:08:00Z" w16du:dateUtc="2025-10-31T09:08:00Z">
        <w:r w:rsidR="001D09A0" w:rsidRPr="001D09A0" w:rsidDel="00857E2A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Our findings indicate that</w:delText>
        </w:r>
      </w:del>
      <w:ins w:id="115" w:author="Pierre Clavien Clavien" w:date="2025-10-31T16:08:00Z" w16du:dateUtc="2025-10-31T09:08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>that</w:t>
        </w:r>
      </w:ins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the crisis in surgical evidence originates at the level of trial planning</w:t>
      </w:r>
      <w:del w:id="116" w:author="Pierre Clavien Clavien" w:date="2025-10-31T16:08:00Z" w16du:dateUtc="2025-10-31T09:08:00Z">
        <w:r w:rsidR="006A4B6D" w:rsidDel="00857E2A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already</w:delText>
        </w:r>
      </w:del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. Core design elements such as study aim</w:t>
      </w:r>
      <w:ins w:id="117" w:author="Pierre Clavien Clavien" w:date="2025-10-31T16:11:00Z" w16du:dateUtc="2025-10-31T09:11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del w:id="118" w:author="Pierre Clavien Clavien" w:date="2025-10-31T16:11:00Z" w16du:dateUtc="2025-10-31T09:11:00Z">
        <w:r w:rsidR="006A4B6D" w:rsidDel="00857E2A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, which is critical to ultimately </w:delText>
        </w:r>
        <w:r w:rsidR="00925633" w:rsidDel="00857E2A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>inform surgical decisions,</w:delText>
        </w:r>
        <w:r w:rsidR="001D09A0" w:rsidRPr="001D09A0" w:rsidDel="00857E2A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 </w:delText>
        </w:r>
      </w:del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and sample size calculation were frequently missing or </w:t>
      </w:r>
      <w:del w:id="119" w:author="Pierre Clavien Clavien" w:date="2025-10-31T16:11:00Z" w16du:dateUtc="2025-10-31T09:11:00Z">
        <w:r w:rsidR="001D09A0" w:rsidRPr="001D09A0" w:rsidDel="00857E2A">
          <w:rPr>
            <w:rFonts w:ascii="Calibri" w:eastAsia="Times New Roman" w:hAnsi="Calibri" w:cs="Calibri"/>
            <w:kern w:val="0"/>
            <w:lang w:eastAsia="de-DE"/>
            <w14:ligatures w14:val="none"/>
          </w:rPr>
          <w:delText xml:space="preserve">insufficiently </w:delText>
        </w:r>
      </w:del>
      <w:ins w:id="120" w:author="Pierre Clavien Clavien" w:date="2025-10-31T16:11:00Z" w16du:dateUtc="2025-10-31T09:11:00Z">
        <w:r>
          <w:rPr>
            <w:rFonts w:ascii="Calibri" w:eastAsia="Times New Roman" w:hAnsi="Calibri" w:cs="Calibri"/>
            <w:kern w:val="0"/>
            <w:lang w:eastAsia="de-DE"/>
            <w14:ligatures w14:val="none"/>
          </w:rPr>
          <w:t>poorly</w:t>
        </w:r>
        <w:r w:rsidRPr="001D09A0">
          <w:rPr>
            <w:rFonts w:ascii="Calibri" w:eastAsia="Times New Roman" w:hAnsi="Calibri" w:cs="Calibri"/>
            <w:kern w:val="0"/>
            <w:lang w:eastAsia="de-DE"/>
            <w14:ligatures w14:val="none"/>
          </w:rPr>
          <w:t xml:space="preserve"> </w:t>
        </w:r>
      </w:ins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defined in pre-trial documents, undermining both methodological rigor and </w:t>
      </w:r>
      <w:r w:rsidR="00F46BFA">
        <w:rPr>
          <w:rFonts w:ascii="Calibri" w:eastAsia="Times New Roman" w:hAnsi="Calibri" w:cs="Calibri"/>
          <w:kern w:val="0"/>
          <w:lang w:eastAsia="de-DE"/>
          <w14:ligatures w14:val="none"/>
        </w:rPr>
        <w:t>patient-</w:t>
      </w:r>
      <w:r w:rsidR="00925633">
        <w:rPr>
          <w:rFonts w:ascii="Calibri" w:eastAsia="Times New Roman" w:hAnsi="Calibri" w:cs="Calibri"/>
          <w:kern w:val="0"/>
          <w:lang w:eastAsia="de-DE"/>
          <w14:ligatures w14:val="none"/>
        </w:rPr>
        <w:t>relevant research</w:t>
      </w:r>
      <w:r w:rsidR="001D09A0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.</w:t>
      </w:r>
    </w:p>
    <w:p w14:paraId="663D1081" w14:textId="0F7ADBD6" w:rsidR="00F46BFA" w:rsidRDefault="001D09A0" w:rsidP="001D09A0">
      <w:pPr>
        <w:spacing w:before="100" w:beforeAutospacing="1" w:after="100" w:afterAutospacing="1" w:line="480" w:lineRule="auto"/>
        <w:rPr>
          <w:rFonts w:ascii="Calibri" w:eastAsia="Times New Roman" w:hAnsi="Calibri" w:cs="Calibri"/>
          <w:kern w:val="0"/>
          <w:lang w:eastAsia="de-DE"/>
          <w14:ligatures w14:val="none"/>
        </w:rPr>
      </w:pPr>
      <w:commentRangeStart w:id="121"/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A sample size </w:t>
      </w:r>
      <w:commentRangeEnd w:id="121"/>
      <w:r w:rsidR="00857E2A">
        <w:rPr>
          <w:rStyle w:val="CommentReference"/>
        </w:rPr>
        <w:commentReference w:id="121"/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calculation is the moment when investigators decide what difference truly matters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to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patient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s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. Without this reflection, trials risk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achieving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statistically significant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while remaining</w:t>
      </w:r>
      <w:r w:rsidR="003B5DB5"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>clinically meaningless. The predominance of superiority designs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and their frequent failure to demonstrate superiority,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further indicates that surgical research often </w:t>
      </w:r>
      <w:r w:rsidRPr="001D09A0">
        <w:rPr>
          <w:rFonts w:ascii="Calibri" w:eastAsia="Times New Roman" w:hAnsi="Calibri" w:cs="Calibri"/>
          <w:kern w:val="0"/>
          <w:lang w:eastAsia="de-DE"/>
          <w14:ligatures w14:val="none"/>
        </w:rPr>
        <w:lastRenderedPageBreak/>
        <w:t>asks the wrong question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one that does not align with the </w:t>
      </w:r>
      <w:r w:rsidR="00F568D5">
        <w:rPr>
          <w:rFonts w:ascii="Calibri" w:eastAsia="Times New Roman" w:hAnsi="Calibri" w:cs="Calibri"/>
          <w:kern w:val="0"/>
          <w:lang w:eastAsia="de-DE"/>
          <w14:ligatures w14:val="none"/>
        </w:rPr>
        <w:t>specific decision to be informed</w:t>
      </w:r>
      <w:r w:rsidR="0042117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when 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choosing</w:t>
      </w:r>
      <w:r w:rsidR="0042117F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 between two surgical interventions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>. For example, i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n many surgical comparisons the relevant question is whether a new procedure achieves comparable oncological outcomes (</w:t>
      </w:r>
      <w:r w:rsidR="003B5DB5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i.e. </w:t>
      </w:r>
      <w:r w:rsidR="003B5DB5" w:rsidRPr="003B5DB5">
        <w:rPr>
          <w:rFonts w:ascii="Calibri" w:eastAsia="Times New Roman" w:hAnsi="Calibri" w:cs="Calibri"/>
          <w:kern w:val="0"/>
          <w:lang w:eastAsia="de-DE"/>
          <w14:ligatures w14:val="none"/>
        </w:rPr>
        <w:t>non-inferior cancer-free survival) while reducing postoperative morbidity, rather than whether it is strictly superior on a single endpoint.</w:t>
      </w:r>
    </w:p>
    <w:p w14:paraId="6F1E8067" w14:textId="77777777" w:rsidR="00F46BFA" w:rsidRDefault="001D09A0" w:rsidP="00F46BFA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commentRangeStart w:id="122"/>
      <w:r w:rsidRPr="001D09A0"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  <w:t>Conclusion</w:t>
      </w:r>
      <w:commentRangeEnd w:id="122"/>
      <w:r w:rsidR="00857E2A">
        <w:rPr>
          <w:rStyle w:val="CommentReference"/>
        </w:rPr>
        <w:commentReference w:id="122"/>
      </w:r>
    </w:p>
    <w:p w14:paraId="5E3A0CB6" w14:textId="4FBAEB20" w:rsidR="00545285" w:rsidRPr="00F46BFA" w:rsidRDefault="002C1BF0" w:rsidP="002C1BF0">
      <w:pPr>
        <w:spacing w:before="100" w:beforeAutospacing="1" w:after="100" w:afterAutospacing="1" w:line="480" w:lineRule="auto"/>
        <w:rPr>
          <w:rFonts w:ascii="Calibri" w:eastAsia="Times New Roman" w:hAnsi="Calibri" w:cs="Calibri"/>
          <w:b/>
          <w:bCs/>
          <w:kern w:val="0"/>
          <w:lang w:eastAsia="de-DE"/>
          <w14:ligatures w14:val="none"/>
        </w:rPr>
      </w:pP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Surgical trials must operationalize clinical relevance from the outset. Investigators should define clear patient-centered objectives, justify effect sizes by what matters to patients, choose designs aligned with the clinical </w:t>
      </w:r>
      <w:r w:rsidR="00E91A07">
        <w:rPr>
          <w:rFonts w:ascii="Calibri" w:eastAsia="Times New Roman" w:hAnsi="Calibri" w:cs="Calibri"/>
          <w:kern w:val="0"/>
          <w:lang w:eastAsia="de-DE"/>
          <w14:ligatures w14:val="none"/>
        </w:rPr>
        <w:t>decision to be informed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including non-inferiority </w:t>
      </w:r>
      <w:r w:rsidR="00E91A07">
        <w:rPr>
          <w:rFonts w:ascii="Calibri" w:eastAsia="Times New Roman" w:hAnsi="Calibri" w:cs="Calibri"/>
          <w:kern w:val="0"/>
          <w:lang w:eastAsia="de-DE"/>
          <w14:ligatures w14:val="none"/>
        </w:rPr>
        <w:t>or superiority for primary and secondary outcomes</w:t>
      </w:r>
      <w:r>
        <w:rPr>
          <w:rFonts w:ascii="Calibri" w:eastAsia="Times New Roman" w:hAnsi="Calibri" w:cs="Calibri"/>
          <w:kern w:val="0"/>
          <w:lang w:eastAsia="de-DE"/>
          <w14:ligatures w14:val="none"/>
        </w:rPr>
        <w:t xml:space="preserve">, </w:t>
      </w:r>
      <w:r w:rsidRPr="002C1BF0">
        <w:rPr>
          <w:rFonts w:ascii="Calibri" w:eastAsia="Times New Roman" w:hAnsi="Calibri" w:cs="Calibri"/>
          <w:kern w:val="0"/>
          <w:lang w:eastAsia="de-DE"/>
          <w14:ligatures w14:val="none"/>
        </w:rPr>
        <w:t>and commit to interpreting results against prespecified clinical thresholds rather than p-values alone. Embedding these choices in pre-trial documents will strengthen transparency, improve interpretability, and convert publishable studies into practice-changing evidence.</w:t>
      </w:r>
    </w:p>
    <w:sectPr w:rsidR="00545285" w:rsidRPr="00F46B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ierre Clavien Clavien" w:date="2025-10-31T15:35:00Z" w:initials="PC">
    <w:p w14:paraId="01DE817B" w14:textId="77777777" w:rsidR="0005456C" w:rsidRDefault="0005456C" w:rsidP="0005456C">
      <w:r>
        <w:rPr>
          <w:rStyle w:val="CommentReference"/>
        </w:rPr>
        <w:annotationRef/>
      </w:r>
      <w:r>
        <w:rPr>
          <w:sz w:val="20"/>
          <w:szCs w:val="20"/>
        </w:rPr>
        <w:t>We still need a more catchy title:</w:t>
      </w:r>
    </w:p>
    <w:p w14:paraId="5019F305" w14:textId="77777777" w:rsidR="0005456C" w:rsidRDefault="0005456C" w:rsidP="0005456C">
      <w:r>
        <w:rPr>
          <w:sz w:val="20"/>
          <w:szCs w:val="20"/>
        </w:rPr>
        <w:t>a.Poor design of surgical RCTs prevents its applicaility in clinical practice. Need for a patient related outcome.</w:t>
      </w:r>
    </w:p>
    <w:p w14:paraId="0E8CEE86" w14:textId="77777777" w:rsidR="0005456C" w:rsidRDefault="0005456C" w:rsidP="0005456C">
      <w:r>
        <w:rPr>
          <w:sz w:val="20"/>
          <w:szCs w:val="20"/>
        </w:rPr>
        <w:t>b. The lack of patient related outcome shatters the significance of  RCT's including misleading sample size calculation.</w:t>
      </w:r>
    </w:p>
    <w:p w14:paraId="7512A1A7" w14:textId="77777777" w:rsidR="0005456C" w:rsidRDefault="0005456C" w:rsidP="0005456C">
      <w:r>
        <w:rPr>
          <w:sz w:val="20"/>
          <w:szCs w:val="20"/>
        </w:rPr>
        <w:t xml:space="preserve">in fact anything shorter may be better </w:t>
      </w:r>
    </w:p>
  </w:comment>
  <w:comment w:id="7" w:author="Pierre Clavien Clavien" w:date="2025-10-31T15:36:00Z" w:initials="PC">
    <w:p w14:paraId="7E24CCCA" w14:textId="77777777" w:rsidR="0005456C" w:rsidRDefault="0005456C" w:rsidP="0005456C">
      <w:r>
        <w:rPr>
          <w:rStyle w:val="CommentReference"/>
        </w:rPr>
        <w:annotationRef/>
      </w:r>
      <w:r>
        <w:rPr>
          <w:sz w:val="20"/>
          <w:szCs w:val="20"/>
        </w:rPr>
        <w:t>blind evaluation = we cannot openely refer to our previous work</w:t>
      </w:r>
    </w:p>
  </w:comment>
  <w:comment w:id="104" w:author="Pierre Clavien Clavien" w:date="2025-10-31T16:03:00Z" w:initials="PC">
    <w:p w14:paraId="1416C4DD" w14:textId="77777777" w:rsidR="0036570E" w:rsidRDefault="0036570E" w:rsidP="0036570E">
      <w:r>
        <w:rPr>
          <w:rStyle w:val="CommentReference"/>
        </w:rPr>
        <w:annotationRef/>
      </w:r>
      <w:r>
        <w:rPr>
          <w:sz w:val="20"/>
          <w:szCs w:val="20"/>
        </w:rPr>
        <w:t>do you mean publication or also include protocols?</w:t>
      </w:r>
    </w:p>
  </w:comment>
  <w:comment w:id="99" w:author="fariba abbassi" w:date="2025-10-28T18:02:00Z" w:initials="fa">
    <w:p w14:paraId="32A0BB2B" w14:textId="541231B8" w:rsidR="00F46BFA" w:rsidRDefault="001D09A0" w:rsidP="00F46BFA">
      <w:r>
        <w:rPr>
          <w:rStyle w:val="CommentReference"/>
        </w:rPr>
        <w:annotationRef/>
      </w:r>
      <w:r w:rsidR="00F46BFA">
        <w:rPr>
          <w:sz w:val="20"/>
          <w:szCs w:val="20"/>
        </w:rPr>
        <w:t>we could provide a table with this information, grouped by pre-trial document type, to show, that especially registry records are of very poor quality, while published protocols provide much more information.</w:t>
      </w:r>
    </w:p>
  </w:comment>
  <w:comment w:id="105" w:author="Pierre Clavien Clavien" w:date="2025-10-31T16:05:00Z" w:initials="PC">
    <w:p w14:paraId="163BC8D9" w14:textId="77777777" w:rsidR="00221B9F" w:rsidRDefault="00221B9F" w:rsidP="00221B9F">
      <w:r>
        <w:rPr>
          <w:rStyle w:val="CommentReference"/>
        </w:rPr>
        <w:annotationRef/>
      </w:r>
      <w:r>
        <w:rPr>
          <w:sz w:val="20"/>
          <w:szCs w:val="20"/>
        </w:rPr>
        <w:t>this seems to contradict the previous senstence.!</w:t>
      </w:r>
    </w:p>
  </w:comment>
  <w:comment w:id="107" w:author="Pierre Clavien Clavien" w:date="2025-10-31T16:06:00Z" w:initials="PC">
    <w:p w14:paraId="589A6923" w14:textId="77777777" w:rsidR="00857E2A" w:rsidRDefault="00857E2A" w:rsidP="00857E2A">
      <w:r>
        <w:rPr>
          <w:rStyle w:val="CommentReference"/>
        </w:rPr>
        <w:annotationRef/>
      </w:r>
      <w:r>
        <w:rPr>
          <w:sz w:val="20"/>
          <w:szCs w:val="20"/>
        </w:rPr>
        <w:t>probably unclear fo readers</w:t>
      </w:r>
    </w:p>
  </w:comment>
  <w:comment w:id="108" w:author="fariba abbassi" w:date="2025-10-30T18:53:00Z" w:initials="fa">
    <w:p w14:paraId="6943531E" w14:textId="70C314DD" w:rsidR="003B5DB5" w:rsidRDefault="003B5DB5" w:rsidP="003B5DB5">
      <w:r>
        <w:rPr>
          <w:rStyle w:val="CommentReference"/>
        </w:rPr>
        <w:annotationRef/>
      </w:r>
      <w:r>
        <w:rPr>
          <w:sz w:val="20"/>
          <w:szCs w:val="20"/>
        </w:rPr>
        <w:t>Joana and I need to extract this information first</w:t>
      </w:r>
    </w:p>
  </w:comment>
  <w:comment w:id="106" w:author="Pierre Clavien Clavien" w:date="2025-10-31T16:06:00Z" w:initials="PC">
    <w:p w14:paraId="774C51DC" w14:textId="77777777" w:rsidR="00857E2A" w:rsidRDefault="00857E2A" w:rsidP="00857E2A">
      <w:r>
        <w:rPr>
          <w:rStyle w:val="CommentReference"/>
        </w:rPr>
        <w:annotationRef/>
      </w:r>
      <w:r>
        <w:rPr>
          <w:sz w:val="20"/>
          <w:szCs w:val="20"/>
        </w:rPr>
        <w:t>need to describe clear results here.</w:t>
      </w:r>
    </w:p>
  </w:comment>
  <w:comment w:id="121" w:author="Pierre Clavien Clavien" w:date="2025-10-31T16:12:00Z" w:initials="PC">
    <w:p w14:paraId="53A3D8F4" w14:textId="77777777" w:rsidR="00857E2A" w:rsidRDefault="00857E2A" w:rsidP="00857E2A">
      <w:r>
        <w:rPr>
          <w:rStyle w:val="CommentReference"/>
        </w:rPr>
        <w:annotationRef/>
      </w:r>
      <w:r>
        <w:rPr>
          <w:sz w:val="20"/>
          <w:szCs w:val="20"/>
        </w:rPr>
        <w:t>I would rephrase from here. and perhaps better mention the CCI 12 point diff. If not irrelvant for patient. Need a clear message</w:t>
      </w:r>
    </w:p>
  </w:comment>
  <w:comment w:id="122" w:author="Pierre Clavien Clavien" w:date="2025-10-31T16:14:00Z" w:initials="PC">
    <w:p w14:paraId="35778AC4" w14:textId="77777777" w:rsidR="00857E2A" w:rsidRDefault="00857E2A" w:rsidP="00857E2A">
      <w:r>
        <w:rPr>
          <w:rStyle w:val="CommentReference"/>
        </w:rPr>
        <w:annotationRef/>
      </w:r>
      <w:r>
        <w:rPr>
          <w:sz w:val="20"/>
          <w:szCs w:val="20"/>
        </w:rPr>
        <w:t>must be limted to 2-3 sentences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12A1A7" w15:done="0"/>
  <w15:commentEx w15:paraId="7E24CCCA" w15:done="0"/>
  <w15:commentEx w15:paraId="1416C4DD" w15:done="0"/>
  <w15:commentEx w15:paraId="32A0BB2B" w15:done="0"/>
  <w15:commentEx w15:paraId="163BC8D9" w15:done="0"/>
  <w15:commentEx w15:paraId="589A6923" w15:done="0"/>
  <w15:commentEx w15:paraId="6943531E" w15:done="0"/>
  <w15:commentEx w15:paraId="774C51DC" w15:done="0"/>
  <w15:commentEx w15:paraId="53A3D8F4" w15:done="0"/>
  <w15:commentEx w15:paraId="35778A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26EC24" w16cex:dateUtc="2025-10-31T08:35:00Z"/>
  <w16cex:commentExtensible w16cex:durableId="57274181" w16cex:dateUtc="2025-10-31T08:36:00Z"/>
  <w16cex:commentExtensible w16cex:durableId="55963B9B" w16cex:dateUtc="2025-10-31T09:03:00Z"/>
  <w16cex:commentExtensible w16cex:durableId="4E07BE60" w16cex:dateUtc="2025-10-28T17:02:00Z"/>
  <w16cex:commentExtensible w16cex:durableId="4D4365B2" w16cex:dateUtc="2025-10-31T09:05:00Z"/>
  <w16cex:commentExtensible w16cex:durableId="5A619095" w16cex:dateUtc="2025-10-31T09:06:00Z"/>
  <w16cex:commentExtensible w16cex:durableId="7E280BB0" w16cex:dateUtc="2025-10-30T17:53:00Z"/>
  <w16cex:commentExtensible w16cex:durableId="415C6FFB" w16cex:dateUtc="2025-10-31T09:06:00Z"/>
  <w16cex:commentExtensible w16cex:durableId="6436BB58" w16cex:dateUtc="2025-10-31T09:12:00Z"/>
  <w16cex:commentExtensible w16cex:durableId="2BF40D6F" w16cex:dateUtc="2025-10-31T09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12A1A7" w16cid:durableId="2A26EC24"/>
  <w16cid:commentId w16cid:paraId="7E24CCCA" w16cid:durableId="57274181"/>
  <w16cid:commentId w16cid:paraId="1416C4DD" w16cid:durableId="55963B9B"/>
  <w16cid:commentId w16cid:paraId="32A0BB2B" w16cid:durableId="4E07BE60"/>
  <w16cid:commentId w16cid:paraId="163BC8D9" w16cid:durableId="4D4365B2"/>
  <w16cid:commentId w16cid:paraId="589A6923" w16cid:durableId="5A619095"/>
  <w16cid:commentId w16cid:paraId="6943531E" w16cid:durableId="7E280BB0"/>
  <w16cid:commentId w16cid:paraId="774C51DC" w16cid:durableId="415C6FFB"/>
  <w16cid:commentId w16cid:paraId="53A3D8F4" w16cid:durableId="6436BB58"/>
  <w16cid:commentId w16cid:paraId="35778AC4" w16cid:durableId="2BF40D6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ierre Clavien Clavien">
    <w15:presenceInfo w15:providerId="Windows Live" w15:userId="c4ec0721cf08334e"/>
  </w15:person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A0"/>
    <w:rsid w:val="00030067"/>
    <w:rsid w:val="0003527F"/>
    <w:rsid w:val="0005456C"/>
    <w:rsid w:val="0006139C"/>
    <w:rsid w:val="00070B1D"/>
    <w:rsid w:val="00090360"/>
    <w:rsid w:val="000953A6"/>
    <w:rsid w:val="00097855"/>
    <w:rsid w:val="000D321A"/>
    <w:rsid w:val="000E21D2"/>
    <w:rsid w:val="000E240F"/>
    <w:rsid w:val="000E74C9"/>
    <w:rsid w:val="000F66FA"/>
    <w:rsid w:val="00120B60"/>
    <w:rsid w:val="0015142E"/>
    <w:rsid w:val="00167844"/>
    <w:rsid w:val="001B2A06"/>
    <w:rsid w:val="001B7687"/>
    <w:rsid w:val="001D09A0"/>
    <w:rsid w:val="001D6A53"/>
    <w:rsid w:val="001E6CD4"/>
    <w:rsid w:val="001F68EF"/>
    <w:rsid w:val="001F7FEA"/>
    <w:rsid w:val="00221B9F"/>
    <w:rsid w:val="002239BB"/>
    <w:rsid w:val="00226B94"/>
    <w:rsid w:val="00252659"/>
    <w:rsid w:val="00270439"/>
    <w:rsid w:val="00284156"/>
    <w:rsid w:val="002A0DDB"/>
    <w:rsid w:val="002A25DF"/>
    <w:rsid w:val="002B3B49"/>
    <w:rsid w:val="002C1064"/>
    <w:rsid w:val="002C1BF0"/>
    <w:rsid w:val="00301AE3"/>
    <w:rsid w:val="00314AC0"/>
    <w:rsid w:val="00342AAE"/>
    <w:rsid w:val="0036570E"/>
    <w:rsid w:val="0037403F"/>
    <w:rsid w:val="00385B81"/>
    <w:rsid w:val="00395FC8"/>
    <w:rsid w:val="003A242F"/>
    <w:rsid w:val="003B5DB5"/>
    <w:rsid w:val="003B7943"/>
    <w:rsid w:val="003D6348"/>
    <w:rsid w:val="004048B6"/>
    <w:rsid w:val="004062C0"/>
    <w:rsid w:val="00416E69"/>
    <w:rsid w:val="0042117F"/>
    <w:rsid w:val="00485EE9"/>
    <w:rsid w:val="004A2FCA"/>
    <w:rsid w:val="004E6BC9"/>
    <w:rsid w:val="00510C46"/>
    <w:rsid w:val="0053120D"/>
    <w:rsid w:val="00535A24"/>
    <w:rsid w:val="00545285"/>
    <w:rsid w:val="0056396C"/>
    <w:rsid w:val="00566C89"/>
    <w:rsid w:val="00581168"/>
    <w:rsid w:val="00597A2F"/>
    <w:rsid w:val="005A29E4"/>
    <w:rsid w:val="005A3D11"/>
    <w:rsid w:val="005A6374"/>
    <w:rsid w:val="005B1523"/>
    <w:rsid w:val="005D0BCD"/>
    <w:rsid w:val="005E0239"/>
    <w:rsid w:val="005E7A84"/>
    <w:rsid w:val="006026BD"/>
    <w:rsid w:val="0060635A"/>
    <w:rsid w:val="00623FCB"/>
    <w:rsid w:val="00630581"/>
    <w:rsid w:val="00650DB0"/>
    <w:rsid w:val="00665F21"/>
    <w:rsid w:val="00672165"/>
    <w:rsid w:val="00677150"/>
    <w:rsid w:val="006778E6"/>
    <w:rsid w:val="006947EA"/>
    <w:rsid w:val="006A4B6D"/>
    <w:rsid w:val="006B491A"/>
    <w:rsid w:val="006C09EE"/>
    <w:rsid w:val="00715474"/>
    <w:rsid w:val="0071640D"/>
    <w:rsid w:val="007218EB"/>
    <w:rsid w:val="0073028C"/>
    <w:rsid w:val="00734E55"/>
    <w:rsid w:val="00746DE9"/>
    <w:rsid w:val="00762C11"/>
    <w:rsid w:val="00797FBB"/>
    <w:rsid w:val="007A479E"/>
    <w:rsid w:val="007D42E0"/>
    <w:rsid w:val="007D6959"/>
    <w:rsid w:val="008026AA"/>
    <w:rsid w:val="008455AE"/>
    <w:rsid w:val="00857E2A"/>
    <w:rsid w:val="0088584E"/>
    <w:rsid w:val="008A32FE"/>
    <w:rsid w:val="008C4E41"/>
    <w:rsid w:val="008E65FE"/>
    <w:rsid w:val="00904B93"/>
    <w:rsid w:val="00921A89"/>
    <w:rsid w:val="009241C1"/>
    <w:rsid w:val="00925633"/>
    <w:rsid w:val="009350A3"/>
    <w:rsid w:val="00942466"/>
    <w:rsid w:val="009A4EA6"/>
    <w:rsid w:val="009D503D"/>
    <w:rsid w:val="009D6B2D"/>
    <w:rsid w:val="009F4126"/>
    <w:rsid w:val="00A047B3"/>
    <w:rsid w:val="00A17F3A"/>
    <w:rsid w:val="00A21BAC"/>
    <w:rsid w:val="00A21DC6"/>
    <w:rsid w:val="00A43CAB"/>
    <w:rsid w:val="00A6083C"/>
    <w:rsid w:val="00AB5731"/>
    <w:rsid w:val="00AD333C"/>
    <w:rsid w:val="00AD5EA4"/>
    <w:rsid w:val="00AD782E"/>
    <w:rsid w:val="00AF0D29"/>
    <w:rsid w:val="00B0759F"/>
    <w:rsid w:val="00B21ECD"/>
    <w:rsid w:val="00B35645"/>
    <w:rsid w:val="00B4520F"/>
    <w:rsid w:val="00B5111A"/>
    <w:rsid w:val="00B62F21"/>
    <w:rsid w:val="00B7001D"/>
    <w:rsid w:val="00B7010B"/>
    <w:rsid w:val="00B81A9A"/>
    <w:rsid w:val="00B8768C"/>
    <w:rsid w:val="00B9628A"/>
    <w:rsid w:val="00B97839"/>
    <w:rsid w:val="00BD6375"/>
    <w:rsid w:val="00BF5D66"/>
    <w:rsid w:val="00CB17F6"/>
    <w:rsid w:val="00CD1849"/>
    <w:rsid w:val="00CD555F"/>
    <w:rsid w:val="00CD6EDC"/>
    <w:rsid w:val="00CD7C3E"/>
    <w:rsid w:val="00D14F2C"/>
    <w:rsid w:val="00D25F73"/>
    <w:rsid w:val="00D331D0"/>
    <w:rsid w:val="00D33C1E"/>
    <w:rsid w:val="00D6305F"/>
    <w:rsid w:val="00D66E39"/>
    <w:rsid w:val="00D67D58"/>
    <w:rsid w:val="00D702F9"/>
    <w:rsid w:val="00D82151"/>
    <w:rsid w:val="00DB2240"/>
    <w:rsid w:val="00DD1D21"/>
    <w:rsid w:val="00E0311A"/>
    <w:rsid w:val="00E3182D"/>
    <w:rsid w:val="00E417FA"/>
    <w:rsid w:val="00E529A4"/>
    <w:rsid w:val="00E702BE"/>
    <w:rsid w:val="00E82283"/>
    <w:rsid w:val="00E84E0C"/>
    <w:rsid w:val="00E91A07"/>
    <w:rsid w:val="00EA071D"/>
    <w:rsid w:val="00EA48F6"/>
    <w:rsid w:val="00EC6227"/>
    <w:rsid w:val="00F02BC4"/>
    <w:rsid w:val="00F32466"/>
    <w:rsid w:val="00F35634"/>
    <w:rsid w:val="00F46BFA"/>
    <w:rsid w:val="00F568D5"/>
    <w:rsid w:val="00F74252"/>
    <w:rsid w:val="00F931D4"/>
    <w:rsid w:val="00F96FE8"/>
    <w:rsid w:val="00FB1C60"/>
    <w:rsid w:val="00FB65C1"/>
    <w:rsid w:val="00FC7739"/>
    <w:rsid w:val="00FD45E8"/>
    <w:rsid w:val="00FE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C828"/>
  <w15:chartTrackingRefBased/>
  <w15:docId w15:val="{1534387F-FA98-4E40-BBAE-ED878A7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9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9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9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9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9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9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D09A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9A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9A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9A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9A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9A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9A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D0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9A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9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9A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D0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9A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D0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9A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D09A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09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9A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e-CH" w:eastAsia="de-DE"/>
      <w14:ligatures w14:val="none"/>
    </w:rPr>
  </w:style>
  <w:style w:type="character" w:styleId="Emphasis">
    <w:name w:val="Emphasis"/>
    <w:basedOn w:val="DefaultParagraphFont"/>
    <w:uiPriority w:val="20"/>
    <w:qFormat/>
    <w:rsid w:val="001D09A0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1D09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0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09A0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0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09A0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25265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Pierre Clavien Clavien</cp:lastModifiedBy>
  <cp:revision>8</cp:revision>
  <dcterms:created xsi:type="dcterms:W3CDTF">2025-10-31T04:16:00Z</dcterms:created>
  <dcterms:modified xsi:type="dcterms:W3CDTF">2025-10-31T09:14:00Z</dcterms:modified>
</cp:coreProperties>
</file>