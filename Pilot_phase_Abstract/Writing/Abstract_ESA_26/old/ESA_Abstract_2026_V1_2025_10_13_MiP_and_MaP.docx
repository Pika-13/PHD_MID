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7967B10" w:rsidR="00E53D2C" w:rsidRPr="00C04E8F" w:rsidRDefault="000F2CF8" w:rsidP="000F2CF8">
      <w:pPr>
        <w:spacing w:line="480" w:lineRule="auto"/>
        <w:ind w:firstLine="0"/>
        <w:jc w:val="center"/>
        <w:rPr>
          <w:rFonts w:ascii="Calibri" w:hAnsi="Calibri" w:cs="Calibri"/>
          <w:b/>
          <w:bCs/>
          <w:sz w:val="28"/>
          <w:szCs w:val="28"/>
        </w:rPr>
      </w:pPr>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del w:id="0" w:author="Milo Alan Puhan" w:date="2025-10-14T10:23:00Z" w16du:dateUtc="2025-10-14T08:23:00Z">
        <w:r w:rsidDel="00A13881">
          <w:rPr>
            <w:rFonts w:ascii="Calibri" w:hAnsi="Calibri" w:cs="Calibri"/>
            <w:b/>
            <w:bCs/>
            <w:sz w:val="28"/>
            <w:szCs w:val="28"/>
          </w:rPr>
          <w:br/>
        </w:r>
        <w:r w:rsidRPr="000F2CF8" w:rsidDel="00A13881">
          <w:rPr>
            <w:rFonts w:ascii="Calibri" w:hAnsi="Calibri" w:cs="Calibri"/>
            <w:b/>
            <w:bCs/>
            <w:sz w:val="28"/>
            <w:szCs w:val="28"/>
          </w:rPr>
          <w:delText xml:space="preserve">The </w:delText>
        </w:r>
        <w:commentRangeStart w:id="1"/>
        <w:r w:rsidDel="00A13881">
          <w:rPr>
            <w:rFonts w:ascii="Calibri" w:hAnsi="Calibri" w:cs="Calibri"/>
            <w:b/>
            <w:bCs/>
            <w:sz w:val="28"/>
            <w:szCs w:val="28"/>
          </w:rPr>
          <w:delText>Comprehensive</w:delText>
        </w:r>
        <w:commentRangeEnd w:id="1"/>
        <w:r w:rsidR="00CA1C57" w:rsidDel="00A13881">
          <w:rPr>
            <w:rStyle w:val="CommentReference"/>
          </w:rPr>
          <w:commentReference w:id="1"/>
        </w:r>
        <w:r w:rsidDel="00A13881">
          <w:rPr>
            <w:rFonts w:ascii="Calibri" w:hAnsi="Calibri" w:cs="Calibri"/>
            <w:b/>
            <w:bCs/>
            <w:sz w:val="28"/>
            <w:szCs w:val="28"/>
          </w:rPr>
          <w:delText xml:space="preserve"> Complication Index (CCI</w:delText>
        </w:r>
        <w:r w:rsidRPr="000F2CF8" w:rsidDel="00A13881">
          <w:rPr>
            <w:rFonts w:ascii="Calibri" w:hAnsi="Calibri" w:cs="Calibri"/>
            <w:b/>
            <w:bCs/>
            <w:sz w:val="28"/>
            <w:szCs w:val="28"/>
          </w:rPr>
          <w:delText>®</w:delText>
        </w:r>
        <w:r w:rsidDel="00A13881">
          <w:rPr>
            <w:rFonts w:ascii="Calibri" w:hAnsi="Calibri" w:cs="Calibri"/>
            <w:b/>
            <w:bCs/>
            <w:sz w:val="28"/>
            <w:szCs w:val="28"/>
          </w:rPr>
          <w:delText>)</w:delText>
        </w:r>
        <w:r w:rsidRPr="000F2CF8" w:rsidDel="00A13881">
          <w:rPr>
            <w:rFonts w:ascii="Calibri" w:hAnsi="Calibri" w:cs="Calibri"/>
            <w:b/>
            <w:bCs/>
            <w:sz w:val="28"/>
            <w:szCs w:val="28"/>
          </w:rPr>
          <w:delText xml:space="preserve"> as an Endpoint</w:delText>
        </w:r>
        <w:r w:rsidDel="00A13881">
          <w:rPr>
            <w:rFonts w:ascii="Calibri" w:hAnsi="Calibri" w:cs="Calibri"/>
            <w:b/>
            <w:bCs/>
            <w:sz w:val="28"/>
            <w:szCs w:val="28"/>
          </w:rPr>
          <w:delText>.</w:delText>
        </w:r>
      </w:del>
      <w:r>
        <w:rPr>
          <w:rFonts w:ascii="Calibri" w:hAnsi="Calibri" w:cs="Calibri"/>
          <w:b/>
          <w:bCs/>
          <w:sz w:val="28"/>
          <w:szCs w:val="28"/>
        </w:rPr>
        <w:br/>
      </w:r>
      <w:r w:rsidRPr="000F2CF8">
        <w:rPr>
          <w:rFonts w:ascii="Calibri" w:hAnsi="Calibri" w:cs="Calibri"/>
          <w:b/>
          <w:bCs/>
          <w:sz w:val="28"/>
          <w:szCs w:val="28"/>
        </w:rPr>
        <w:t xml:space="preserve"> A Systematic Evaluation of Protocols and Publications</w:t>
      </w:r>
      <w:ins w:id="2" w:author="Milo Alan Puhan" w:date="2025-10-14T10:23:00Z" w16du:dateUtc="2025-10-14T08:23:00Z">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ins>
    </w:p>
    <w:p w14:paraId="15A5420A" w14:textId="77777777" w:rsidR="00E53D2C" w:rsidRPr="00E53D2C" w:rsidRDefault="00E53D2C" w:rsidP="00E53D2C">
      <w:pPr>
        <w:spacing w:line="480" w:lineRule="auto"/>
        <w:rPr>
          <w:rFonts w:ascii="Calibri" w:hAnsi="Calibri" w:cs="Calibri"/>
        </w:rPr>
      </w:pPr>
    </w:p>
    <w:p w14:paraId="13162A64" w14:textId="48E45457"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1713D0" w:rsidRDefault="00E53D2C" w:rsidP="00E53D2C">
      <w:pPr>
        <w:tabs>
          <w:tab w:val="left" w:pos="3544"/>
        </w:tabs>
        <w:snapToGrid w:val="0"/>
        <w:contextualSpacing/>
        <w:textAlignment w:val="baseline"/>
        <w:rPr>
          <w:rFonts w:ascii="Calibri" w:hAnsi="Calibri" w:cs="Calibri"/>
          <w:i/>
          <w:iCs/>
          <w:color w:val="201F1E"/>
          <w:lang w:val="de-CH"/>
          <w:rPrChange w:id="3" w:author="Milo Alan Puhan" w:date="2025-10-14T10:14:00Z" w16du:dateUtc="2025-10-14T08:14:00Z">
            <w:rPr>
              <w:rFonts w:ascii="Calibri" w:hAnsi="Calibri" w:cs="Calibri"/>
              <w:i/>
              <w:iCs/>
              <w:color w:val="201F1E"/>
            </w:rPr>
          </w:rPrChange>
        </w:rPr>
      </w:pPr>
      <w:r w:rsidRPr="00E53D2C">
        <w:rPr>
          <w:rFonts w:ascii="Calibri" w:hAnsi="Calibri" w:cs="Calibri"/>
          <w:i/>
          <w:iCs/>
          <w:color w:val="201F1E"/>
        </w:rPr>
        <w:tab/>
      </w:r>
      <w:r w:rsidR="00FF7C37" w:rsidRPr="001713D0">
        <w:rPr>
          <w:rFonts w:ascii="Calibri" w:hAnsi="Calibri" w:cs="Calibri"/>
          <w:i/>
          <w:iCs/>
          <w:color w:val="201F1E"/>
          <w:lang w:val="de-CH"/>
          <w:rPrChange w:id="4" w:author="Milo Alan Puhan" w:date="2025-10-14T10:14:00Z" w16du:dateUtc="2025-10-14T08:14:00Z">
            <w:rPr>
              <w:rFonts w:ascii="Calibri" w:hAnsi="Calibri" w:cs="Calibri"/>
              <w:i/>
              <w:iCs/>
              <w:color w:val="201F1E"/>
            </w:rPr>
          </w:rPrChange>
        </w:rPr>
        <w:t>Hirschengraben 84</w:t>
      </w:r>
    </w:p>
    <w:p w14:paraId="1F19BE8F" w14:textId="57FC529E" w:rsidR="00E53D2C" w:rsidRPr="001713D0" w:rsidRDefault="00E53D2C" w:rsidP="00E53D2C">
      <w:pPr>
        <w:tabs>
          <w:tab w:val="left" w:pos="3544"/>
        </w:tabs>
        <w:snapToGrid w:val="0"/>
        <w:contextualSpacing/>
        <w:textAlignment w:val="baseline"/>
        <w:rPr>
          <w:rFonts w:ascii="Calibri" w:hAnsi="Calibri" w:cs="Calibri"/>
          <w:i/>
          <w:iCs/>
          <w:color w:val="201F1E"/>
          <w:lang w:val="de-CH"/>
          <w:rPrChange w:id="5" w:author="Milo Alan Puhan" w:date="2025-10-14T10:14:00Z" w16du:dateUtc="2025-10-14T08:14:00Z">
            <w:rPr>
              <w:rFonts w:ascii="Calibri" w:hAnsi="Calibri" w:cs="Calibri"/>
              <w:i/>
              <w:iCs/>
              <w:color w:val="201F1E"/>
            </w:rPr>
          </w:rPrChange>
        </w:rPr>
      </w:pPr>
      <w:r w:rsidRPr="001713D0">
        <w:rPr>
          <w:rFonts w:ascii="Calibri" w:hAnsi="Calibri" w:cs="Calibri"/>
          <w:i/>
          <w:iCs/>
          <w:color w:val="201F1E"/>
          <w:lang w:val="de-CH"/>
          <w:rPrChange w:id="6" w:author="Milo Alan Puhan" w:date="2025-10-14T10:14:00Z" w16du:dateUtc="2025-10-14T08:14:00Z">
            <w:rPr>
              <w:rFonts w:ascii="Calibri" w:hAnsi="Calibri" w:cs="Calibri"/>
              <w:i/>
              <w:iCs/>
              <w:color w:val="201F1E"/>
            </w:rPr>
          </w:rPrChange>
        </w:rPr>
        <w:tab/>
        <w:t>80</w:t>
      </w:r>
      <w:r w:rsidR="00FF7C37" w:rsidRPr="001713D0">
        <w:rPr>
          <w:rFonts w:ascii="Calibri" w:hAnsi="Calibri" w:cs="Calibri"/>
          <w:i/>
          <w:iCs/>
          <w:color w:val="201F1E"/>
          <w:lang w:val="de-CH"/>
          <w:rPrChange w:id="7" w:author="Milo Alan Puhan" w:date="2025-10-14T10:14:00Z" w16du:dateUtc="2025-10-14T08:14:00Z">
            <w:rPr>
              <w:rFonts w:ascii="Calibri" w:hAnsi="Calibri" w:cs="Calibri"/>
              <w:i/>
              <w:iCs/>
              <w:color w:val="201F1E"/>
            </w:rPr>
          </w:rPrChange>
        </w:rPr>
        <w:t>01</w:t>
      </w:r>
      <w:r w:rsidRPr="001713D0">
        <w:rPr>
          <w:rFonts w:ascii="Calibri" w:hAnsi="Calibri" w:cs="Calibri"/>
          <w:i/>
          <w:iCs/>
          <w:color w:val="201F1E"/>
          <w:lang w:val="de-CH"/>
          <w:rPrChange w:id="8" w:author="Milo Alan Puhan" w:date="2025-10-14T10:14:00Z" w16du:dateUtc="2025-10-14T08:14:00Z">
            <w:rPr>
              <w:rFonts w:ascii="Calibri" w:hAnsi="Calibri" w:cs="Calibri"/>
              <w:i/>
              <w:iCs/>
              <w:color w:val="201F1E"/>
            </w:rPr>
          </w:rPrChange>
        </w:rPr>
        <w:t xml:space="preserve"> </w:t>
      </w:r>
      <w:proofErr w:type="spellStart"/>
      <w:r w:rsidRPr="001713D0">
        <w:rPr>
          <w:rFonts w:ascii="Calibri" w:hAnsi="Calibri" w:cs="Calibri"/>
          <w:i/>
          <w:iCs/>
          <w:color w:val="201F1E"/>
          <w:lang w:val="de-CH"/>
          <w:rPrChange w:id="9" w:author="Milo Alan Puhan" w:date="2025-10-14T10:14:00Z" w16du:dateUtc="2025-10-14T08:14:00Z">
            <w:rPr>
              <w:rFonts w:ascii="Calibri" w:hAnsi="Calibri" w:cs="Calibri"/>
              <w:i/>
              <w:iCs/>
              <w:color w:val="201F1E"/>
            </w:rPr>
          </w:rPrChange>
        </w:rPr>
        <w:t>Zurich</w:t>
      </w:r>
      <w:proofErr w:type="spellEnd"/>
      <w:r w:rsidRPr="001713D0">
        <w:rPr>
          <w:rFonts w:ascii="Calibri" w:hAnsi="Calibri" w:cs="Calibri"/>
          <w:i/>
          <w:iCs/>
          <w:color w:val="201F1E"/>
          <w:lang w:val="de-CH"/>
          <w:rPrChange w:id="10" w:author="Milo Alan Puhan" w:date="2025-10-14T10:14:00Z" w16du:dateUtc="2025-10-14T08:14:00Z">
            <w:rPr>
              <w:rFonts w:ascii="Calibri" w:hAnsi="Calibri" w:cs="Calibri"/>
              <w:i/>
              <w:iCs/>
              <w:color w:val="201F1E"/>
            </w:rPr>
          </w:rPrChange>
        </w:rPr>
        <w:t xml:space="preserve">, </w:t>
      </w:r>
      <w:proofErr w:type="spellStart"/>
      <w:r w:rsidRPr="001713D0">
        <w:rPr>
          <w:rFonts w:ascii="Calibri" w:hAnsi="Calibri" w:cs="Calibri"/>
          <w:i/>
          <w:iCs/>
          <w:color w:val="201F1E"/>
          <w:lang w:val="de-CH"/>
          <w:rPrChange w:id="11" w:author="Milo Alan Puhan" w:date="2025-10-14T10:14:00Z" w16du:dateUtc="2025-10-14T08:14:00Z">
            <w:rPr>
              <w:rFonts w:ascii="Calibri" w:hAnsi="Calibri" w:cs="Calibri"/>
              <w:i/>
              <w:iCs/>
              <w:color w:val="201F1E"/>
            </w:rPr>
          </w:rPrChange>
        </w:rPr>
        <w:t>Switzerland</w:t>
      </w:r>
      <w:proofErr w:type="spellEnd"/>
    </w:p>
    <w:p w14:paraId="39B044DF" w14:textId="05FA5E0E" w:rsidR="00E53D2C" w:rsidRPr="001713D0"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Change w:id="12" w:author="Milo Alan Puhan" w:date="2025-10-14T10:14:00Z" w16du:dateUtc="2025-10-14T08:14:00Z">
            <w:rPr>
              <w:rStyle w:val="Hyperlink"/>
              <w:rFonts w:ascii="Calibri" w:hAnsi="Calibri" w:cs="Calibri"/>
              <w:i/>
              <w:iCs/>
              <w:bdr w:val="none" w:sz="0" w:space="0" w:color="auto" w:frame="1"/>
            </w:rPr>
          </w:rPrChange>
        </w:rPr>
      </w:pPr>
      <w:r w:rsidRPr="001713D0">
        <w:rPr>
          <w:rFonts w:ascii="Calibri" w:hAnsi="Calibri" w:cs="Calibri"/>
          <w:i/>
          <w:iCs/>
          <w:color w:val="201F1E"/>
          <w:lang w:val="de-CH"/>
          <w:rPrChange w:id="13" w:author="Milo Alan Puhan" w:date="2025-10-14T10:14:00Z" w16du:dateUtc="2025-10-14T08:14:00Z">
            <w:rPr>
              <w:rFonts w:ascii="Calibri" w:hAnsi="Calibri" w:cs="Calibri"/>
              <w:i/>
              <w:iCs/>
              <w:color w:val="201F1E"/>
              <w:u w:val="single"/>
            </w:rPr>
          </w:rPrChange>
        </w:rPr>
        <w:tab/>
      </w:r>
      <w:proofErr w:type="gramStart"/>
      <w:r w:rsidRPr="001713D0">
        <w:rPr>
          <w:rFonts w:ascii="Calibri" w:hAnsi="Calibri" w:cs="Calibri"/>
          <w:i/>
          <w:iCs/>
          <w:color w:val="201F1E"/>
          <w:lang w:val="de-CH"/>
          <w:rPrChange w:id="14" w:author="Milo Alan Puhan" w:date="2025-10-14T10:14:00Z" w16du:dateUtc="2025-10-14T08:14:00Z">
            <w:rPr>
              <w:rFonts w:ascii="Calibri" w:hAnsi="Calibri" w:cs="Calibri"/>
              <w:i/>
              <w:iCs/>
              <w:color w:val="201F1E"/>
              <w:u w:val="single"/>
            </w:rPr>
          </w:rPrChange>
        </w:rPr>
        <w:t>Email</w:t>
      </w:r>
      <w:proofErr w:type="gramEnd"/>
      <w:r w:rsidRPr="001713D0">
        <w:rPr>
          <w:rFonts w:ascii="Calibri" w:hAnsi="Calibri" w:cs="Calibri"/>
          <w:i/>
          <w:iCs/>
          <w:color w:val="201F1E"/>
          <w:lang w:val="de-CH"/>
          <w:rPrChange w:id="15" w:author="Milo Alan Puhan" w:date="2025-10-14T10:14:00Z" w16du:dateUtc="2025-10-14T08:14:00Z">
            <w:rPr>
              <w:rFonts w:ascii="Calibri" w:hAnsi="Calibri" w:cs="Calibri"/>
              <w:i/>
              <w:iCs/>
              <w:color w:val="201F1E"/>
              <w:u w:val="single"/>
            </w:rPr>
          </w:rPrChange>
        </w:rPr>
        <w:t>:</w:t>
      </w:r>
      <w:r w:rsidRPr="001713D0">
        <w:rPr>
          <w:rFonts w:ascii="Calibri" w:hAnsi="Calibri" w:cs="Calibri"/>
          <w:i/>
          <w:iCs/>
          <w:color w:val="201F1E"/>
          <w:bdr w:val="none" w:sz="0" w:space="0" w:color="auto" w:frame="1"/>
          <w:lang w:val="de-CH"/>
          <w:rPrChange w:id="16" w:author="Milo Alan Puhan" w:date="2025-10-14T10:14:00Z" w16du:dateUtc="2025-10-14T08:14:00Z">
            <w:rPr>
              <w:rFonts w:ascii="Calibri" w:hAnsi="Calibri" w:cs="Calibri"/>
              <w:i/>
              <w:iCs/>
              <w:color w:val="201F1E"/>
              <w:bdr w:val="none" w:sz="0" w:space="0" w:color="auto" w:frame="1"/>
            </w:rPr>
          </w:rPrChange>
        </w:rPr>
        <w:t> </w:t>
      </w:r>
      <w:r w:rsidR="00FF7C37" w:rsidRPr="001713D0">
        <w:rPr>
          <w:rStyle w:val="Hyperlink"/>
          <w:rFonts w:ascii="Calibri" w:hAnsi="Calibri" w:cs="Calibri"/>
          <w:i/>
          <w:iCs/>
          <w:bdr w:val="none" w:sz="0" w:space="0" w:color="auto" w:frame="1"/>
          <w:lang w:val="de-CH"/>
          <w:rPrChange w:id="17" w:author="Milo Alan Puhan" w:date="2025-10-14T10:14:00Z" w16du:dateUtc="2025-10-14T08:14:00Z">
            <w:rPr>
              <w:rStyle w:val="Hyperlink"/>
              <w:rFonts w:ascii="Calibri" w:hAnsi="Calibri" w:cs="Calibri"/>
              <w:i/>
              <w:iCs/>
              <w:bdr w:val="none" w:sz="0" w:space="0" w:color="auto" w:frame="1"/>
            </w:rPr>
          </w:rPrChange>
        </w:rPr>
        <w:t>miloalan.puhan@uzh.ch</w:t>
      </w:r>
    </w:p>
    <w:p w14:paraId="3FA2FD40" w14:textId="77777777" w:rsidR="00E53D2C" w:rsidRPr="001713D0" w:rsidRDefault="00E53D2C" w:rsidP="00E53D2C">
      <w:pPr>
        <w:spacing w:line="480" w:lineRule="auto"/>
        <w:rPr>
          <w:rFonts w:ascii="Calibri" w:hAnsi="Calibri" w:cs="Calibri"/>
          <w:lang w:val="de-CH"/>
          <w:rPrChange w:id="18" w:author="Milo Alan Puhan" w:date="2025-10-14T10:14:00Z" w16du:dateUtc="2025-10-14T08:14:00Z">
            <w:rPr>
              <w:rFonts w:ascii="Calibri" w:hAnsi="Calibri" w:cs="Calibri"/>
            </w:rPr>
          </w:rPrChange>
        </w:rPr>
      </w:pPr>
    </w:p>
    <w:p w14:paraId="54718507" w14:textId="4F75DB77" w:rsidR="00E53D2C" w:rsidRPr="001713D0" w:rsidRDefault="00E53D2C">
      <w:pPr>
        <w:rPr>
          <w:rFonts w:ascii="Calibri" w:hAnsi="Calibri" w:cs="Calibri"/>
          <w:lang w:val="de-CH"/>
          <w:rPrChange w:id="19" w:author="Milo Alan Puhan" w:date="2025-10-14T10:14:00Z" w16du:dateUtc="2025-10-14T08:14:00Z">
            <w:rPr>
              <w:rFonts w:ascii="Calibri" w:hAnsi="Calibri" w:cs="Calibri"/>
            </w:rPr>
          </w:rPrChange>
        </w:rPr>
      </w:pPr>
      <w:r w:rsidRPr="001713D0">
        <w:rPr>
          <w:rFonts w:ascii="Calibri" w:hAnsi="Calibri" w:cs="Calibri"/>
          <w:lang w:val="de-CH"/>
          <w:rPrChange w:id="20" w:author="Milo Alan Puhan" w:date="2025-10-14T10:14:00Z" w16du:dateUtc="2025-10-14T08:14:00Z">
            <w:rPr>
              <w:rFonts w:ascii="Calibri" w:hAnsi="Calibri" w:cs="Calibri"/>
            </w:rPr>
          </w:rPrChange>
        </w:rPr>
        <w:br w:type="page"/>
      </w:r>
    </w:p>
    <w:p w14:paraId="74ED4F2D" w14:textId="30FC1ED5" w:rsidR="00FF7C37" w:rsidRPr="00C04E8F" w:rsidRDefault="00FF7C37" w:rsidP="00C04E8F">
      <w:pPr>
        <w:spacing w:line="480" w:lineRule="auto"/>
        <w:ind w:firstLine="0"/>
        <w:jc w:val="center"/>
        <w:rPr>
          <w:rFonts w:ascii="Calibri" w:hAnsi="Calibri" w:cs="Calibri"/>
          <w:b/>
          <w:bCs/>
        </w:rPr>
      </w:pPr>
      <w:r w:rsidRPr="00C04E8F">
        <w:rPr>
          <w:rFonts w:ascii="Calibri" w:hAnsi="Calibri" w:cs="Calibri"/>
          <w:b/>
          <w:bCs/>
        </w:rPr>
        <w:lastRenderedPageBreak/>
        <w:t>Abstract</w:t>
      </w:r>
    </w:p>
    <w:p w14:paraId="627F7640" w14:textId="77777777" w:rsidR="00C04E8F" w:rsidRDefault="00C04E8F" w:rsidP="00FF7C37">
      <w:pPr>
        <w:spacing w:line="480" w:lineRule="auto"/>
        <w:ind w:firstLine="708"/>
        <w:rPr>
          <w:rFonts w:ascii="Calibri" w:hAnsi="Calibri" w:cs="Calibri"/>
          <w:b/>
          <w:bCs/>
        </w:rPr>
      </w:pPr>
    </w:p>
    <w:p w14:paraId="43F3C24C" w14:textId="6B24167C" w:rsidR="00FF7C37" w:rsidRDefault="00E53D2C" w:rsidP="00FF7C37">
      <w:pPr>
        <w:spacing w:line="480" w:lineRule="auto"/>
        <w:ind w:firstLine="708"/>
        <w:rPr>
          <w:rFonts w:ascii="Calibri" w:hAnsi="Calibri" w:cs="Calibri"/>
        </w:rPr>
      </w:pPr>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p>
    <w:p w14:paraId="3532A5CD" w14:textId="0DD02808"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offers a </w:t>
      </w:r>
      <w:del w:id="21" w:author="Milo Alan Puhan" w:date="2025-10-14T10:24:00Z" w16du:dateUtc="2025-10-14T08:24:00Z">
        <w:r w:rsidRPr="00C04E8F" w:rsidDel="00D326BC">
          <w:rPr>
            <w:rFonts w:ascii="Calibri" w:hAnsi="Calibri" w:cs="Calibri"/>
          </w:rPr>
          <w:delText xml:space="preserve">continuous, </w:delText>
        </w:r>
      </w:del>
      <w:r w:rsidRPr="00C04E8F">
        <w:rPr>
          <w:rFonts w:ascii="Calibri" w:hAnsi="Calibri" w:cs="Calibri"/>
        </w:rPr>
        <w:t xml:space="preserve">weighted assessment of all postoperative complications, providing a more refined quantification of surgical morbidity </w:t>
      </w:r>
      <w:ins w:id="22" w:author="Milo Alan Puhan" w:date="2025-10-14T10:24:00Z" w16du:dateUtc="2025-10-14T08:24:00Z">
        <w:r w:rsidR="00D326BC">
          <w:rPr>
            <w:rFonts w:ascii="Calibri" w:hAnsi="Calibri" w:cs="Calibri"/>
          </w:rPr>
          <w:t xml:space="preserve">on a continuous </w:t>
        </w:r>
        <w:r w:rsidR="00FA4045">
          <w:rPr>
            <w:rFonts w:ascii="Calibri" w:hAnsi="Calibri" w:cs="Calibri"/>
          </w:rPr>
          <w:t xml:space="preserve">scale compared to </w:t>
        </w:r>
      </w:ins>
      <w:del w:id="23" w:author="Milo Alan Puhan" w:date="2025-10-14T10:24:00Z" w16du:dateUtc="2025-10-14T08:24:00Z">
        <w:r w:rsidRPr="00C04E8F" w:rsidDel="00FA4045">
          <w:rPr>
            <w:rFonts w:ascii="Calibri" w:hAnsi="Calibri" w:cs="Calibri"/>
          </w:rPr>
          <w:delText>than</w:delText>
        </w:r>
      </w:del>
      <w:r w:rsidRPr="00C04E8F">
        <w:rPr>
          <w:rFonts w:ascii="Calibri" w:hAnsi="Calibri" w:cs="Calibri"/>
        </w:rPr>
        <w:t xml:space="preserve"> traditional categorical systems. As such, the CCI® has become a cornerstone metric for evaluating surgical outcomes in randomized controlled trials (RCTs).</w:t>
      </w:r>
      <w:r w:rsidR="000F2CF8" w:rsidRPr="000F2CF8">
        <w:t xml:space="preserve"> </w:t>
      </w:r>
      <w:r w:rsidR="000F2CF8" w:rsidRPr="00C04E8F">
        <w:rPr>
          <w:rFonts w:ascii="Calibri" w:hAnsi="Calibri" w:cs="Calibri"/>
        </w:rPr>
        <w:t xml:space="preserve">Importantly, a </w:t>
      </w:r>
      <w:r w:rsidR="000F2CF8" w:rsidRPr="00C04E8F">
        <w:rPr>
          <w:rStyle w:val="Strong"/>
          <w:rFonts w:ascii="Calibri" w:hAnsi="Calibri" w:cs="Calibri"/>
          <w:b w:val="0"/>
          <w:bCs w:val="0"/>
        </w:rPr>
        <w:t>minimal important difference (MID) of 12 CCI® points</w:t>
      </w:r>
      <w:r w:rsidR="000F2CF8" w:rsidRPr="00C04E8F">
        <w:rPr>
          <w:rFonts w:ascii="Calibri" w:hAnsi="Calibri" w:cs="Calibri"/>
        </w:rPr>
        <w:t xml:space="preserve"> has been proposed to indicate clinically meaningful change.</w:t>
      </w:r>
    </w:p>
    <w:p w14:paraId="163C75DC" w14:textId="08C90C78" w:rsidR="0006265B" w:rsidRPr="00C04E8F" w:rsidRDefault="0006265B" w:rsidP="00C04E8F">
      <w:pPr>
        <w:spacing w:line="480" w:lineRule="auto"/>
        <w:ind w:firstLine="708"/>
        <w:rPr>
          <w:rFonts w:ascii="Calibri" w:hAnsi="Calibri" w:cs="Calibri"/>
        </w:rPr>
      </w:pPr>
      <w:commentRangeStart w:id="24"/>
      <w:r w:rsidRPr="00C04E8F">
        <w:rPr>
          <w:rFonts w:ascii="Calibri" w:hAnsi="Calibri" w:cs="Calibri"/>
        </w:rPr>
        <w:t>However, quality in surgery depends not only on patient outcomes but also on the methodological rigor with which these outcomes are generated and reported</w:t>
      </w:r>
      <w:commentRangeEnd w:id="24"/>
      <w:r w:rsidR="00F11559">
        <w:rPr>
          <w:rStyle w:val="CommentReference"/>
        </w:rPr>
        <w:commentReference w:id="24"/>
      </w:r>
      <w:r w:rsidRPr="00C04E8F">
        <w:rPr>
          <w:rFonts w:ascii="Calibri" w:hAnsi="Calibri" w:cs="Calibri"/>
        </w:rPr>
        <w:t xml:space="preserve">. Although the use of the CCI® in RCTs is increasing, it remains unclear how consistently it is applied and whether its declaration in registered protocols aligns with the corresponding publications. </w:t>
      </w:r>
    </w:p>
    <w:p w14:paraId="4BE0988A" w14:textId="291886C0" w:rsidR="00E53D2C" w:rsidRPr="00C04E8F" w:rsidRDefault="0006265B" w:rsidP="00E53D2C">
      <w:pPr>
        <w:spacing w:line="480" w:lineRule="auto"/>
        <w:rPr>
          <w:rFonts w:ascii="Calibri" w:hAnsi="Calibri" w:cs="Calibri"/>
        </w:rPr>
      </w:pPr>
      <w:r w:rsidRPr="00C04E8F">
        <w:rPr>
          <w:rFonts w:ascii="Calibri" w:hAnsi="Calibri" w:cs="Calibri"/>
        </w:rPr>
        <w:t>This study aimed to systematically evaluate the use of the CCI® in surgical RCTs, to assess protocol–publication concordance as a marker of research quality, and to determine whether observed between-group differences reflect</w:t>
      </w:r>
      <w:del w:id="25" w:author="Milo Alan Puhan" w:date="2025-10-14T10:17:00Z" w16du:dateUtc="2025-10-14T08:17:00Z">
        <w:r w:rsidRPr="00C04E8F" w:rsidDel="00E77848">
          <w:rPr>
            <w:rFonts w:ascii="Calibri" w:hAnsi="Calibri" w:cs="Calibri"/>
          </w:rPr>
          <w:delText>ing</w:delText>
        </w:r>
      </w:del>
      <w:r w:rsidRPr="00C04E8F">
        <w:rPr>
          <w:rFonts w:ascii="Calibri" w:hAnsi="Calibri" w:cs="Calibri"/>
        </w:rPr>
        <w:t xml:space="preserve"> clinical relevance.</w:t>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6159432F" w:rsidR="00E53D2C" w:rsidRPr="00C04E8F" w:rsidRDefault="00867646" w:rsidP="00E53D2C">
      <w:pPr>
        <w:spacing w:line="480" w:lineRule="auto"/>
        <w:rPr>
          <w:rFonts w:ascii="Calibri" w:hAnsi="Calibri" w:cs="Calibri"/>
        </w:rPr>
      </w:pPr>
      <w:r w:rsidRPr="00C04E8F">
        <w:rPr>
          <w:rFonts w:ascii="Calibri" w:hAnsi="Calibri" w:cs="Calibri"/>
        </w:rPr>
        <w:t xml:space="preserve">Through a systematic literature search in Scopus (August 2023, updated July 2025) we identified all randomized controlled trials (RCTs) using the CCI® as an endpoint. Extracted data included the designation of the CCI® (primary, </w:t>
      </w:r>
      <w:commentRangeStart w:id="26"/>
      <w:r w:rsidRPr="00C04E8F">
        <w:rPr>
          <w:rFonts w:ascii="Calibri" w:hAnsi="Calibri" w:cs="Calibri"/>
        </w:rPr>
        <w:t>secondary</w:t>
      </w:r>
      <w:commentRangeEnd w:id="26"/>
      <w:r w:rsidR="00F53A4A">
        <w:rPr>
          <w:rStyle w:val="CommentReference"/>
        </w:rPr>
        <w:commentReference w:id="26"/>
      </w:r>
      <w:r w:rsidRPr="00C04E8F">
        <w:rPr>
          <w:rFonts w:ascii="Calibri" w:hAnsi="Calibri" w:cs="Calibri"/>
        </w:rPr>
        <w:t xml:space="preserve">, or exploratory endpoint), trial </w:t>
      </w:r>
      <w:commentRangeStart w:id="27"/>
      <w:r w:rsidRPr="00C04E8F">
        <w:rPr>
          <w:rFonts w:ascii="Calibri" w:hAnsi="Calibri" w:cs="Calibri"/>
        </w:rPr>
        <w:t>framework</w:t>
      </w:r>
      <w:commentRangeEnd w:id="27"/>
      <w:r w:rsidR="00F9002D">
        <w:rPr>
          <w:rStyle w:val="CommentReference"/>
        </w:rPr>
        <w:commentReference w:id="27"/>
      </w:r>
      <w:r w:rsidRPr="00C04E8F">
        <w:rPr>
          <w:rFonts w:ascii="Calibri" w:hAnsi="Calibri" w:cs="Calibri"/>
        </w:rPr>
        <w:t xml:space="preserve"> (superiority, non-inferiority, or equivalence), and whether sample size calculations were based on the CCI®. The same parameters were evaluated in the corresponding pre-trial documentation to assess concordance and identify discrepancies </w:t>
      </w:r>
      <w:r w:rsidRPr="00C04E8F">
        <w:rPr>
          <w:rFonts w:ascii="Calibri" w:hAnsi="Calibri" w:cs="Calibri"/>
        </w:rPr>
        <w:lastRenderedPageBreak/>
        <w:t xml:space="preserve">between </w:t>
      </w:r>
      <w:del w:id="28" w:author="Milo Alan Puhan" w:date="2025-10-14T10:18:00Z" w16du:dateUtc="2025-10-14T08:18:00Z">
        <w:r w:rsidRPr="00C04E8F" w:rsidDel="00016C09">
          <w:rPr>
            <w:rStyle w:val="Strong"/>
            <w:rFonts w:ascii="Calibri" w:hAnsi="Calibri" w:cs="Calibri"/>
            <w:b w:val="0"/>
            <w:bCs w:val="0"/>
          </w:rPr>
          <w:delText xml:space="preserve">planification </w:delText>
        </w:r>
      </w:del>
      <w:ins w:id="29" w:author="Milo Alan Puhan" w:date="2025-10-14T10:20:00Z" w16du:dateUtc="2025-10-14T08:20:00Z">
        <w:r w:rsidR="00F17102">
          <w:rPr>
            <w:rStyle w:val="Strong"/>
            <w:rFonts w:ascii="Calibri" w:hAnsi="Calibri" w:cs="Calibri"/>
            <w:b w:val="0"/>
            <w:bCs w:val="0"/>
          </w:rPr>
          <w:t>study design</w:t>
        </w:r>
        <w:r w:rsidR="00BC708D">
          <w:rPr>
            <w:rStyle w:val="Strong"/>
            <w:rFonts w:ascii="Calibri" w:hAnsi="Calibri" w:cs="Calibri"/>
            <w:b w:val="0"/>
            <w:bCs w:val="0"/>
          </w:rPr>
          <w:t xml:space="preserve"> </w:t>
        </w:r>
      </w:ins>
      <w:r w:rsidRPr="00C04E8F">
        <w:rPr>
          <w:rStyle w:val="Strong"/>
          <w:rFonts w:ascii="Calibri" w:hAnsi="Calibri" w:cs="Calibri"/>
          <w:b w:val="0"/>
          <w:bCs w:val="0"/>
        </w:rPr>
        <w:t>and publication of results</w:t>
      </w:r>
      <w:r w:rsidRPr="00C04E8F">
        <w:rPr>
          <w:rFonts w:ascii="Calibri" w:hAnsi="Calibri" w:cs="Calibri"/>
        </w:rPr>
        <w:t>. For RCTs defining the CCI® as the primary endpoint, we assessed statistical significance, the magnitude of between-group differences,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77777777" w:rsidR="00C04E8F" w:rsidRDefault="0006265B" w:rsidP="005F757C">
      <w:pPr>
        <w:spacing w:line="480" w:lineRule="auto"/>
        <w:rPr>
          <w:rFonts w:ascii="Calibri" w:hAnsi="Calibri" w:cs="Calibri"/>
        </w:rPr>
      </w:pPr>
      <w:r w:rsidRPr="00C04E8F">
        <w:rPr>
          <w:rFonts w:ascii="Calibri" w:hAnsi="Calibri" w:cs="Calibri"/>
        </w:rPr>
        <w:t>Of 1612 records citing the CCI® up to July 2025, 13</w:t>
      </w:r>
      <w:r w:rsidR="00FF7C37" w:rsidRPr="004D2539">
        <w:rPr>
          <w:rFonts w:ascii="Calibri" w:hAnsi="Calibri" w:cs="Calibri"/>
        </w:rPr>
        <w:t>6</w:t>
      </w:r>
      <w:r w:rsidRPr="00C04E8F">
        <w:rPr>
          <w:rFonts w:ascii="Calibri" w:hAnsi="Calibri" w:cs="Calibri"/>
        </w:rPr>
        <w:t xml:space="preserve"> RCTs were eligible for inclusion, comprising </w:t>
      </w:r>
      <w:r w:rsidR="00FF7C37" w:rsidRPr="004D2539">
        <w:rPr>
          <w:rFonts w:ascii="Calibri" w:hAnsi="Calibri" w:cs="Calibri"/>
        </w:rPr>
        <w:t>87</w:t>
      </w:r>
      <w:r w:rsidRPr="00C04E8F">
        <w:rPr>
          <w:rFonts w:ascii="Calibri" w:hAnsi="Calibri" w:cs="Calibri"/>
        </w:rPr>
        <w:t xml:space="preserve"> published and 49 ongoing trials </w:t>
      </w:r>
      <w:r w:rsidR="00867646" w:rsidRPr="00C04E8F">
        <w:rPr>
          <w:rFonts w:ascii="Calibri" w:hAnsi="Calibri" w:cs="Calibri"/>
        </w:rPr>
        <w:t>(</w:t>
      </w:r>
      <w:r w:rsidR="00867646" w:rsidRPr="00C04E8F">
        <w:rPr>
          <w:rFonts w:ascii="Calibri" w:hAnsi="Calibri" w:cs="Calibri"/>
          <w:b/>
          <w:bCs/>
        </w:rPr>
        <w:t>Figure 1</w:t>
      </w:r>
      <w:r w:rsidR="00867646" w:rsidRPr="00C04E8F">
        <w:rPr>
          <w:rFonts w:ascii="Calibri" w:hAnsi="Calibri" w:cs="Calibri"/>
        </w:rPr>
        <w:t>)</w:t>
      </w:r>
      <w:r w:rsidR="0018618F" w:rsidRPr="00C04E8F">
        <w:rPr>
          <w:rFonts w:ascii="Calibri" w:hAnsi="Calibri" w:cs="Calibri"/>
        </w:rPr>
        <w:t xml:space="preserve">. </w:t>
      </w:r>
      <w:r w:rsidRPr="00C04E8F">
        <w:rPr>
          <w:rFonts w:ascii="Calibri" w:hAnsi="Calibri" w:cs="Calibri"/>
        </w:rPr>
        <w:t xml:space="preserve">The CCI® was defined as a </w:t>
      </w:r>
      <w:r w:rsidRPr="00C04E8F">
        <w:rPr>
          <w:rStyle w:val="Strong"/>
          <w:rFonts w:ascii="Calibri" w:hAnsi="Calibri" w:cs="Calibri"/>
          <w:b w:val="0"/>
          <w:bCs w:val="0"/>
        </w:rPr>
        <w:t xml:space="preserve">primary endpoint in </w:t>
      </w:r>
      <w:r w:rsidR="00FF7C37" w:rsidRPr="004D2539">
        <w:rPr>
          <w:rStyle w:val="Strong"/>
          <w:rFonts w:ascii="Calibri" w:hAnsi="Calibri" w:cs="Calibri"/>
          <w:b w:val="0"/>
          <w:bCs w:val="0"/>
        </w:rPr>
        <w:t>34</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25</w:t>
      </w:r>
      <w:r w:rsidRPr="00C04E8F">
        <w:rPr>
          <w:rStyle w:val="Strong"/>
          <w:rFonts w:ascii="Calibri" w:hAnsi="Calibri" w:cs="Calibri"/>
          <w:b w:val="0"/>
          <w:bCs w:val="0"/>
        </w:rPr>
        <w:t>%)</w:t>
      </w:r>
      <w:r w:rsidRPr="00C04E8F">
        <w:rPr>
          <w:rFonts w:ascii="Calibri" w:hAnsi="Calibri" w:cs="Calibri"/>
        </w:rPr>
        <w:t xml:space="preserve">, </w:t>
      </w:r>
      <w:r w:rsidRPr="00C04E8F">
        <w:rPr>
          <w:rStyle w:val="Strong"/>
          <w:rFonts w:ascii="Calibri" w:hAnsi="Calibri" w:cs="Calibri"/>
          <w:b w:val="0"/>
          <w:bCs w:val="0"/>
        </w:rPr>
        <w:t xml:space="preserve">secondary in </w:t>
      </w:r>
      <w:r w:rsidR="00FF7C37" w:rsidRPr="004D2539">
        <w:rPr>
          <w:rStyle w:val="Strong"/>
          <w:rFonts w:ascii="Calibri" w:hAnsi="Calibri" w:cs="Calibri"/>
          <w:b w:val="0"/>
          <w:bCs w:val="0"/>
        </w:rPr>
        <w:t>10</w:t>
      </w:r>
      <w:r w:rsidR="00C04E8F">
        <w:rPr>
          <w:rStyle w:val="Strong"/>
          <w:rFonts w:ascii="Calibri" w:hAnsi="Calibri" w:cs="Calibri"/>
          <w:b w:val="0"/>
          <w:bCs w:val="0"/>
        </w:rPr>
        <w:t>0</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7</w:t>
      </w:r>
      <w:r w:rsidR="00C04E8F">
        <w:rPr>
          <w:rStyle w:val="Strong"/>
          <w:rFonts w:ascii="Calibri" w:hAnsi="Calibri" w:cs="Calibri"/>
          <w:b w:val="0"/>
          <w:bCs w:val="0"/>
        </w:rPr>
        <w:t>4</w:t>
      </w:r>
      <w:r w:rsidRPr="00C04E8F">
        <w:rPr>
          <w:rStyle w:val="Strong"/>
          <w:rFonts w:ascii="Calibri" w:hAnsi="Calibri" w:cs="Calibri"/>
          <w:b w:val="0"/>
          <w:bCs w:val="0"/>
        </w:rPr>
        <w:t>%)</w:t>
      </w:r>
      <w:r w:rsidRPr="00C04E8F">
        <w:rPr>
          <w:rFonts w:ascii="Calibri" w:hAnsi="Calibri" w:cs="Calibri"/>
        </w:rPr>
        <w:t xml:space="preserve">, and </w:t>
      </w:r>
      <w:r w:rsidRPr="00C04E8F">
        <w:rPr>
          <w:rStyle w:val="Strong"/>
          <w:rFonts w:ascii="Calibri" w:hAnsi="Calibri" w:cs="Calibri"/>
          <w:b w:val="0"/>
          <w:bCs w:val="0"/>
        </w:rPr>
        <w:t xml:space="preserve">exploratory in </w:t>
      </w:r>
      <w:r w:rsidR="00FF7C37" w:rsidRPr="004D2539">
        <w:rPr>
          <w:rStyle w:val="Strong"/>
          <w:rFonts w:ascii="Calibri" w:hAnsi="Calibri" w:cs="Calibri"/>
          <w:b w:val="0"/>
          <w:bCs w:val="0"/>
        </w:rPr>
        <w:t>2</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1</w:t>
      </w:r>
      <w:r w:rsidRPr="00C04E8F">
        <w:rPr>
          <w:rStyle w:val="Strong"/>
          <w:rFonts w:ascii="Calibri" w:hAnsi="Calibri" w:cs="Calibri"/>
          <w:b w:val="0"/>
          <w:bCs w:val="0"/>
        </w:rPr>
        <w:t>%)</w:t>
      </w:r>
      <w:r w:rsidRPr="00C04E8F">
        <w:rPr>
          <w:rFonts w:ascii="Calibri" w:hAnsi="Calibri" w:cs="Calibri"/>
        </w:rPr>
        <w:t xml:space="preserve"> trial</w:t>
      </w:r>
      <w:r w:rsidR="00FF7C37" w:rsidRPr="004D2539">
        <w:rPr>
          <w:rFonts w:ascii="Calibri" w:hAnsi="Calibri" w:cs="Calibri"/>
        </w:rPr>
        <w:t>s.</w:t>
      </w:r>
      <w:r w:rsidR="00FF7C37" w:rsidRPr="004D2539" w:rsidDel="00FF7C37">
        <w:rPr>
          <w:rFonts w:ascii="Calibri" w:hAnsi="Calibri" w:cs="Calibri"/>
        </w:rPr>
        <w:t xml:space="preserve"> </w:t>
      </w:r>
    </w:p>
    <w:p w14:paraId="1A87152E" w14:textId="30B0B276" w:rsidR="00867646" w:rsidRPr="00C04E8F" w:rsidRDefault="0006265B" w:rsidP="005F757C">
      <w:pPr>
        <w:spacing w:line="480" w:lineRule="auto"/>
        <w:rPr>
          <w:rFonts w:ascii="Calibri" w:hAnsi="Calibri" w:cs="Calibri"/>
        </w:rPr>
      </w:pPr>
      <w:r w:rsidRPr="00C04E8F">
        <w:rPr>
          <w:rFonts w:ascii="Calibri" w:hAnsi="Calibri" w:cs="Calibri"/>
        </w:rPr>
        <w:t>A pre-trial document was available for 8</w:t>
      </w:r>
      <w:r w:rsidR="00FF7C37" w:rsidRPr="004D2539">
        <w:rPr>
          <w:rFonts w:ascii="Calibri" w:hAnsi="Calibri" w:cs="Calibri"/>
        </w:rPr>
        <w:t>4 (98%)</w:t>
      </w:r>
      <w:r w:rsidRPr="00C04E8F">
        <w:rPr>
          <w:rFonts w:ascii="Calibri" w:hAnsi="Calibri" w:cs="Calibri"/>
        </w:rPr>
        <w:t xml:space="preserve"> published RCTs</w:t>
      </w:r>
      <w:r w:rsidR="00223769">
        <w:rPr>
          <w:rFonts w:ascii="Calibri" w:hAnsi="Calibri" w:cs="Calibri"/>
        </w:rPr>
        <w:t xml:space="preserve"> (</w:t>
      </w:r>
      <w:r w:rsidR="00223769" w:rsidRPr="00C04E8F">
        <w:rPr>
          <w:rFonts w:ascii="Calibri" w:hAnsi="Calibri" w:cs="Calibri"/>
          <w:b/>
          <w:bCs/>
        </w:rPr>
        <w:t>Table 1</w:t>
      </w:r>
      <w:r w:rsidR="00223769">
        <w:rPr>
          <w:rFonts w:ascii="Calibri" w:hAnsi="Calibri" w:cs="Calibri"/>
        </w:rPr>
        <w:t>)</w:t>
      </w:r>
      <w:r w:rsidRPr="00C04E8F">
        <w:rPr>
          <w:rFonts w:ascii="Calibri" w:hAnsi="Calibri" w:cs="Calibri"/>
        </w:rPr>
        <w:t>, including 3</w:t>
      </w:r>
      <w:r w:rsidR="00FF7C37" w:rsidRPr="004D2539">
        <w:rPr>
          <w:rFonts w:ascii="Calibri" w:hAnsi="Calibri" w:cs="Calibri"/>
        </w:rPr>
        <w:t>1</w:t>
      </w:r>
      <w:r w:rsidRPr="00C04E8F">
        <w:rPr>
          <w:rFonts w:ascii="Calibri" w:hAnsi="Calibri" w:cs="Calibri"/>
        </w:rPr>
        <w:t xml:space="preserve"> (3</w:t>
      </w:r>
      <w:r w:rsidR="00FF7C37" w:rsidRPr="004D2539">
        <w:rPr>
          <w:rFonts w:ascii="Calibri" w:hAnsi="Calibri" w:cs="Calibri"/>
        </w:rPr>
        <w:t>7</w:t>
      </w:r>
      <w:r w:rsidRPr="00C04E8F">
        <w:rPr>
          <w:rFonts w:ascii="Calibri" w:hAnsi="Calibri" w:cs="Calibri"/>
        </w:rPr>
        <w:t xml:space="preserve">%) published protocols, </w:t>
      </w:r>
      <w:r w:rsidR="00FF7C37" w:rsidRPr="004D2539">
        <w:rPr>
          <w:rFonts w:ascii="Calibri" w:hAnsi="Calibri" w:cs="Calibri"/>
        </w:rPr>
        <w:t>8</w:t>
      </w:r>
      <w:r w:rsidRPr="00C04E8F">
        <w:rPr>
          <w:rFonts w:ascii="Calibri" w:hAnsi="Calibri" w:cs="Calibri"/>
        </w:rPr>
        <w:t xml:space="preserve"> (10%) </w:t>
      </w:r>
      <w:r w:rsidR="00FF7C37" w:rsidRPr="004D2539">
        <w:rPr>
          <w:rFonts w:ascii="Calibri" w:hAnsi="Calibri" w:cs="Calibri"/>
        </w:rPr>
        <w:t xml:space="preserve">full-text </w:t>
      </w:r>
      <w:r w:rsidRPr="00C04E8F">
        <w:rPr>
          <w:rFonts w:ascii="Calibri" w:hAnsi="Calibri" w:cs="Calibri"/>
        </w:rPr>
        <w:t xml:space="preserve">protocols </w:t>
      </w:r>
      <w:r w:rsidR="004D2539" w:rsidRPr="004D2539">
        <w:rPr>
          <w:rFonts w:ascii="Calibri" w:hAnsi="Calibri" w:cs="Calibri"/>
        </w:rPr>
        <w:t>provided</w:t>
      </w:r>
      <w:r w:rsidR="004D2539" w:rsidRPr="00C04E8F">
        <w:rPr>
          <w:rFonts w:ascii="Calibri" w:hAnsi="Calibri" w:cs="Calibri"/>
        </w:rPr>
        <w:t xml:space="preserve"> </w:t>
      </w:r>
      <w:r w:rsidRPr="00C04E8F">
        <w:rPr>
          <w:rFonts w:ascii="Calibri" w:hAnsi="Calibri" w:cs="Calibri"/>
        </w:rPr>
        <w:t>as supplementary material</w:t>
      </w:r>
      <w:r w:rsidR="00FF7C37" w:rsidRPr="004D2539">
        <w:rPr>
          <w:rFonts w:ascii="Calibri" w:hAnsi="Calibri" w:cs="Calibri"/>
        </w:rPr>
        <w:t xml:space="preserve"> in the results </w:t>
      </w:r>
      <w:r w:rsidR="004D2539" w:rsidRPr="004D2539">
        <w:rPr>
          <w:rFonts w:ascii="Calibri" w:hAnsi="Calibri" w:cs="Calibri"/>
        </w:rPr>
        <w:t>publication</w:t>
      </w:r>
      <w:r w:rsidRPr="00C04E8F">
        <w:rPr>
          <w:rFonts w:ascii="Calibri" w:hAnsi="Calibri" w:cs="Calibri"/>
        </w:rPr>
        <w:t>, and 4</w:t>
      </w:r>
      <w:r w:rsidR="00FF7C37" w:rsidRPr="004D2539">
        <w:rPr>
          <w:rFonts w:ascii="Calibri" w:hAnsi="Calibri" w:cs="Calibri"/>
        </w:rPr>
        <w:t>5</w:t>
      </w:r>
      <w:r w:rsidRPr="00C04E8F">
        <w:rPr>
          <w:rFonts w:ascii="Calibri" w:hAnsi="Calibri" w:cs="Calibri"/>
        </w:rPr>
        <w:t xml:space="preserve"> (5</w:t>
      </w:r>
      <w:r w:rsidR="00FF7C37" w:rsidRPr="004D2539">
        <w:rPr>
          <w:rFonts w:ascii="Calibri" w:hAnsi="Calibri" w:cs="Calibri"/>
        </w:rPr>
        <w:t>4</w:t>
      </w:r>
      <w:r w:rsidRPr="00C04E8F">
        <w:rPr>
          <w:rFonts w:ascii="Calibri" w:hAnsi="Calibri" w:cs="Calibri"/>
        </w:rPr>
        <w:t>%) registered records.</w:t>
      </w:r>
      <w:r w:rsidR="00867646" w:rsidRPr="00C04E8F">
        <w:rPr>
          <w:rFonts w:ascii="Calibri" w:hAnsi="Calibri" w:cs="Calibri"/>
        </w:rPr>
        <w:t xml:space="preserve"> </w:t>
      </w:r>
      <w:r w:rsidR="005F757C" w:rsidRPr="005F757C">
        <w:rPr>
          <w:rFonts w:ascii="Calibri" w:hAnsi="Calibri" w:cs="Calibri"/>
        </w:rPr>
        <w:t xml:space="preserve">Among these trials, the CCI® was used as a </w:t>
      </w:r>
      <w:r w:rsidR="005F757C" w:rsidRPr="00C04E8F">
        <w:rPr>
          <w:rFonts w:ascii="Calibri" w:hAnsi="Calibri" w:cs="Calibri"/>
        </w:rPr>
        <w:t>primary endpoint in 14 (17%)</w:t>
      </w:r>
      <w:r w:rsidR="005F757C" w:rsidRPr="005F757C">
        <w:rPr>
          <w:rFonts w:ascii="Calibri" w:hAnsi="Calibri" w:cs="Calibri"/>
        </w:rPr>
        <w:t xml:space="preserve">, whereas this designation was </w:t>
      </w:r>
      <w:r w:rsidR="005F757C" w:rsidRPr="00C04E8F">
        <w:rPr>
          <w:rFonts w:ascii="Calibri" w:hAnsi="Calibri" w:cs="Calibri"/>
        </w:rPr>
        <w:t>pre-specified in only 12 corresponding pre-trial documents</w:t>
      </w:r>
      <w:r w:rsidR="005F757C" w:rsidRPr="005F757C">
        <w:rPr>
          <w:rFonts w:ascii="Calibri" w:hAnsi="Calibri" w:cs="Calibri"/>
        </w:rPr>
        <w:t xml:space="preserve">, indicating minor discrepancies between </w:t>
      </w:r>
      <w:del w:id="30" w:author="Milo Alan Puhan" w:date="2025-10-14T10:20:00Z" w16du:dateUtc="2025-10-14T08:20:00Z">
        <w:r w:rsidR="005F757C" w:rsidRPr="005F757C" w:rsidDel="00F17102">
          <w:rPr>
            <w:rFonts w:ascii="Calibri" w:hAnsi="Calibri" w:cs="Calibri"/>
          </w:rPr>
          <w:delText xml:space="preserve">planification </w:delText>
        </w:r>
      </w:del>
      <w:ins w:id="31" w:author="Milo Alan Puhan" w:date="2025-10-14T10:20:00Z" w16du:dateUtc="2025-10-14T08:20:00Z">
        <w:r w:rsidR="00F17102">
          <w:rPr>
            <w:rFonts w:ascii="Calibri" w:hAnsi="Calibri" w:cs="Calibri"/>
          </w:rPr>
          <w:t>study design</w:t>
        </w:r>
        <w:r w:rsidR="00F17102" w:rsidRPr="005F757C">
          <w:rPr>
            <w:rFonts w:ascii="Calibri" w:hAnsi="Calibri" w:cs="Calibri"/>
          </w:rPr>
          <w:t xml:space="preserve"> </w:t>
        </w:r>
      </w:ins>
      <w:r w:rsidR="005F757C" w:rsidRPr="005F757C">
        <w:rPr>
          <w:rFonts w:ascii="Calibri" w:hAnsi="Calibri" w:cs="Calibri"/>
        </w:rPr>
        <w:t>and publication</w:t>
      </w:r>
      <w:r w:rsidR="004760AC">
        <w:rPr>
          <w:rFonts w:ascii="Calibri" w:hAnsi="Calibri" w:cs="Calibri"/>
        </w:rPr>
        <w:t xml:space="preserve"> (</w:t>
      </w:r>
      <w:r w:rsidR="004760AC" w:rsidRPr="00C04E8F">
        <w:rPr>
          <w:rFonts w:ascii="Calibri" w:hAnsi="Calibri" w:cs="Calibri"/>
          <w:b/>
          <w:bCs/>
        </w:rPr>
        <w:t xml:space="preserve">Table </w:t>
      </w:r>
      <w:r w:rsidR="00223769">
        <w:rPr>
          <w:rFonts w:ascii="Calibri" w:hAnsi="Calibri" w:cs="Calibri"/>
          <w:b/>
          <w:bCs/>
        </w:rPr>
        <w:t>2</w:t>
      </w:r>
      <w:r w:rsidR="004760AC">
        <w:rPr>
          <w:rFonts w:ascii="Calibri" w:hAnsi="Calibri" w:cs="Calibri"/>
        </w:rPr>
        <w:t>)</w:t>
      </w:r>
      <w:r w:rsidR="005F757C" w:rsidRPr="005F757C">
        <w:rPr>
          <w:rFonts w:ascii="Calibri" w:hAnsi="Calibri" w:cs="Calibri"/>
        </w:rPr>
        <w:t>.</w:t>
      </w:r>
      <w:r w:rsidR="005F757C">
        <w:rPr>
          <w:rFonts w:ascii="Calibri" w:hAnsi="Calibri" w:cs="Calibri"/>
        </w:rPr>
        <w:t xml:space="preserve"> </w:t>
      </w:r>
      <w:r w:rsidR="00E53D2C" w:rsidRPr="00C04E8F">
        <w:rPr>
          <w:rFonts w:ascii="Calibri" w:hAnsi="Calibri" w:cs="Calibri"/>
        </w:rPr>
        <w:t xml:space="preserve">Overall </w:t>
      </w:r>
      <w:r w:rsidR="004D2539" w:rsidRPr="00C04E8F">
        <w:rPr>
          <w:rFonts w:ascii="Calibri" w:hAnsi="Calibri" w:cs="Calibri"/>
        </w:rPr>
        <w:t xml:space="preserve">protocol–publication </w:t>
      </w:r>
      <w:r w:rsidR="00E53D2C" w:rsidRPr="00C04E8F">
        <w:rPr>
          <w:rFonts w:ascii="Calibri" w:hAnsi="Calibri" w:cs="Calibri"/>
        </w:rPr>
        <w:t xml:space="preserve">concordance </w:t>
      </w:r>
      <w:r w:rsidRPr="00C04E8F">
        <w:rPr>
          <w:rFonts w:ascii="Calibri" w:hAnsi="Calibri" w:cs="Calibri"/>
        </w:rPr>
        <w:t xml:space="preserve">was </w:t>
      </w:r>
      <w:commentRangeStart w:id="32"/>
      <w:r w:rsidR="004D2539">
        <w:rPr>
          <w:rFonts w:ascii="Calibri" w:hAnsi="Calibri" w:cs="Calibri"/>
        </w:rPr>
        <w:t>high</w:t>
      </w:r>
      <w:commentRangeEnd w:id="32"/>
      <w:r w:rsidR="00F11559">
        <w:rPr>
          <w:rStyle w:val="CommentReference"/>
        </w:rPr>
        <w:commentReference w:id="32"/>
      </w:r>
      <w:r w:rsidR="00E53D2C" w:rsidRPr="00C04E8F">
        <w:rPr>
          <w:rFonts w:ascii="Calibri" w:hAnsi="Calibri" w:cs="Calibri"/>
        </w:rPr>
        <w:t xml:space="preserve">. </w:t>
      </w:r>
    </w:p>
    <w:p w14:paraId="4A0504D3" w14:textId="25953D22" w:rsidR="00E53D2C" w:rsidRPr="00C04E8F" w:rsidRDefault="00E53D2C" w:rsidP="00E53D2C">
      <w:pPr>
        <w:spacing w:line="480" w:lineRule="auto"/>
        <w:rPr>
          <w:rFonts w:ascii="Calibri" w:hAnsi="Calibri" w:cs="Calibri"/>
          <w:color w:val="000000" w:themeColor="text1"/>
        </w:rPr>
      </w:pPr>
      <w:r w:rsidRPr="00C04E8F">
        <w:rPr>
          <w:rFonts w:ascii="Calibri" w:hAnsi="Calibri" w:cs="Calibri"/>
          <w:color w:val="000000" w:themeColor="text1"/>
        </w:rPr>
        <w:t xml:space="preserve">Among </w:t>
      </w:r>
      <w:r w:rsidR="005D2313" w:rsidRPr="00C04E8F">
        <w:rPr>
          <w:rFonts w:ascii="Calibri" w:hAnsi="Calibri" w:cs="Calibri"/>
          <w:color w:val="000000" w:themeColor="text1"/>
        </w:rPr>
        <w:t xml:space="preserve">the 14 </w:t>
      </w:r>
      <w:r w:rsidRPr="00C04E8F">
        <w:rPr>
          <w:rFonts w:ascii="Calibri" w:hAnsi="Calibri" w:cs="Calibri"/>
          <w:color w:val="000000" w:themeColor="text1"/>
        </w:rPr>
        <w:t xml:space="preserve">studies using the CCI® as a primary endpoint, statistically significant differences between groups were </w:t>
      </w:r>
      <w:r w:rsidR="005D2313" w:rsidRPr="00C04E8F">
        <w:rPr>
          <w:rFonts w:ascii="Calibri" w:hAnsi="Calibri" w:cs="Calibri"/>
          <w:color w:val="000000" w:themeColor="text1"/>
        </w:rPr>
        <w:t>found in 3 trials. Between group differences ranged from 3.9 to 14.8 CCI® points</w:t>
      </w:r>
      <w:r w:rsidRPr="00C04E8F">
        <w:rPr>
          <w:rFonts w:ascii="Calibri" w:hAnsi="Calibri" w:cs="Calibri"/>
          <w:color w:val="000000" w:themeColor="text1"/>
        </w:rPr>
        <w:t xml:space="preserve">. </w:t>
      </w:r>
      <w:commentRangeStart w:id="33"/>
      <w:r w:rsidR="005D2313" w:rsidRPr="00C04E8F">
        <w:rPr>
          <w:rFonts w:ascii="Calibri" w:hAnsi="Calibri" w:cs="Calibri"/>
          <w:color w:val="000000" w:themeColor="text1"/>
        </w:rPr>
        <w:t>13 trials based their s</w:t>
      </w:r>
      <w:r w:rsidRPr="00C04E8F">
        <w:rPr>
          <w:rFonts w:ascii="Calibri" w:hAnsi="Calibri" w:cs="Calibri"/>
          <w:color w:val="000000" w:themeColor="text1"/>
        </w:rPr>
        <w:t>ample size calculations on the CCI</w:t>
      </w:r>
      <w:commentRangeEnd w:id="33"/>
      <w:r w:rsidR="00F11559">
        <w:rPr>
          <w:rStyle w:val="CommentReference"/>
        </w:rPr>
        <w:commentReference w:id="33"/>
      </w:r>
      <w:r w:rsidRPr="00C04E8F">
        <w:rPr>
          <w:rFonts w:ascii="Calibri" w:hAnsi="Calibri" w:cs="Calibri"/>
          <w:color w:val="000000" w:themeColor="text1"/>
        </w:rPr>
        <w:t>®</w:t>
      </w:r>
      <w:r w:rsidR="005D2313" w:rsidRPr="00C04E8F">
        <w:rPr>
          <w:rFonts w:ascii="Calibri" w:hAnsi="Calibri" w:cs="Calibri"/>
          <w:color w:val="000000" w:themeColor="text1"/>
        </w:rPr>
        <w:t>.</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3BC39BF0" w:rsidR="005D2313" w:rsidRPr="00C04E8F" w:rsidRDefault="005D2313" w:rsidP="00E53D2C">
      <w:pPr>
        <w:spacing w:line="480" w:lineRule="auto"/>
        <w:rPr>
          <w:rFonts w:ascii="Calibri" w:hAnsi="Calibri" w:cs="Calibri"/>
        </w:rPr>
      </w:pPr>
      <w:r w:rsidRPr="005D2313">
        <w:rPr>
          <w:rFonts w:ascii="Calibri" w:hAnsi="Calibri" w:cs="Calibri"/>
        </w:rPr>
        <w:t xml:space="preserve">This systematic overview demonstrates that the CCI® is firmly established as an outcome measure in surgical RCTs and increasingly embedded in trial </w:t>
      </w:r>
      <w:del w:id="34" w:author="Milo Alan Puhan" w:date="2025-10-14T10:20:00Z" w16du:dateUtc="2025-10-14T08:20:00Z">
        <w:r w:rsidRPr="005D2313" w:rsidDel="00BC708D">
          <w:rPr>
            <w:rFonts w:ascii="Calibri" w:hAnsi="Calibri" w:cs="Calibri"/>
          </w:rPr>
          <w:delText>methodology</w:delText>
        </w:r>
      </w:del>
      <w:ins w:id="35" w:author="Milo Alan Puhan" w:date="2025-10-14T10:20:00Z" w16du:dateUtc="2025-10-14T08:20:00Z">
        <w:r w:rsidR="00BC708D">
          <w:rPr>
            <w:rFonts w:ascii="Calibri" w:hAnsi="Calibri" w:cs="Calibri"/>
          </w:rPr>
          <w:t>design</w:t>
        </w:r>
      </w:ins>
      <w:r w:rsidRPr="005D2313">
        <w:rPr>
          <w:rFonts w:ascii="Calibri" w:hAnsi="Calibri" w:cs="Calibri"/>
        </w:rPr>
        <w:t>. Importantly, where pre-trial documentation was available, concordance between registered protocols and corresponding publications was remarkably high</w:t>
      </w:r>
      <w:r w:rsidR="000F2CF8">
        <w:rPr>
          <w:rFonts w:ascii="Calibri" w:hAnsi="Calibri" w:cs="Calibri"/>
        </w:rPr>
        <w:t xml:space="preserve">, </w:t>
      </w:r>
      <w:r w:rsidRPr="005D2313">
        <w:rPr>
          <w:rFonts w:ascii="Calibri" w:hAnsi="Calibri" w:cs="Calibri"/>
        </w:rPr>
        <w:t>an encouraging finding that reflects a growing culture of transparency and methodological rigor in surgical research.</w:t>
      </w:r>
    </w:p>
    <w:p w14:paraId="3710FC4E" w14:textId="033B71FA" w:rsidR="005D2313" w:rsidRPr="00C04E8F" w:rsidRDefault="005D2313" w:rsidP="00E53D2C">
      <w:pPr>
        <w:spacing w:line="480" w:lineRule="auto"/>
        <w:rPr>
          <w:rFonts w:ascii="Calibri" w:hAnsi="Calibri" w:cs="Calibri"/>
        </w:rPr>
      </w:pPr>
      <w:r w:rsidRPr="005D2313">
        <w:rPr>
          <w:rFonts w:ascii="Calibri" w:hAnsi="Calibri" w:cs="Calibri"/>
        </w:rPr>
        <w:lastRenderedPageBreak/>
        <w:t xml:space="preserve">A remaining gap concerns </w:t>
      </w:r>
      <w:r w:rsidRPr="00C04E8F">
        <w:rPr>
          <w:rFonts w:ascii="Calibri" w:hAnsi="Calibri" w:cs="Calibri"/>
        </w:rPr>
        <w:t>clinical interpretability</w:t>
      </w:r>
      <w:r w:rsidRPr="005D2313">
        <w:rPr>
          <w:rFonts w:ascii="Calibri" w:hAnsi="Calibri" w:cs="Calibri"/>
        </w:rPr>
        <w:t xml:space="preserve">. Although three primary-endpoint trials reported statistically significant between-group differences, the </w:t>
      </w:r>
      <w:r w:rsidRPr="00C04E8F">
        <w:rPr>
          <w:rFonts w:ascii="Calibri" w:hAnsi="Calibri" w:cs="Calibri"/>
        </w:rPr>
        <w:t>magnitude</w:t>
      </w:r>
      <w:r w:rsidRPr="005D2313">
        <w:rPr>
          <w:rFonts w:ascii="Calibri" w:hAnsi="Calibri" w:cs="Calibri"/>
        </w:rPr>
        <w:t xml:space="preserve"> of effects ranged from 3.9 to 14.8 CCI® points and </w:t>
      </w:r>
      <w:r w:rsidRPr="00C04E8F">
        <w:rPr>
          <w:rFonts w:ascii="Calibri" w:hAnsi="Calibri" w:cs="Calibri"/>
        </w:rPr>
        <w:t>rarely engaged with the 12-point MID</w:t>
      </w:r>
      <w:r w:rsidRPr="005D2313">
        <w:rPr>
          <w:rFonts w:ascii="Calibri" w:hAnsi="Calibri" w:cs="Calibri"/>
        </w:rPr>
        <w:t xml:space="preserve"> explicitly</w:t>
      </w:r>
      <w:r>
        <w:rPr>
          <w:rFonts w:ascii="Calibri" w:hAnsi="Calibri" w:cs="Calibri"/>
        </w:rPr>
        <w:t xml:space="preserve">, </w:t>
      </w:r>
      <w:r w:rsidRPr="005D2313">
        <w:rPr>
          <w:rFonts w:ascii="Calibri" w:hAnsi="Calibri" w:cs="Calibri"/>
        </w:rPr>
        <w:t xml:space="preserve">meaning that statistical differences were not </w:t>
      </w:r>
      <w:commentRangeStart w:id="36"/>
      <w:r w:rsidRPr="005D2313">
        <w:rPr>
          <w:rFonts w:ascii="Calibri" w:hAnsi="Calibri" w:cs="Calibri"/>
        </w:rPr>
        <w:t>consistently</w:t>
      </w:r>
      <w:commentRangeEnd w:id="36"/>
      <w:r w:rsidR="00FE7BC9">
        <w:rPr>
          <w:rStyle w:val="CommentReference"/>
        </w:rPr>
        <w:commentReference w:id="36"/>
      </w:r>
      <w:r w:rsidRPr="005D2313">
        <w:rPr>
          <w:rFonts w:ascii="Calibri" w:hAnsi="Calibri" w:cs="Calibri"/>
        </w:rPr>
        <w:t xml:space="preserve"> linked to </w:t>
      </w:r>
      <w:r w:rsidRPr="00C04E8F">
        <w:rPr>
          <w:rFonts w:ascii="Calibri" w:hAnsi="Calibri" w:cs="Calibri"/>
        </w:rPr>
        <w:t>clinically meaningful change</w:t>
      </w:r>
      <w:r w:rsidRPr="005D2313">
        <w:rPr>
          <w:rFonts w:ascii="Calibri" w:hAnsi="Calibri" w:cs="Calibri"/>
        </w:rPr>
        <w:t xml:space="preserve">. Future protocols should predefine how the MID informs </w:t>
      </w:r>
      <w:ins w:id="37" w:author="Milo Alan Puhan" w:date="2025-10-14T10:22:00Z" w16du:dateUtc="2025-10-14T08:22:00Z">
        <w:r w:rsidR="00FE7BC9">
          <w:rPr>
            <w:rFonts w:ascii="Calibri" w:hAnsi="Calibri" w:cs="Calibri"/>
          </w:rPr>
          <w:t xml:space="preserve">trial </w:t>
        </w:r>
      </w:ins>
      <w:r w:rsidRPr="005D2313">
        <w:rPr>
          <w:rFonts w:ascii="Calibri" w:hAnsi="Calibri" w:cs="Calibri"/>
        </w:rPr>
        <w:t xml:space="preserve">design </w:t>
      </w:r>
      <w:del w:id="38" w:author="Milo Alan Puhan" w:date="2025-10-14T10:22:00Z" w16du:dateUtc="2025-10-14T08:22:00Z">
        <w:r w:rsidRPr="005D2313" w:rsidDel="00FE7BC9">
          <w:rPr>
            <w:rFonts w:ascii="Calibri" w:hAnsi="Calibri" w:cs="Calibri"/>
          </w:rPr>
          <w:delText xml:space="preserve">assumptions </w:delText>
        </w:r>
      </w:del>
      <w:r w:rsidRPr="005D2313">
        <w:rPr>
          <w:rFonts w:ascii="Calibri" w:hAnsi="Calibri" w:cs="Calibri"/>
        </w:rPr>
        <w:t>and the interpretation of results.</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45012E03" w14:textId="22AB84F6" w:rsidR="00E53D2C" w:rsidRPr="00C04E8F" w:rsidRDefault="005D2313" w:rsidP="005D2313">
      <w:pPr>
        <w:spacing w:line="480" w:lineRule="auto"/>
        <w:rPr>
          <w:rFonts w:ascii="Calibri" w:hAnsi="Calibri" w:cs="Calibri"/>
        </w:rPr>
      </w:pPr>
      <w:commentRangeStart w:id="39"/>
      <w:r w:rsidRPr="005D2313">
        <w:rPr>
          <w:rFonts w:ascii="Calibri" w:hAnsi="Calibri" w:cs="Calibri"/>
        </w:rPr>
        <w:t>The CCI® is firmly established in surgical RCTs</w:t>
      </w:r>
      <w:commentRangeEnd w:id="39"/>
      <w:r w:rsidR="00F11559">
        <w:rPr>
          <w:rStyle w:val="CommentReference"/>
        </w:rPr>
        <w:commentReference w:id="39"/>
      </w:r>
      <w:r w:rsidRPr="005D2313">
        <w:rPr>
          <w:rFonts w:ascii="Calibri" w:hAnsi="Calibri" w:cs="Calibri"/>
        </w:rPr>
        <w:t xml:space="preserve">, with </w:t>
      </w:r>
      <w:r w:rsidRPr="00C04E8F">
        <w:rPr>
          <w:rFonts w:ascii="Calibri" w:hAnsi="Calibri" w:cs="Calibri"/>
        </w:rPr>
        <w:t>reassuring protocol–publication alignment</w:t>
      </w:r>
      <w:r w:rsidRPr="005D2313">
        <w:rPr>
          <w:rFonts w:ascii="Calibri" w:hAnsi="Calibri" w:cs="Calibri"/>
        </w:rPr>
        <w:t xml:space="preserve"> and </w:t>
      </w:r>
      <w:r w:rsidRPr="00C04E8F">
        <w:rPr>
          <w:rFonts w:ascii="Calibri" w:hAnsi="Calibri" w:cs="Calibri"/>
        </w:rPr>
        <w:t>robust powering when used as a primary endpoint</w:t>
      </w:r>
      <w:r w:rsidRPr="005D2313">
        <w:rPr>
          <w:rFonts w:ascii="Calibri" w:hAnsi="Calibri" w:cs="Calibri"/>
        </w:rPr>
        <w:t xml:space="preserve">. To fully leverage its value, trials should extend this rigor beyond the primary-endpoint subset and </w:t>
      </w:r>
      <w:r w:rsidRPr="00C04E8F">
        <w:rPr>
          <w:rFonts w:ascii="Calibri" w:hAnsi="Calibri" w:cs="Calibri"/>
        </w:rPr>
        <w:t>systematically interpret effects against the 12-point MID</w:t>
      </w:r>
      <w:r w:rsidRPr="005D2313">
        <w:rPr>
          <w:rFonts w:ascii="Calibri" w:hAnsi="Calibri" w:cs="Calibri"/>
        </w:rPr>
        <w:t>.</w:t>
      </w:r>
    </w:p>
    <w:sectPr w:rsidR="00E53D2C" w:rsidRPr="00C04E8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0-14T10:15:00Z" w:initials="MP">
    <w:p w14:paraId="02CCF143" w14:textId="77777777" w:rsidR="00673EE2" w:rsidRDefault="00CA1C57" w:rsidP="00673EE2">
      <w:pPr>
        <w:pStyle w:val="CommentText"/>
        <w:ind w:firstLine="0"/>
      </w:pPr>
      <w:r>
        <w:rPr>
          <w:rStyle w:val="CommentReference"/>
        </w:rPr>
        <w:annotationRef/>
      </w:r>
      <w:r w:rsidR="00673EE2">
        <w:t>The title is a bit long but the elements are good. Maybe just reduce from three to two parts?</w:t>
      </w:r>
    </w:p>
  </w:comment>
  <w:comment w:id="24" w:author="Joana Rodrigues Ribeiro" w:date="2025-10-14T10:41:00Z" w:initials="JRR">
    <w:p w14:paraId="0794D9E1" w14:textId="77777777" w:rsidR="00F11559" w:rsidRDefault="00F11559" w:rsidP="00F11559">
      <w:r>
        <w:rPr>
          <w:rStyle w:val="CommentReference"/>
        </w:rPr>
        <w:annotationRef/>
      </w:r>
      <w:r>
        <w:rPr>
          <w:sz w:val="20"/>
          <w:szCs w:val="20"/>
        </w:rPr>
        <w:t>Matthias: reformulate</w:t>
      </w:r>
    </w:p>
    <w:p w14:paraId="04FD3C71" w14:textId="77777777" w:rsidR="00F11559" w:rsidRDefault="00F11559" w:rsidP="00F11559"/>
  </w:comment>
  <w:comment w:id="26" w:author="Milo Alan Puhan" w:date="2025-10-14T10:18:00Z" w:initials="MP">
    <w:p w14:paraId="5DA25889" w14:textId="1E06EE3B" w:rsidR="00F53A4A" w:rsidRDefault="00F53A4A" w:rsidP="00F53A4A">
      <w:pPr>
        <w:pStyle w:val="CommentText"/>
        <w:ind w:firstLine="0"/>
      </w:pPr>
      <w:r>
        <w:rPr>
          <w:rStyle w:val="CommentReference"/>
        </w:rPr>
        <w:annotationRef/>
      </w:r>
      <w:r>
        <w:t>In the tables we always say non-primary. Maybe just make a footnote that sec and exploratory are grouped</w:t>
      </w:r>
    </w:p>
  </w:comment>
  <w:comment w:id="27" w:author="Milo Alan Puhan" w:date="2025-10-14T10:18:00Z" w:initials="MP">
    <w:p w14:paraId="2DE1B610" w14:textId="77777777" w:rsidR="00F9002D" w:rsidRDefault="00F9002D" w:rsidP="00F9002D">
      <w:pPr>
        <w:pStyle w:val="CommentText"/>
        <w:ind w:firstLine="0"/>
      </w:pPr>
      <w:r>
        <w:rPr>
          <w:rStyle w:val="CommentReference"/>
        </w:rPr>
        <w:annotationRef/>
      </w:r>
      <w:r>
        <w:t>Did you find that framework is a common term for this? I did not know it. I would rather go for aim</w:t>
      </w:r>
    </w:p>
  </w:comment>
  <w:comment w:id="32" w:author="Joana Rodrigues Ribeiro" w:date="2025-10-14T10:42:00Z" w:initials="JRR">
    <w:p w14:paraId="5D3C4A45" w14:textId="77777777" w:rsidR="00F11559" w:rsidRDefault="00F11559" w:rsidP="00F11559">
      <w:r>
        <w:rPr>
          <w:rStyle w:val="CommentReference"/>
        </w:rPr>
        <w:annotationRef/>
      </w:r>
      <w:r>
        <w:rPr>
          <w:sz w:val="20"/>
          <w:szCs w:val="20"/>
        </w:rPr>
        <w:t>Matthias: which % ?</w:t>
      </w:r>
    </w:p>
  </w:comment>
  <w:comment w:id="33" w:author="Joana Rodrigues Ribeiro" w:date="2025-10-14T10:42:00Z" w:initials="JRR">
    <w:p w14:paraId="5F22CE8C" w14:textId="1CAC7D53" w:rsidR="00F11559" w:rsidRDefault="00F11559" w:rsidP="00F11559">
      <w:r>
        <w:rPr>
          <w:rStyle w:val="CommentReference"/>
        </w:rPr>
        <w:annotationRef/>
      </w:r>
      <w:r>
        <w:rPr>
          <w:sz w:val="20"/>
          <w:szCs w:val="20"/>
        </w:rPr>
        <w:t>Matthias: Do you have any information about what effect sizes were applied? This would be interesting in light of the 12-point MID.</w:t>
      </w:r>
    </w:p>
  </w:comment>
  <w:comment w:id="36" w:author="Milo Alan Puhan" w:date="2025-10-14T10:22:00Z" w:initials="MP">
    <w:p w14:paraId="2F7917AA" w14:textId="264E9091" w:rsidR="00FE7BC9" w:rsidRDefault="00FE7BC9" w:rsidP="00FE7BC9">
      <w:pPr>
        <w:pStyle w:val="CommentText"/>
        <w:ind w:firstLine="0"/>
      </w:pPr>
      <w:r>
        <w:rPr>
          <w:rStyle w:val="CommentReference"/>
        </w:rPr>
        <w:annotationRef/>
      </w:r>
      <w:r>
        <w:t>Agree but we should not criticize too much since for most tials the MID was not known back then. This rather highlights that now these studies, for example also in the context of systematic reviews, can now be interpreted</w:t>
      </w:r>
    </w:p>
  </w:comment>
  <w:comment w:id="39" w:author="Joana Rodrigues Ribeiro" w:date="2025-10-14T10:43:00Z" w:initials="JRR">
    <w:p w14:paraId="237DA64F" w14:textId="77777777" w:rsidR="00F11559" w:rsidRDefault="00F11559" w:rsidP="00F11559">
      <w:r>
        <w:rPr>
          <w:rStyle w:val="CommentReference"/>
        </w:rPr>
        <w:annotationRef/>
      </w:r>
      <w:r>
        <w:rPr>
          <w:sz w:val="20"/>
          <w:szCs w:val="20"/>
        </w:rPr>
        <w:t>Matthias: repetitive formulation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CCF143" w15:done="0"/>
  <w15:commentEx w15:paraId="04FD3C71" w15:done="0"/>
  <w15:commentEx w15:paraId="5DA25889" w15:done="0"/>
  <w15:commentEx w15:paraId="2DE1B610" w15:done="0"/>
  <w15:commentEx w15:paraId="5D3C4A45" w15:done="0"/>
  <w15:commentEx w15:paraId="5F22CE8C" w15:done="0"/>
  <w15:commentEx w15:paraId="2F7917AA" w15:done="0"/>
  <w15:commentEx w15:paraId="237DA6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56CAD5" w16cex:dateUtc="2025-10-14T08:15:00Z"/>
  <w16cex:commentExtensible w16cex:durableId="705ECE9F" w16cex:dateUtc="2025-10-14T08:41:00Z"/>
  <w16cex:commentExtensible w16cex:durableId="2E0DE998" w16cex:dateUtc="2025-10-14T08:18:00Z"/>
  <w16cex:commentExtensible w16cex:durableId="0DED1838" w16cex:dateUtc="2025-10-14T08:18:00Z"/>
  <w16cex:commentExtensible w16cex:durableId="707E4A31" w16cex:dateUtc="2025-10-14T08:42:00Z"/>
  <w16cex:commentExtensible w16cex:durableId="043853DF" w16cex:dateUtc="2025-10-14T08:42:00Z"/>
  <w16cex:commentExtensible w16cex:durableId="6B84436C" w16cex:dateUtc="2025-10-14T08:22:00Z"/>
  <w16cex:commentExtensible w16cex:durableId="033D426F" w16cex:dateUtc="2025-10-14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CCF143" w16cid:durableId="0056CAD5"/>
  <w16cid:commentId w16cid:paraId="04FD3C71" w16cid:durableId="705ECE9F"/>
  <w16cid:commentId w16cid:paraId="5DA25889" w16cid:durableId="2E0DE998"/>
  <w16cid:commentId w16cid:paraId="2DE1B610" w16cid:durableId="0DED1838"/>
  <w16cid:commentId w16cid:paraId="5D3C4A45" w16cid:durableId="707E4A31"/>
  <w16cid:commentId w16cid:paraId="5F22CE8C" w16cid:durableId="043853DF"/>
  <w16cid:commentId w16cid:paraId="2F7917AA" w16cid:durableId="6B84436C"/>
  <w16cid:commentId w16cid:paraId="237DA64F" w16cid:durableId="033D42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90360"/>
    <w:rsid w:val="000953A6"/>
    <w:rsid w:val="00097855"/>
    <w:rsid w:val="000D321A"/>
    <w:rsid w:val="000E21D2"/>
    <w:rsid w:val="000E240F"/>
    <w:rsid w:val="000F2CF8"/>
    <w:rsid w:val="000F66FA"/>
    <w:rsid w:val="00120B60"/>
    <w:rsid w:val="0015142E"/>
    <w:rsid w:val="00167844"/>
    <w:rsid w:val="001713D0"/>
    <w:rsid w:val="0018618F"/>
    <w:rsid w:val="001D6A53"/>
    <w:rsid w:val="001E6CD4"/>
    <w:rsid w:val="001F68EF"/>
    <w:rsid w:val="00223769"/>
    <w:rsid w:val="002239BB"/>
    <w:rsid w:val="00226B94"/>
    <w:rsid w:val="00270439"/>
    <w:rsid w:val="00284156"/>
    <w:rsid w:val="002A0DDB"/>
    <w:rsid w:val="002A25DF"/>
    <w:rsid w:val="002B3B49"/>
    <w:rsid w:val="002C1064"/>
    <w:rsid w:val="002F4F21"/>
    <w:rsid w:val="00301AE3"/>
    <w:rsid w:val="00314AC0"/>
    <w:rsid w:val="0037403F"/>
    <w:rsid w:val="00385B81"/>
    <w:rsid w:val="00395FC8"/>
    <w:rsid w:val="003A242F"/>
    <w:rsid w:val="003B7943"/>
    <w:rsid w:val="003D6348"/>
    <w:rsid w:val="004062C0"/>
    <w:rsid w:val="00416E69"/>
    <w:rsid w:val="004760AC"/>
    <w:rsid w:val="00485EE9"/>
    <w:rsid w:val="004D2539"/>
    <w:rsid w:val="004E6BC9"/>
    <w:rsid w:val="00510C46"/>
    <w:rsid w:val="0053120D"/>
    <w:rsid w:val="00535A24"/>
    <w:rsid w:val="00545285"/>
    <w:rsid w:val="0056396C"/>
    <w:rsid w:val="00566C89"/>
    <w:rsid w:val="00581168"/>
    <w:rsid w:val="005A29E4"/>
    <w:rsid w:val="005A3D11"/>
    <w:rsid w:val="005B1523"/>
    <w:rsid w:val="005D0BCD"/>
    <w:rsid w:val="005D2313"/>
    <w:rsid w:val="005E0239"/>
    <w:rsid w:val="005E7A84"/>
    <w:rsid w:val="005F757C"/>
    <w:rsid w:val="006026BD"/>
    <w:rsid w:val="0060635A"/>
    <w:rsid w:val="00623FCB"/>
    <w:rsid w:val="00630581"/>
    <w:rsid w:val="00650DB0"/>
    <w:rsid w:val="00665F21"/>
    <w:rsid w:val="00672165"/>
    <w:rsid w:val="00673EE2"/>
    <w:rsid w:val="00677150"/>
    <w:rsid w:val="006778E6"/>
    <w:rsid w:val="006947EA"/>
    <w:rsid w:val="006B491A"/>
    <w:rsid w:val="006C09EE"/>
    <w:rsid w:val="00703310"/>
    <w:rsid w:val="00715474"/>
    <w:rsid w:val="0071640D"/>
    <w:rsid w:val="007218EB"/>
    <w:rsid w:val="00734E55"/>
    <w:rsid w:val="00746DE9"/>
    <w:rsid w:val="00762C11"/>
    <w:rsid w:val="00797FBB"/>
    <w:rsid w:val="007D42E0"/>
    <w:rsid w:val="007D6959"/>
    <w:rsid w:val="008026AA"/>
    <w:rsid w:val="008455AE"/>
    <w:rsid w:val="00867646"/>
    <w:rsid w:val="0088584E"/>
    <w:rsid w:val="008A32FE"/>
    <w:rsid w:val="008C4E41"/>
    <w:rsid w:val="008E65FE"/>
    <w:rsid w:val="00904B93"/>
    <w:rsid w:val="00921A89"/>
    <w:rsid w:val="009350A3"/>
    <w:rsid w:val="00942466"/>
    <w:rsid w:val="009870EB"/>
    <w:rsid w:val="009F4126"/>
    <w:rsid w:val="00A047B3"/>
    <w:rsid w:val="00A13881"/>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10B"/>
    <w:rsid w:val="00B81A9A"/>
    <w:rsid w:val="00B8768C"/>
    <w:rsid w:val="00B9628A"/>
    <w:rsid w:val="00BC708D"/>
    <w:rsid w:val="00BD6375"/>
    <w:rsid w:val="00C04E8F"/>
    <w:rsid w:val="00CA1C57"/>
    <w:rsid w:val="00CB2BCB"/>
    <w:rsid w:val="00CD555F"/>
    <w:rsid w:val="00CD6EDC"/>
    <w:rsid w:val="00CD7C3E"/>
    <w:rsid w:val="00D14F2C"/>
    <w:rsid w:val="00D25F73"/>
    <w:rsid w:val="00D326BC"/>
    <w:rsid w:val="00D331D0"/>
    <w:rsid w:val="00D66E39"/>
    <w:rsid w:val="00D82151"/>
    <w:rsid w:val="00D863A6"/>
    <w:rsid w:val="00DD1D21"/>
    <w:rsid w:val="00E0311A"/>
    <w:rsid w:val="00E3182D"/>
    <w:rsid w:val="00E529A4"/>
    <w:rsid w:val="00E53D2C"/>
    <w:rsid w:val="00E702BE"/>
    <w:rsid w:val="00E77848"/>
    <w:rsid w:val="00E82283"/>
    <w:rsid w:val="00EA071D"/>
    <w:rsid w:val="00EA48F6"/>
    <w:rsid w:val="00EC6227"/>
    <w:rsid w:val="00F02BC4"/>
    <w:rsid w:val="00F037E2"/>
    <w:rsid w:val="00F11559"/>
    <w:rsid w:val="00F17102"/>
    <w:rsid w:val="00F35634"/>
    <w:rsid w:val="00F53A4A"/>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37"/>
    <w:pPr>
      <w:ind w:firstLine="709"/>
    </w:pPr>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F037E2"/>
    <w:rPr>
      <w:lang w:val="en-US"/>
    </w:rPr>
  </w:style>
  <w:style w:type="character" w:styleId="CommentReference">
    <w:name w:val="annotation reference"/>
    <w:basedOn w:val="DefaultParagraphFont"/>
    <w:uiPriority w:val="99"/>
    <w:semiHidden/>
    <w:unhideWhenUsed/>
    <w:rsid w:val="00CA1C57"/>
    <w:rPr>
      <w:sz w:val="16"/>
      <w:szCs w:val="16"/>
    </w:rPr>
  </w:style>
  <w:style w:type="paragraph" w:styleId="CommentText">
    <w:name w:val="annotation text"/>
    <w:basedOn w:val="Normal"/>
    <w:link w:val="CommentTextChar"/>
    <w:uiPriority w:val="99"/>
    <w:unhideWhenUsed/>
    <w:rsid w:val="00CA1C57"/>
    <w:rPr>
      <w:sz w:val="20"/>
      <w:szCs w:val="20"/>
    </w:rPr>
  </w:style>
  <w:style w:type="character" w:customStyle="1" w:styleId="CommentTextChar">
    <w:name w:val="Comment Text Char"/>
    <w:basedOn w:val="DefaultParagraphFont"/>
    <w:link w:val="CommentText"/>
    <w:uiPriority w:val="99"/>
    <w:rsid w:val="00CA1C57"/>
    <w:rPr>
      <w:sz w:val="20"/>
      <w:szCs w:val="20"/>
      <w:lang w:val="en-US"/>
    </w:rPr>
  </w:style>
  <w:style w:type="paragraph" w:styleId="CommentSubject">
    <w:name w:val="annotation subject"/>
    <w:basedOn w:val="CommentText"/>
    <w:next w:val="CommentText"/>
    <w:link w:val="CommentSubjectChar"/>
    <w:uiPriority w:val="99"/>
    <w:semiHidden/>
    <w:unhideWhenUsed/>
    <w:rsid w:val="00CA1C57"/>
    <w:rPr>
      <w:b/>
      <w:bCs/>
    </w:rPr>
  </w:style>
  <w:style w:type="character" w:customStyle="1" w:styleId="CommentSubjectChar">
    <w:name w:val="Comment Subject Char"/>
    <w:basedOn w:val="CommentTextChar"/>
    <w:link w:val="CommentSubject"/>
    <w:uiPriority w:val="99"/>
    <w:semiHidden/>
    <w:rsid w:val="00CA1C57"/>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772</Words>
  <Characters>4407</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16</cp:revision>
  <dcterms:created xsi:type="dcterms:W3CDTF">2025-10-14T08:14:00Z</dcterms:created>
  <dcterms:modified xsi:type="dcterms:W3CDTF">2025-10-14T08:44:00Z</dcterms:modified>
</cp:coreProperties>
</file>