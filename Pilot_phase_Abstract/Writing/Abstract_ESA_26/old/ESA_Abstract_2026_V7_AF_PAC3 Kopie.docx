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A533F9" w14:textId="75F432BB" w:rsidR="00B7001D" w:rsidRDefault="00B7001D" w:rsidP="00237319">
      <w:pPr>
        <w:spacing w:before="100" w:beforeAutospacing="1" w:after="100" w:afterAutospacing="1" w:line="480" w:lineRule="auto"/>
        <w:jc w:val="center"/>
        <w:rPr>
          <w:rFonts w:ascii="Calibri" w:hAnsi="Calibri" w:cs="Calibri"/>
          <w:b/>
          <w:bCs/>
          <w:sz w:val="28"/>
          <w:szCs w:val="28"/>
        </w:rPr>
      </w:pPr>
      <w:commentRangeStart w:id="0"/>
      <w:commentRangeStart w:id="1"/>
      <w:commentRangeStart w:id="2"/>
      <w:r w:rsidRPr="00B7001D">
        <w:rPr>
          <w:rFonts w:ascii="Calibri" w:hAnsi="Calibri" w:cs="Calibri"/>
          <w:b/>
          <w:bCs/>
          <w:sz w:val="28"/>
          <w:szCs w:val="28"/>
        </w:rPr>
        <w:t>Getting</w:t>
      </w:r>
      <w:commentRangeEnd w:id="0"/>
      <w:r w:rsidR="0005456C">
        <w:rPr>
          <w:rStyle w:val="CommentReference"/>
        </w:rPr>
        <w:commentReference w:id="0"/>
      </w:r>
      <w:commentRangeEnd w:id="1"/>
      <w:r w:rsidR="00933650">
        <w:rPr>
          <w:rStyle w:val="CommentReference"/>
        </w:rPr>
        <w:commentReference w:id="1"/>
      </w:r>
      <w:commentRangeEnd w:id="2"/>
      <w:r w:rsidR="00EE5CBF">
        <w:rPr>
          <w:rStyle w:val="CommentReference"/>
        </w:rPr>
        <w:commentReference w:id="2"/>
      </w:r>
      <w:r w:rsidRPr="00B7001D">
        <w:rPr>
          <w:rFonts w:ascii="Calibri" w:hAnsi="Calibri" w:cs="Calibri"/>
          <w:b/>
          <w:bCs/>
          <w:sz w:val="28"/>
          <w:szCs w:val="28"/>
        </w:rPr>
        <w:t xml:space="preserve"> to the Root of the Problem: Surgical RCTs</w:t>
      </w:r>
      <w:r w:rsidR="00933650">
        <w:rPr>
          <w:rFonts w:ascii="Calibri" w:hAnsi="Calibri" w:cs="Calibri"/>
          <w:b/>
          <w:bCs/>
          <w:sz w:val="28"/>
          <w:szCs w:val="28"/>
        </w:rPr>
        <w:t xml:space="preserve"> Are Poorly Designed </w:t>
      </w:r>
      <w:del w:id="3" w:author="Pierre Clavien Clavien" w:date="2025-11-03T12:56:00Z" w16du:dateUtc="2025-11-03T11:56:00Z">
        <w:r w:rsidR="00A6083C" w:rsidDel="00EE5CBF">
          <w:rPr>
            <w:rFonts w:ascii="Calibri" w:hAnsi="Calibri" w:cs="Calibri"/>
            <w:b/>
            <w:bCs/>
            <w:sz w:val="28"/>
            <w:szCs w:val="28"/>
          </w:rPr>
          <w:delText xml:space="preserve">to </w:delText>
        </w:r>
      </w:del>
      <w:ins w:id="4" w:author="Pierre Clavien Clavien" w:date="2025-11-03T12:56:00Z" w16du:dateUtc="2025-11-03T11:56:00Z">
        <w:r w:rsidR="00EE5CBF">
          <w:rPr>
            <w:rFonts w:ascii="Calibri" w:hAnsi="Calibri" w:cs="Calibri"/>
            <w:b/>
            <w:bCs/>
            <w:sz w:val="28"/>
            <w:szCs w:val="28"/>
          </w:rPr>
          <w:t xml:space="preserve">preventing conclusive </w:t>
        </w:r>
      </w:ins>
      <w:ins w:id="5" w:author="Pierre Clavien Clavien" w:date="2025-11-03T12:57:00Z" w16du:dateUtc="2025-11-03T11:57:00Z">
        <w:r w:rsidR="00EE5CBF">
          <w:rPr>
            <w:rFonts w:ascii="Calibri" w:hAnsi="Calibri" w:cs="Calibri"/>
            <w:b/>
            <w:bCs/>
            <w:sz w:val="28"/>
            <w:szCs w:val="28"/>
          </w:rPr>
          <w:t>decision making</w:t>
        </w:r>
      </w:ins>
      <w:del w:id="6" w:author="Pierre Clavien Clavien" w:date="2025-11-03T12:57:00Z" w16du:dateUtc="2025-11-03T11:57:00Z">
        <w:r w:rsidR="00933650" w:rsidDel="00EE5CBF">
          <w:rPr>
            <w:rFonts w:ascii="Calibri" w:hAnsi="Calibri" w:cs="Calibri"/>
            <w:b/>
            <w:bCs/>
            <w:sz w:val="28"/>
            <w:szCs w:val="28"/>
          </w:rPr>
          <w:delText>I</w:delText>
        </w:r>
        <w:r w:rsidR="00A6083C" w:rsidDel="00EE5CBF">
          <w:rPr>
            <w:rFonts w:ascii="Calibri" w:hAnsi="Calibri" w:cs="Calibri"/>
            <w:b/>
            <w:bCs/>
            <w:sz w:val="28"/>
            <w:szCs w:val="28"/>
          </w:rPr>
          <w:delText xml:space="preserve">nform </w:delText>
        </w:r>
        <w:r w:rsidR="00933650" w:rsidDel="00EE5CBF">
          <w:rPr>
            <w:rFonts w:ascii="Calibri" w:hAnsi="Calibri" w:cs="Calibri"/>
            <w:b/>
            <w:bCs/>
            <w:sz w:val="28"/>
            <w:szCs w:val="28"/>
          </w:rPr>
          <w:delText>S</w:delText>
        </w:r>
        <w:r w:rsidR="00A6083C" w:rsidDel="00EE5CBF">
          <w:rPr>
            <w:rFonts w:ascii="Calibri" w:hAnsi="Calibri" w:cs="Calibri"/>
            <w:b/>
            <w:bCs/>
            <w:sz w:val="28"/>
            <w:szCs w:val="28"/>
          </w:rPr>
          <w:delText xml:space="preserve">urgical </w:delText>
        </w:r>
        <w:r w:rsidR="00933650" w:rsidDel="00EE5CBF">
          <w:rPr>
            <w:rFonts w:ascii="Calibri" w:hAnsi="Calibri" w:cs="Calibri"/>
            <w:b/>
            <w:bCs/>
            <w:sz w:val="28"/>
            <w:szCs w:val="28"/>
          </w:rPr>
          <w:delText>D</w:delText>
        </w:r>
        <w:r w:rsidR="00A6083C" w:rsidDel="00EE5CBF">
          <w:rPr>
            <w:rFonts w:ascii="Calibri" w:hAnsi="Calibri" w:cs="Calibri"/>
            <w:b/>
            <w:bCs/>
            <w:sz w:val="28"/>
            <w:szCs w:val="28"/>
          </w:rPr>
          <w:delText>ecisions</w:delText>
        </w:r>
      </w:del>
    </w:p>
    <w:p w14:paraId="59859435" w14:textId="77777777" w:rsidR="00237319" w:rsidRPr="00E53D2C" w:rsidRDefault="00237319" w:rsidP="00237319">
      <w:pPr>
        <w:spacing w:line="480" w:lineRule="auto"/>
        <w:rPr>
          <w:rFonts w:ascii="Calibri" w:hAnsi="Calibri" w:cs="Calibri"/>
        </w:rPr>
      </w:pPr>
    </w:p>
    <w:p w14:paraId="749397C8" w14:textId="7D45A1C1" w:rsidR="00237319" w:rsidRPr="00C04E8F" w:rsidRDefault="00237319" w:rsidP="00237319">
      <w:pPr>
        <w:spacing w:line="480" w:lineRule="auto"/>
        <w:jc w:val="center"/>
        <w:rPr>
          <w:rFonts w:ascii="Calibri" w:hAnsi="Calibri" w:cs="Calibri"/>
          <w:b/>
          <w:bCs/>
        </w:rPr>
      </w:pPr>
      <w:r w:rsidRPr="00C04E8F">
        <w:rPr>
          <w:rFonts w:ascii="Calibri" w:hAnsi="Calibri" w:cs="Calibri"/>
          <w:b/>
          <w:bCs/>
        </w:rPr>
        <w:t xml:space="preserve">Fariba </w:t>
      </w:r>
      <w:proofErr w:type="spellStart"/>
      <w:r w:rsidRPr="00C04E8F">
        <w:rPr>
          <w:rFonts w:ascii="Calibri" w:hAnsi="Calibri" w:cs="Calibri"/>
          <w:b/>
          <w:bCs/>
        </w:rPr>
        <w:t>Abbassi</w:t>
      </w:r>
      <w:proofErr w:type="spellEnd"/>
      <w:r w:rsidRPr="00C04E8F">
        <w:rPr>
          <w:rFonts w:ascii="Calibri" w:hAnsi="Calibri" w:cs="Calibri"/>
          <w:b/>
          <w:bCs/>
        </w:rPr>
        <w:t>, MD</w:t>
      </w:r>
      <w:r w:rsidRPr="00C04E8F">
        <w:rPr>
          <w:rFonts w:ascii="Calibri" w:hAnsi="Calibri" w:cs="Calibri"/>
          <w:b/>
          <w:bCs/>
          <w:i/>
          <w:iCs/>
          <w:vertAlign w:val="superscript"/>
        </w:rPr>
        <w:t>1</w:t>
      </w:r>
      <w:ins w:id="7" w:author="Pierre Clavien Clavien" w:date="2025-11-03T11:26:00Z" w16du:dateUtc="2025-11-03T10:26:00Z">
        <w:r w:rsidR="00FA2887">
          <w:rPr>
            <w:rFonts w:ascii="Calibri" w:hAnsi="Calibri" w:cs="Calibri"/>
            <w:b/>
            <w:bCs/>
            <w:i/>
            <w:iCs/>
            <w:vertAlign w:val="superscript"/>
          </w:rPr>
          <w:t>,2</w:t>
        </w:r>
      </w:ins>
      <w:r w:rsidRPr="00C04E8F">
        <w:rPr>
          <w:rFonts w:ascii="Calibri" w:hAnsi="Calibri" w:cs="Calibri"/>
          <w:b/>
          <w:bCs/>
          <w:i/>
          <w:iCs/>
          <w:vertAlign w:val="superscript"/>
        </w:rPr>
        <w:t>*</w:t>
      </w:r>
      <w:r w:rsidRPr="00C04E8F">
        <w:rPr>
          <w:rFonts w:ascii="Calibri" w:hAnsi="Calibri" w:cs="Calibri"/>
          <w:b/>
          <w:bCs/>
        </w:rPr>
        <w:t>; Joana Rodrigues</w:t>
      </w:r>
      <w:r>
        <w:rPr>
          <w:rFonts w:ascii="Calibri" w:hAnsi="Calibri" w:cs="Calibri"/>
          <w:b/>
          <w:bCs/>
        </w:rPr>
        <w:t xml:space="preserve"> Ribeiro</w:t>
      </w:r>
      <w:r w:rsidRPr="00C04E8F">
        <w:rPr>
          <w:rFonts w:ascii="Calibri" w:hAnsi="Calibri" w:cs="Calibri"/>
          <w:b/>
          <w:bCs/>
        </w:rPr>
        <w:t>, MD</w:t>
      </w:r>
      <w:r w:rsidRPr="00C04E8F">
        <w:rPr>
          <w:rFonts w:ascii="Calibri" w:hAnsi="Calibri" w:cs="Calibri"/>
          <w:b/>
          <w:bCs/>
          <w:i/>
          <w:iCs/>
          <w:vertAlign w:val="superscript"/>
        </w:rPr>
        <w:t>1</w:t>
      </w:r>
      <w:ins w:id="8" w:author="Pierre Clavien Clavien" w:date="2025-11-03T11:25:00Z" w16du:dateUtc="2025-11-03T10:25:00Z">
        <w:r w:rsidR="00CE741D">
          <w:rPr>
            <w:rFonts w:ascii="Calibri" w:hAnsi="Calibri" w:cs="Calibri"/>
            <w:b/>
            <w:bCs/>
            <w:i/>
            <w:iCs/>
            <w:vertAlign w:val="superscript"/>
          </w:rPr>
          <w:t>,2</w:t>
        </w:r>
      </w:ins>
      <w:r w:rsidRPr="00C04E8F">
        <w:rPr>
          <w:rFonts w:ascii="Calibri" w:hAnsi="Calibri" w:cs="Calibri"/>
          <w:b/>
          <w:bCs/>
          <w:i/>
          <w:iCs/>
          <w:vertAlign w:val="superscript"/>
        </w:rPr>
        <w:t>*</w:t>
      </w:r>
      <w:r w:rsidRPr="00C04E8F">
        <w:rPr>
          <w:rFonts w:ascii="Calibri" w:hAnsi="Calibri" w:cs="Calibri"/>
          <w:b/>
          <w:bCs/>
        </w:rPr>
        <w:t>; Matthias Pfister, MD</w:t>
      </w:r>
      <w:r w:rsidRPr="00C04E8F">
        <w:rPr>
          <w:rFonts w:ascii="Calibri" w:hAnsi="Calibri" w:cs="Calibri"/>
          <w:b/>
          <w:bCs/>
          <w:i/>
          <w:iCs/>
          <w:vertAlign w:val="superscript"/>
        </w:rPr>
        <w:t>2</w:t>
      </w:r>
      <w:ins w:id="9" w:author="Pierre Clavien Clavien" w:date="2025-11-03T11:27:00Z" w16du:dateUtc="2025-11-03T10:27:00Z">
        <w:r w:rsidR="00FA2887">
          <w:rPr>
            <w:rFonts w:ascii="Calibri" w:hAnsi="Calibri" w:cs="Calibri"/>
            <w:b/>
            <w:bCs/>
            <w:i/>
            <w:iCs/>
            <w:vertAlign w:val="superscript"/>
          </w:rPr>
          <w:t>,4</w:t>
        </w:r>
      </w:ins>
      <w:r w:rsidRPr="00C04E8F">
        <w:rPr>
          <w:rFonts w:ascii="Calibri" w:hAnsi="Calibri" w:cs="Calibri"/>
          <w:b/>
          <w:bCs/>
        </w:rPr>
        <w:t xml:space="preserve">; </w:t>
      </w:r>
      <w:r w:rsidRPr="00C04E8F">
        <w:rPr>
          <w:rFonts w:ascii="Calibri" w:hAnsi="Calibri" w:cs="Calibri"/>
          <w:b/>
          <w:bCs/>
        </w:rPr>
        <w:br/>
        <w:t xml:space="preserve">Pierre-Alain </w:t>
      </w:r>
      <w:proofErr w:type="spellStart"/>
      <w:r w:rsidRPr="00C04E8F">
        <w:rPr>
          <w:rFonts w:ascii="Calibri" w:hAnsi="Calibri" w:cs="Calibri"/>
          <w:b/>
          <w:bCs/>
        </w:rPr>
        <w:t>Clavien</w:t>
      </w:r>
      <w:proofErr w:type="spellEnd"/>
      <w:r w:rsidRPr="00C04E8F">
        <w:rPr>
          <w:rFonts w:ascii="Calibri" w:hAnsi="Calibri" w:cs="Calibri"/>
          <w:b/>
          <w:bCs/>
        </w:rPr>
        <w:t>, MD, PhD</w:t>
      </w:r>
      <w:ins w:id="10" w:author="Pierre Clavien Clavien" w:date="2025-11-03T11:25:00Z" w16du:dateUtc="2025-11-03T10:25:00Z">
        <w:r w:rsidR="00CE741D">
          <w:rPr>
            <w:rFonts w:ascii="Calibri" w:hAnsi="Calibri" w:cs="Calibri"/>
            <w:b/>
            <w:bCs/>
            <w:i/>
            <w:iCs/>
            <w:vertAlign w:val="superscript"/>
          </w:rPr>
          <w:t>2,</w:t>
        </w:r>
      </w:ins>
      <w:ins w:id="11" w:author="Pierre Clavien Clavien" w:date="2025-11-03T11:27:00Z" w16du:dateUtc="2025-11-03T10:27:00Z">
        <w:r w:rsidR="00FA2887" w:rsidRPr="00FA2887">
          <w:rPr>
            <w:rFonts w:ascii="Calibri" w:hAnsi="Calibri" w:cs="Calibri"/>
            <w:b/>
            <w:bCs/>
            <w:noProof/>
            <w:color w:val="000000" w:themeColor="text1"/>
          </w:rPr>
          <w:t xml:space="preserve"> </w:t>
        </w:r>
        <w:r w:rsidR="00FA2887" w:rsidRPr="00C04E8F">
          <w:rPr>
            <w:rFonts w:ascii="Calibri" w:hAnsi="Calibri" w:cs="Calibri"/>
            <w:b/>
            <w:bCs/>
            <w:noProof/>
            <w:color w:val="000000" w:themeColor="text1"/>
          </w:rPr>
          <w:drawing>
            <wp:inline distT="0" distB="0" distL="0" distR="0" wp14:anchorId="7F1AA0D8" wp14:editId="3B99754F">
              <wp:extent cx="166370" cy="166370"/>
              <wp:effectExtent l="0" t="0" r="5080" b="5080"/>
              <wp:docPr id="1235538996" name="Grafik 53697998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8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66370" cy="166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  <w:ins w:id="12" w:author="Pierre Clavien Clavien" w:date="2025-11-03T11:25:00Z" w16du:dateUtc="2025-11-03T10:25:00Z">
        <w:r w:rsidR="00CE741D">
          <w:rPr>
            <w:rFonts w:ascii="Calibri" w:hAnsi="Calibri" w:cs="Calibri"/>
            <w:b/>
            <w:bCs/>
            <w:i/>
            <w:iCs/>
            <w:vertAlign w:val="superscript"/>
          </w:rPr>
          <w:t>3</w:t>
        </w:r>
      </w:ins>
      <w:del w:id="13" w:author="Pierre Clavien Clavien" w:date="2025-11-03T11:25:00Z" w16du:dateUtc="2025-11-03T10:25:00Z">
        <w:r w:rsidRPr="00C04E8F" w:rsidDel="00CE741D">
          <w:rPr>
            <w:rFonts w:ascii="Calibri" w:hAnsi="Calibri" w:cs="Calibri"/>
            <w:b/>
            <w:bCs/>
            <w:i/>
            <w:iCs/>
            <w:vertAlign w:val="superscript"/>
          </w:rPr>
          <w:delText>3</w:delText>
        </w:r>
      </w:del>
      <w:r w:rsidRPr="00C04E8F">
        <w:rPr>
          <w:rFonts w:ascii="Calibri" w:hAnsi="Calibri" w:cs="Calibri"/>
          <w:b/>
          <w:bCs/>
        </w:rPr>
        <w:t xml:space="preserve">; Milo A </w:t>
      </w:r>
      <w:proofErr w:type="spellStart"/>
      <w:r w:rsidRPr="00C04E8F">
        <w:rPr>
          <w:rFonts w:ascii="Calibri" w:hAnsi="Calibri" w:cs="Calibri"/>
          <w:b/>
          <w:bCs/>
        </w:rPr>
        <w:t>Puhan</w:t>
      </w:r>
      <w:proofErr w:type="spellEnd"/>
      <w:r w:rsidRPr="00C04E8F">
        <w:rPr>
          <w:rFonts w:ascii="Calibri" w:hAnsi="Calibri" w:cs="Calibri"/>
          <w:b/>
          <w:bCs/>
        </w:rPr>
        <w:t>, MD, PhD</w:t>
      </w:r>
      <w:ins w:id="14" w:author="Pierre Clavien Clavien" w:date="2025-11-03T11:26:00Z" w16du:dateUtc="2025-11-03T10:26:00Z">
        <w:r w:rsidR="00CE741D">
          <w:rPr>
            <w:rFonts w:ascii="Calibri" w:hAnsi="Calibri" w:cs="Calibri"/>
            <w:b/>
            <w:bCs/>
          </w:rPr>
          <w:t>1</w:t>
        </w:r>
      </w:ins>
      <w:del w:id="15" w:author="Pierre Clavien Clavien" w:date="2025-11-03T11:26:00Z" w16du:dateUtc="2025-11-03T10:26:00Z">
        <w:r w:rsidRPr="00C04E8F" w:rsidDel="00CE741D">
          <w:rPr>
            <w:rFonts w:ascii="Calibri" w:hAnsi="Calibri" w:cs="Calibri"/>
            <w:b/>
            <w:bCs/>
            <w:i/>
            <w:iCs/>
            <w:vertAlign w:val="superscript"/>
          </w:rPr>
          <w:delText>1</w:delText>
        </w:r>
      </w:del>
      <w:ins w:id="16" w:author="Pierre Clavien Clavien" w:date="2025-11-03T11:26:00Z" w16du:dateUtc="2025-11-03T10:26:00Z">
        <w:r w:rsidR="00CE741D">
          <w:rPr>
            <w:rFonts w:ascii="Calibri" w:hAnsi="Calibri" w:cs="Calibri"/>
            <w:b/>
            <w:bCs/>
            <w:i/>
            <w:iCs/>
            <w:vertAlign w:val="superscript"/>
          </w:rPr>
          <w:t>1,2</w:t>
        </w:r>
      </w:ins>
      <w:r w:rsidRPr="00C04E8F">
        <w:rPr>
          <w:rFonts w:ascii="Calibri" w:hAnsi="Calibri" w:cs="Calibri"/>
          <w:b/>
          <w:bCs/>
          <w:noProof/>
          <w:color w:val="000000" w:themeColor="text1"/>
        </w:rPr>
        <w:drawing>
          <wp:inline distT="0" distB="0" distL="0" distR="0" wp14:anchorId="7F7322FF" wp14:editId="7F1294CF">
            <wp:extent cx="166370" cy="166370"/>
            <wp:effectExtent l="0" t="0" r="5080" b="5080"/>
            <wp:docPr id="536979988" name="Grafik 5369799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70" cy="16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2CE63" w14:textId="77777777" w:rsidR="00237319" w:rsidRPr="00E53D2C" w:rsidRDefault="00237319" w:rsidP="00237319">
      <w:pPr>
        <w:spacing w:line="480" w:lineRule="auto"/>
        <w:rPr>
          <w:rFonts w:ascii="Calibri" w:hAnsi="Calibri" w:cs="Calibri"/>
        </w:rPr>
      </w:pPr>
    </w:p>
    <w:p w14:paraId="722D17A5" w14:textId="04BB6500" w:rsidR="00CE741D" w:rsidRDefault="00237319" w:rsidP="00CE741D">
      <w:pPr>
        <w:rPr>
          <w:ins w:id="17" w:author="Pierre Clavien Clavien" w:date="2025-11-03T11:24:00Z" w16du:dateUtc="2025-11-03T10:24:00Z"/>
          <w:sz w:val="21"/>
          <w:szCs w:val="21"/>
        </w:rPr>
      </w:pPr>
      <w:r>
        <w:rPr>
          <w:rFonts w:ascii="Calibri" w:hAnsi="Calibri" w:cs="Calibri"/>
          <w:i/>
          <w:iCs/>
          <w:vertAlign w:val="superscript"/>
        </w:rPr>
        <w:t>1</w:t>
      </w:r>
      <w:r w:rsidRPr="00E53D2C">
        <w:rPr>
          <w:rFonts w:ascii="Calibri" w:hAnsi="Calibri" w:cs="Calibri"/>
          <w:i/>
          <w:iCs/>
        </w:rPr>
        <w:t>Epidemiology, Biostatistics and Prevention Institute, University of Zurich, Zurich (Switzerland)</w:t>
      </w:r>
      <w:ins w:id="18" w:author="Pierre Clavien Clavien" w:date="2025-11-03T11:24:00Z" w16du:dateUtc="2025-11-03T10:24:00Z">
        <w:r w:rsidR="00CE741D">
          <w:rPr>
            <w:rFonts w:ascii="Calibri" w:hAnsi="Calibri" w:cs="Calibri"/>
            <w:i/>
            <w:iCs/>
          </w:rPr>
          <w:br/>
        </w:r>
        <w:r w:rsidR="00CE741D">
          <w:rPr>
            <w:rFonts w:ascii="Calibri" w:hAnsi="Calibri" w:cs="Calibri"/>
            <w:i/>
            <w:iCs/>
          </w:rPr>
          <w:br/>
        </w:r>
        <w:r w:rsidR="00CE741D">
          <w:rPr>
            <w:sz w:val="21"/>
            <w:szCs w:val="21"/>
          </w:rPr>
          <w:t xml:space="preserve">2. </w:t>
        </w:r>
        <w:r w:rsidR="00CE741D" w:rsidRPr="0032552F">
          <w:rPr>
            <w:sz w:val="21"/>
            <w:szCs w:val="21"/>
          </w:rPr>
          <w:t xml:space="preserve">Hub for Translational Research and Liver/GI Health, </w:t>
        </w:r>
        <w:commentRangeStart w:id="19"/>
        <w:r w:rsidR="00CE741D" w:rsidRPr="0032552F">
          <w:rPr>
            <w:sz w:val="21"/>
            <w:szCs w:val="21"/>
          </w:rPr>
          <w:t>FZ-Healthcare Foundation, Zurich, Switzerland</w:t>
        </w:r>
        <w:commentRangeEnd w:id="19"/>
        <w:r w:rsidR="00CE741D">
          <w:rPr>
            <w:rStyle w:val="CommentReference"/>
          </w:rPr>
          <w:commentReference w:id="19"/>
        </w:r>
      </w:ins>
    </w:p>
    <w:p w14:paraId="01249A0A" w14:textId="46F0FF57" w:rsidR="00237319" w:rsidRDefault="00237319" w:rsidP="00237319">
      <w:pPr>
        <w:autoSpaceDE w:val="0"/>
        <w:autoSpaceDN w:val="0"/>
        <w:adjustRightInd w:val="0"/>
        <w:ind w:left="142"/>
        <w:rPr>
          <w:ins w:id="20" w:author="Pierre Clavien Clavien" w:date="2025-11-03T11:24:00Z" w16du:dateUtc="2025-11-03T10:24:00Z"/>
          <w:rFonts w:ascii="Calibri" w:hAnsi="Calibri" w:cs="Calibri"/>
          <w:i/>
          <w:iCs/>
        </w:rPr>
      </w:pPr>
    </w:p>
    <w:p w14:paraId="6E1F0034" w14:textId="5048A9C5" w:rsidR="00CE741D" w:rsidRPr="00834557" w:rsidRDefault="00CE741D" w:rsidP="00CE741D">
      <w:pPr>
        <w:rPr>
          <w:ins w:id="21" w:author="Pierre Clavien Clavien" w:date="2025-11-03T11:24:00Z" w16du:dateUtc="2025-11-03T10:24:00Z"/>
        </w:rPr>
      </w:pPr>
      <w:ins w:id="22" w:author="Pierre Clavien Clavien" w:date="2025-11-03T11:25:00Z" w16du:dateUtc="2025-11-03T10:25:00Z">
        <w:r>
          <w:rPr>
            <w:sz w:val="21"/>
            <w:szCs w:val="21"/>
            <w:vertAlign w:val="superscript"/>
          </w:rPr>
          <w:t xml:space="preserve">3 </w:t>
        </w:r>
      </w:ins>
      <w:ins w:id="23" w:author="Pierre Clavien Clavien" w:date="2025-11-03T11:24:00Z" w16du:dateUtc="2025-11-03T10:24:00Z">
        <w:r w:rsidRPr="0032552F">
          <w:rPr>
            <w:sz w:val="21"/>
            <w:szCs w:val="21"/>
          </w:rPr>
          <w:t>Department of Surgery and Transplantation, University of Zurich, Zurich, Switzerland</w:t>
        </w:r>
      </w:ins>
    </w:p>
    <w:p w14:paraId="3657AD0C" w14:textId="77777777" w:rsidR="00CE741D" w:rsidRDefault="00CE741D" w:rsidP="00CE741D">
      <w:pPr>
        <w:rPr>
          <w:ins w:id="24" w:author="Pierre Clavien Clavien" w:date="2025-11-03T11:24:00Z" w16du:dateUtc="2025-11-03T10:24:00Z"/>
          <w:sz w:val="21"/>
          <w:szCs w:val="21"/>
        </w:rPr>
      </w:pPr>
    </w:p>
    <w:p w14:paraId="32F34F2D" w14:textId="77777777" w:rsidR="00CE741D" w:rsidRDefault="00CE741D" w:rsidP="00237319">
      <w:pPr>
        <w:autoSpaceDE w:val="0"/>
        <w:autoSpaceDN w:val="0"/>
        <w:adjustRightInd w:val="0"/>
        <w:ind w:left="142"/>
        <w:rPr>
          <w:rFonts w:ascii="Calibri" w:hAnsi="Calibri" w:cs="Calibri"/>
          <w:i/>
          <w:iCs/>
        </w:rPr>
      </w:pPr>
    </w:p>
    <w:p w14:paraId="74361E96" w14:textId="389035DA" w:rsidR="00237319" w:rsidRDefault="00237319" w:rsidP="00237319">
      <w:pPr>
        <w:autoSpaceDE w:val="0"/>
        <w:autoSpaceDN w:val="0"/>
        <w:adjustRightInd w:val="0"/>
        <w:ind w:left="142"/>
        <w:rPr>
          <w:rFonts w:ascii="Calibri" w:hAnsi="Calibri" w:cs="Calibri"/>
          <w:i/>
          <w:iCs/>
          <w:color w:val="212121"/>
          <w:shd w:val="clear" w:color="auto" w:fill="FFFFFF"/>
        </w:rPr>
      </w:pPr>
      <w:r w:rsidRPr="00E53D2C">
        <w:rPr>
          <w:rFonts w:ascii="Calibri" w:hAnsi="Calibri" w:cs="Calibri"/>
          <w:i/>
          <w:iCs/>
        </w:rPr>
        <w:br/>
      </w:r>
      <w:ins w:id="25" w:author="Pierre Clavien Clavien" w:date="2025-11-03T11:27:00Z" w16du:dateUtc="2025-11-03T10:27:00Z">
        <w:r w:rsidR="00FA2887">
          <w:rPr>
            <w:rFonts w:ascii="Calibri" w:hAnsi="Calibri" w:cs="Calibri"/>
            <w:i/>
            <w:iCs/>
            <w:vertAlign w:val="superscript"/>
          </w:rPr>
          <w:t>4</w:t>
        </w:r>
      </w:ins>
      <w:del w:id="26" w:author="Pierre Clavien Clavien" w:date="2025-11-03T11:27:00Z" w16du:dateUtc="2025-11-03T10:27:00Z">
        <w:r w:rsidDel="00FA2887">
          <w:rPr>
            <w:rFonts w:ascii="Calibri" w:hAnsi="Calibri" w:cs="Calibri"/>
            <w:i/>
            <w:iCs/>
            <w:vertAlign w:val="superscript"/>
          </w:rPr>
          <w:delText>2</w:delText>
        </w:r>
      </w:del>
      <w:r w:rsidRPr="00FF7C37">
        <w:rPr>
          <w:rFonts w:ascii="Calibri" w:hAnsi="Calibri" w:cs="Calibri"/>
          <w:i/>
          <w:iCs/>
        </w:rPr>
        <w:t>Department of Surgery, Cantonal Hospital Thurgau, Frauenfeld</w:t>
      </w:r>
      <w:r>
        <w:rPr>
          <w:rFonts w:ascii="Calibri" w:hAnsi="Calibri" w:cs="Calibri"/>
          <w:i/>
          <w:iCs/>
        </w:rPr>
        <w:t xml:space="preserve"> </w:t>
      </w:r>
      <w:r w:rsidRPr="00E53D2C">
        <w:rPr>
          <w:rFonts w:ascii="Calibri" w:hAnsi="Calibri" w:cs="Calibri"/>
          <w:i/>
          <w:iCs/>
          <w:color w:val="212121"/>
          <w:shd w:val="clear" w:color="auto" w:fill="FFFFFF"/>
        </w:rPr>
        <w:t>(Switzerland)</w:t>
      </w:r>
    </w:p>
    <w:p w14:paraId="5B406018" w14:textId="1119A212" w:rsidR="00237319" w:rsidRDefault="00237319" w:rsidP="00237319">
      <w:pPr>
        <w:autoSpaceDE w:val="0"/>
        <w:autoSpaceDN w:val="0"/>
        <w:adjustRightInd w:val="0"/>
        <w:ind w:left="142"/>
        <w:rPr>
          <w:rFonts w:ascii="Calibri" w:hAnsi="Calibri" w:cs="Calibri"/>
          <w:i/>
          <w:iCs/>
        </w:rPr>
      </w:pPr>
      <w:r w:rsidRPr="00E53D2C">
        <w:rPr>
          <w:rFonts w:ascii="Calibri" w:hAnsi="Calibri" w:cs="Calibri"/>
          <w:i/>
          <w:iCs/>
          <w:color w:val="212121"/>
          <w:shd w:val="clear" w:color="auto" w:fill="FFFFFF"/>
        </w:rPr>
        <w:br/>
      </w:r>
      <w:r>
        <w:rPr>
          <w:rFonts w:ascii="Calibri" w:hAnsi="Calibri" w:cs="Calibri"/>
          <w:i/>
          <w:iCs/>
          <w:vertAlign w:val="superscript"/>
        </w:rPr>
        <w:t>3</w:t>
      </w:r>
      <w:ins w:id="27" w:author="Pierre Clavien Clavien" w:date="2025-11-03T11:23:00Z" w16du:dateUtc="2025-11-03T10:23:00Z">
        <w:r w:rsidR="00CE741D">
          <w:rPr>
            <w:rFonts w:ascii="Calibri" w:hAnsi="Calibri" w:cs="Calibri"/>
            <w:i/>
            <w:iCs/>
          </w:rPr>
          <w:t>Department of</w:t>
        </w:r>
      </w:ins>
      <w:del w:id="28" w:author="Pierre Clavien Clavien" w:date="2025-11-03T11:23:00Z" w16du:dateUtc="2025-11-03T10:23:00Z">
        <w:r w:rsidRPr="00E53D2C" w:rsidDel="00CE741D">
          <w:rPr>
            <w:rFonts w:ascii="Calibri" w:hAnsi="Calibri" w:cs="Calibri"/>
            <w:i/>
            <w:iCs/>
          </w:rPr>
          <w:delText>Professor of</w:delText>
        </w:r>
      </w:del>
      <w:r w:rsidRPr="00E53D2C">
        <w:rPr>
          <w:rFonts w:ascii="Calibri" w:hAnsi="Calibri" w:cs="Calibri"/>
          <w:i/>
          <w:iCs/>
        </w:rPr>
        <w:t xml:space="preserve"> Surgery and Transplantation, University of Zurich, Wyss Translational Center, Swiss Medical Network, Zurich (Switzerland)</w:t>
      </w:r>
      <w:r w:rsidRPr="00E53D2C">
        <w:rPr>
          <w:rFonts w:ascii="Calibri" w:hAnsi="Calibri" w:cs="Calibri"/>
          <w:i/>
          <w:iCs/>
        </w:rPr>
        <w:br/>
      </w:r>
    </w:p>
    <w:p w14:paraId="4FB36AD5" w14:textId="77777777" w:rsidR="00237319" w:rsidRDefault="00237319" w:rsidP="00237319">
      <w:pPr>
        <w:autoSpaceDE w:val="0"/>
        <w:autoSpaceDN w:val="0"/>
        <w:adjustRightInd w:val="0"/>
        <w:ind w:left="142"/>
        <w:rPr>
          <w:rFonts w:ascii="Calibri" w:hAnsi="Calibri" w:cs="Calibri"/>
          <w:i/>
          <w:iCs/>
        </w:rPr>
      </w:pPr>
      <w:r>
        <w:rPr>
          <w:rFonts w:ascii="Calibri" w:hAnsi="Calibri" w:cs="Calibri"/>
          <w:i/>
          <w:iCs/>
        </w:rPr>
        <w:t>*Both authors contributed equally to this work</w:t>
      </w:r>
    </w:p>
    <w:p w14:paraId="31165FB9" w14:textId="77777777" w:rsidR="00237319" w:rsidRPr="00E53D2C" w:rsidRDefault="00237319" w:rsidP="00237319">
      <w:pPr>
        <w:autoSpaceDE w:val="0"/>
        <w:autoSpaceDN w:val="0"/>
        <w:adjustRightInd w:val="0"/>
        <w:ind w:left="142"/>
        <w:rPr>
          <w:rFonts w:ascii="Calibri" w:hAnsi="Calibri" w:cs="Calibri"/>
          <w:i/>
          <w:iCs/>
        </w:rPr>
      </w:pPr>
    </w:p>
    <w:p w14:paraId="4262F6BA" w14:textId="77777777" w:rsidR="00237319" w:rsidRDefault="00237319" w:rsidP="00237319">
      <w:pPr>
        <w:autoSpaceDE w:val="0"/>
        <w:autoSpaceDN w:val="0"/>
        <w:adjustRightInd w:val="0"/>
        <w:rPr>
          <w:rFonts w:ascii="Calibri" w:hAnsi="Calibri" w:cs="Calibri"/>
        </w:rPr>
      </w:pPr>
    </w:p>
    <w:p w14:paraId="69A01216" w14:textId="77777777" w:rsidR="00237319" w:rsidRDefault="00237319" w:rsidP="00237319">
      <w:pPr>
        <w:autoSpaceDE w:val="0"/>
        <w:autoSpaceDN w:val="0"/>
        <w:adjustRightInd w:val="0"/>
        <w:rPr>
          <w:rFonts w:ascii="Calibri" w:hAnsi="Calibri" w:cs="Calibri"/>
        </w:rPr>
      </w:pPr>
    </w:p>
    <w:p w14:paraId="3CE2D200" w14:textId="77777777" w:rsidR="00237319" w:rsidRDefault="00237319" w:rsidP="00237319">
      <w:pPr>
        <w:autoSpaceDE w:val="0"/>
        <w:autoSpaceDN w:val="0"/>
        <w:adjustRightInd w:val="0"/>
        <w:rPr>
          <w:rFonts w:ascii="Calibri" w:hAnsi="Calibri" w:cs="Calibri"/>
        </w:rPr>
      </w:pPr>
    </w:p>
    <w:p w14:paraId="649F1514" w14:textId="77777777" w:rsidR="00237319" w:rsidRPr="00E53D2C" w:rsidRDefault="00237319" w:rsidP="00237319">
      <w:pPr>
        <w:autoSpaceDE w:val="0"/>
        <w:autoSpaceDN w:val="0"/>
        <w:adjustRightInd w:val="0"/>
        <w:rPr>
          <w:rFonts w:ascii="Calibri" w:hAnsi="Calibri" w:cs="Calibri"/>
        </w:rPr>
      </w:pPr>
    </w:p>
    <w:p w14:paraId="45F87A41" w14:textId="77777777" w:rsidR="00237319" w:rsidRPr="00E53D2C" w:rsidRDefault="00237319" w:rsidP="00237319">
      <w:pPr>
        <w:pStyle w:val="Lehmannheading2"/>
        <w:tabs>
          <w:tab w:val="left" w:pos="3544"/>
        </w:tabs>
        <w:snapToGrid w:val="0"/>
        <w:spacing w:before="0" w:line="240" w:lineRule="auto"/>
        <w:contextualSpacing/>
        <w:rPr>
          <w:rFonts w:ascii="Calibri" w:hAnsi="Calibri" w:cs="Calibri"/>
          <w:color w:val="000000"/>
          <w:sz w:val="24"/>
          <w:szCs w:val="24"/>
        </w:rPr>
      </w:pPr>
      <w:r w:rsidRPr="00E53D2C">
        <w:rPr>
          <w:rFonts w:ascii="Calibri" w:hAnsi="Calibri" w:cs="Calibri"/>
          <w:noProof/>
          <w:color w:val="000000" w:themeColor="text1"/>
          <w:sz w:val="24"/>
          <w:szCs w:val="24"/>
        </w:rPr>
        <w:drawing>
          <wp:inline distT="0" distB="0" distL="0" distR="0" wp14:anchorId="06E3B2ED" wp14:editId="6853ECF6">
            <wp:extent cx="166370" cy="166370"/>
            <wp:effectExtent l="0" t="0" r="5080" b="5080"/>
            <wp:docPr id="1169593216" name="Grafik 1169593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70" cy="16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3D2C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commentRangeStart w:id="29"/>
      <w:r w:rsidRPr="00E53D2C">
        <w:rPr>
          <w:rFonts w:ascii="Calibri" w:hAnsi="Calibri" w:cs="Calibri"/>
          <w:color w:val="000000" w:themeColor="text1"/>
          <w:sz w:val="24"/>
          <w:szCs w:val="24"/>
        </w:rPr>
        <w:t>Corresponding author</w:t>
      </w:r>
      <w:commentRangeEnd w:id="29"/>
      <w:r w:rsidR="00B82DE2">
        <w:rPr>
          <w:rStyle w:val="CommentReference"/>
          <w:rFonts w:asciiTheme="minorHAnsi" w:eastAsiaTheme="minorHAnsi" w:hAnsiTheme="minorHAnsi" w:cstheme="minorBidi"/>
          <w:b w:val="0"/>
          <w:kern w:val="2"/>
          <w14:ligatures w14:val="standardContextual"/>
        </w:rPr>
        <w:commentReference w:id="29"/>
      </w:r>
      <w:r w:rsidRPr="00E53D2C">
        <w:rPr>
          <w:rFonts w:ascii="Calibri" w:hAnsi="Calibri" w:cs="Calibri"/>
          <w:color w:val="000000" w:themeColor="text1"/>
          <w:sz w:val="24"/>
          <w:szCs w:val="24"/>
        </w:rPr>
        <w:t xml:space="preserve">: </w:t>
      </w:r>
      <w:r w:rsidRPr="00E53D2C">
        <w:rPr>
          <w:rFonts w:ascii="Calibri" w:hAnsi="Calibri" w:cs="Calibri"/>
          <w:color w:val="000000" w:themeColor="text1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 xml:space="preserve">Milo A </w:t>
      </w:r>
      <w:proofErr w:type="spellStart"/>
      <w:r>
        <w:rPr>
          <w:rFonts w:ascii="Calibri" w:hAnsi="Calibri" w:cs="Calibri"/>
          <w:sz w:val="24"/>
          <w:szCs w:val="24"/>
        </w:rPr>
        <w:t>Puhan</w:t>
      </w:r>
      <w:proofErr w:type="spellEnd"/>
      <w:r w:rsidRPr="00E53D2C">
        <w:rPr>
          <w:rFonts w:ascii="Calibri" w:hAnsi="Calibri" w:cs="Calibri"/>
          <w:sz w:val="24"/>
          <w:szCs w:val="24"/>
        </w:rPr>
        <w:t>, MD, PhD</w:t>
      </w:r>
    </w:p>
    <w:p w14:paraId="6876EF38" w14:textId="77777777" w:rsidR="00237319" w:rsidRPr="00237319" w:rsidRDefault="00237319" w:rsidP="00237319">
      <w:pPr>
        <w:tabs>
          <w:tab w:val="left" w:pos="3544"/>
        </w:tabs>
        <w:snapToGrid w:val="0"/>
        <w:ind w:firstLine="3119"/>
        <w:contextualSpacing/>
        <w:textAlignment w:val="baseline"/>
        <w:rPr>
          <w:rFonts w:ascii="Calibri" w:hAnsi="Calibri" w:cs="Calibri"/>
          <w:i/>
          <w:iCs/>
          <w:color w:val="201F1E"/>
        </w:rPr>
      </w:pPr>
      <w:r w:rsidRPr="00237319">
        <w:rPr>
          <w:rFonts w:ascii="Calibri" w:hAnsi="Calibri" w:cs="Calibri"/>
          <w:i/>
          <w:iCs/>
          <w:color w:val="201F1E"/>
        </w:rPr>
        <w:tab/>
        <w:t>University of Zurich</w:t>
      </w:r>
    </w:p>
    <w:p w14:paraId="35C42EDB" w14:textId="77777777" w:rsidR="00237319" w:rsidRPr="00237319" w:rsidRDefault="00237319" w:rsidP="00237319">
      <w:pPr>
        <w:tabs>
          <w:tab w:val="left" w:pos="3544"/>
        </w:tabs>
        <w:snapToGrid w:val="0"/>
        <w:ind w:firstLine="3119"/>
        <w:contextualSpacing/>
        <w:textAlignment w:val="baseline"/>
        <w:rPr>
          <w:rFonts w:ascii="Calibri" w:hAnsi="Calibri" w:cs="Calibri"/>
          <w:i/>
          <w:iCs/>
          <w:color w:val="201F1E"/>
        </w:rPr>
      </w:pPr>
      <w:r w:rsidRPr="00237319">
        <w:rPr>
          <w:rFonts w:ascii="Calibri" w:hAnsi="Calibri" w:cs="Calibri"/>
          <w:i/>
          <w:iCs/>
          <w:color w:val="201F1E"/>
        </w:rPr>
        <w:tab/>
        <w:t>Epidemiology, Biostatistics and Prevention Institute</w:t>
      </w:r>
    </w:p>
    <w:p w14:paraId="42465688" w14:textId="77777777" w:rsidR="00237319" w:rsidRPr="00237319" w:rsidRDefault="00237319" w:rsidP="00237319">
      <w:pPr>
        <w:tabs>
          <w:tab w:val="left" w:pos="3544"/>
        </w:tabs>
        <w:snapToGrid w:val="0"/>
        <w:contextualSpacing/>
        <w:textAlignment w:val="baseline"/>
        <w:rPr>
          <w:rFonts w:ascii="Calibri" w:hAnsi="Calibri" w:cs="Calibri"/>
          <w:i/>
          <w:iCs/>
          <w:color w:val="201F1E"/>
          <w:lang w:val="de-CH"/>
        </w:rPr>
      </w:pPr>
      <w:r w:rsidRPr="00237319">
        <w:rPr>
          <w:rFonts w:ascii="Calibri" w:hAnsi="Calibri" w:cs="Calibri"/>
          <w:i/>
          <w:iCs/>
          <w:color w:val="201F1E"/>
        </w:rPr>
        <w:tab/>
      </w:r>
      <w:r w:rsidRPr="00237319">
        <w:rPr>
          <w:rFonts w:ascii="Calibri" w:hAnsi="Calibri" w:cs="Calibri"/>
          <w:i/>
          <w:iCs/>
          <w:color w:val="201F1E"/>
          <w:lang w:val="de-CH"/>
        </w:rPr>
        <w:t>Hirschengraben 84</w:t>
      </w:r>
    </w:p>
    <w:p w14:paraId="1F728A7B" w14:textId="77777777" w:rsidR="00237319" w:rsidRPr="00237319" w:rsidRDefault="00237319" w:rsidP="00237319">
      <w:pPr>
        <w:tabs>
          <w:tab w:val="left" w:pos="3544"/>
        </w:tabs>
        <w:snapToGrid w:val="0"/>
        <w:contextualSpacing/>
        <w:textAlignment w:val="baseline"/>
        <w:rPr>
          <w:rFonts w:ascii="Calibri" w:hAnsi="Calibri" w:cs="Calibri"/>
          <w:i/>
          <w:iCs/>
          <w:color w:val="201F1E"/>
          <w:lang w:val="de-CH"/>
        </w:rPr>
      </w:pPr>
      <w:r w:rsidRPr="00237319">
        <w:rPr>
          <w:rFonts w:ascii="Calibri" w:hAnsi="Calibri" w:cs="Calibri"/>
          <w:i/>
          <w:iCs/>
          <w:color w:val="201F1E"/>
          <w:lang w:val="de-CH"/>
        </w:rPr>
        <w:tab/>
        <w:t>8001 Zurich, Switzerland</w:t>
      </w:r>
    </w:p>
    <w:p w14:paraId="083759D1" w14:textId="499F046C" w:rsidR="00237319" w:rsidRDefault="00237319" w:rsidP="00237319">
      <w:pPr>
        <w:tabs>
          <w:tab w:val="left" w:pos="3544"/>
        </w:tabs>
        <w:snapToGrid w:val="0"/>
        <w:contextualSpacing/>
        <w:textAlignment w:val="baseline"/>
        <w:rPr>
          <w:ins w:id="30" w:author="Pierre Clavien Clavien" w:date="2025-11-03T11:27:00Z" w16du:dateUtc="2025-11-03T10:27:00Z"/>
          <w:rStyle w:val="Hyperlink"/>
          <w:rFonts w:ascii="Calibri" w:hAnsi="Calibri" w:cs="Calibri"/>
          <w:i/>
          <w:iCs/>
          <w:bdr w:val="none" w:sz="0" w:space="0" w:color="auto" w:frame="1"/>
          <w:lang w:val="de-CH"/>
        </w:rPr>
      </w:pPr>
      <w:r w:rsidRPr="00237319">
        <w:rPr>
          <w:rFonts w:ascii="Calibri" w:hAnsi="Calibri" w:cs="Calibri"/>
          <w:i/>
          <w:iCs/>
          <w:color w:val="201F1E"/>
          <w:lang w:val="de-CH"/>
        </w:rPr>
        <w:tab/>
      </w:r>
      <w:proofErr w:type="gramStart"/>
      <w:r w:rsidRPr="00237319">
        <w:rPr>
          <w:rFonts w:ascii="Calibri" w:hAnsi="Calibri" w:cs="Calibri"/>
          <w:i/>
          <w:iCs/>
          <w:color w:val="201F1E"/>
          <w:lang w:val="de-CH"/>
        </w:rPr>
        <w:t>Email</w:t>
      </w:r>
      <w:proofErr w:type="gramEnd"/>
      <w:r w:rsidRPr="00237319">
        <w:rPr>
          <w:rFonts w:ascii="Calibri" w:hAnsi="Calibri" w:cs="Calibri"/>
          <w:i/>
          <w:iCs/>
          <w:color w:val="201F1E"/>
          <w:lang w:val="de-CH"/>
        </w:rPr>
        <w:t>:</w:t>
      </w:r>
      <w:r w:rsidRPr="00237319">
        <w:rPr>
          <w:rFonts w:ascii="Calibri" w:hAnsi="Calibri" w:cs="Calibri"/>
          <w:i/>
          <w:iCs/>
          <w:color w:val="201F1E"/>
          <w:bdr w:val="none" w:sz="0" w:space="0" w:color="auto" w:frame="1"/>
          <w:lang w:val="de-CH"/>
        </w:rPr>
        <w:t> </w:t>
      </w:r>
      <w:ins w:id="31" w:author="Pierre Clavien Clavien" w:date="2025-11-03T11:27:00Z" w16du:dateUtc="2025-11-03T10:27:00Z">
        <w:r w:rsidR="00FA2887">
          <w:rPr>
            <w:rStyle w:val="Hyperlink"/>
            <w:rFonts w:ascii="Calibri" w:hAnsi="Calibri" w:cs="Calibri"/>
            <w:i/>
            <w:iCs/>
            <w:bdr w:val="none" w:sz="0" w:space="0" w:color="auto" w:frame="1"/>
            <w:lang w:val="de-CH"/>
          </w:rPr>
          <w:fldChar w:fldCharType="begin"/>
        </w:r>
        <w:r w:rsidR="00FA2887">
          <w:rPr>
            <w:rStyle w:val="Hyperlink"/>
            <w:rFonts w:ascii="Calibri" w:hAnsi="Calibri" w:cs="Calibri"/>
            <w:i/>
            <w:iCs/>
            <w:bdr w:val="none" w:sz="0" w:space="0" w:color="auto" w:frame="1"/>
            <w:lang w:val="de-CH"/>
          </w:rPr>
          <w:instrText>HYPERLINK "mailto:</w:instrText>
        </w:r>
      </w:ins>
      <w:r w:rsidR="00FA2887" w:rsidRPr="00237319">
        <w:rPr>
          <w:rStyle w:val="Hyperlink"/>
          <w:rFonts w:ascii="Calibri" w:hAnsi="Calibri" w:cs="Calibri"/>
          <w:i/>
          <w:iCs/>
          <w:bdr w:val="none" w:sz="0" w:space="0" w:color="auto" w:frame="1"/>
          <w:lang w:val="de-CH"/>
        </w:rPr>
        <w:instrText>miloalan.puhan@uzh.ch</w:instrText>
      </w:r>
      <w:ins w:id="32" w:author="Pierre Clavien Clavien" w:date="2025-11-03T11:27:00Z" w16du:dateUtc="2025-11-03T10:27:00Z">
        <w:r w:rsidR="00FA2887">
          <w:rPr>
            <w:rStyle w:val="Hyperlink"/>
            <w:rFonts w:ascii="Calibri" w:hAnsi="Calibri" w:cs="Calibri"/>
            <w:i/>
            <w:iCs/>
            <w:bdr w:val="none" w:sz="0" w:space="0" w:color="auto" w:frame="1"/>
            <w:lang w:val="de-CH"/>
          </w:rPr>
          <w:instrText>"</w:instrText>
        </w:r>
        <w:r w:rsidR="00FA2887">
          <w:rPr>
            <w:rStyle w:val="Hyperlink"/>
            <w:rFonts w:ascii="Calibri" w:hAnsi="Calibri" w:cs="Calibri"/>
            <w:i/>
            <w:iCs/>
            <w:bdr w:val="none" w:sz="0" w:space="0" w:color="auto" w:frame="1"/>
            <w:lang w:val="de-CH"/>
          </w:rPr>
          <w:fldChar w:fldCharType="separate"/>
        </w:r>
      </w:ins>
      <w:r w:rsidR="00FA2887" w:rsidRPr="001F5082">
        <w:rPr>
          <w:rStyle w:val="Hyperlink"/>
          <w:rFonts w:ascii="Calibri" w:hAnsi="Calibri" w:cs="Calibri"/>
          <w:i/>
          <w:iCs/>
          <w:bdr w:val="none" w:sz="0" w:space="0" w:color="auto" w:frame="1"/>
          <w:lang w:val="de-CH"/>
        </w:rPr>
        <w:t>miloalan.puhan@uzh.ch</w:t>
      </w:r>
      <w:ins w:id="33" w:author="Pierre Clavien Clavien" w:date="2025-11-03T11:27:00Z" w16du:dateUtc="2025-11-03T10:27:00Z">
        <w:r w:rsidR="00FA2887">
          <w:rPr>
            <w:rStyle w:val="Hyperlink"/>
            <w:rFonts w:ascii="Calibri" w:hAnsi="Calibri" w:cs="Calibri"/>
            <w:i/>
            <w:iCs/>
            <w:bdr w:val="none" w:sz="0" w:space="0" w:color="auto" w:frame="1"/>
            <w:lang w:val="de-CH"/>
          </w:rPr>
          <w:fldChar w:fldCharType="end"/>
        </w:r>
      </w:ins>
    </w:p>
    <w:p w14:paraId="40726FF0" w14:textId="352468AD" w:rsidR="00FA2887" w:rsidRPr="00237319" w:rsidRDefault="00FA2887" w:rsidP="00237319">
      <w:pPr>
        <w:tabs>
          <w:tab w:val="left" w:pos="3544"/>
        </w:tabs>
        <w:snapToGrid w:val="0"/>
        <w:contextualSpacing/>
        <w:textAlignment w:val="baseline"/>
        <w:rPr>
          <w:rStyle w:val="Hyperlink"/>
          <w:rFonts w:ascii="Calibri" w:hAnsi="Calibri" w:cs="Calibri"/>
          <w:i/>
          <w:iCs/>
          <w:bdr w:val="none" w:sz="0" w:space="0" w:color="auto" w:frame="1"/>
          <w:lang w:val="de-CH"/>
        </w:rPr>
      </w:pPr>
      <w:ins w:id="34" w:author="Pierre Clavien Clavien" w:date="2025-11-03T11:27:00Z" w16du:dateUtc="2025-11-03T10:27:00Z">
        <w:r>
          <w:rPr>
            <w:rStyle w:val="Hyperlink"/>
            <w:rFonts w:ascii="Calibri" w:hAnsi="Calibri" w:cs="Calibri"/>
            <w:i/>
            <w:iCs/>
            <w:bdr w:val="none" w:sz="0" w:space="0" w:color="auto" w:frame="1"/>
            <w:lang w:val="de-CH"/>
          </w:rPr>
          <w:t>a</w:t>
        </w:r>
      </w:ins>
    </w:p>
    <w:p w14:paraId="4E7D6531" w14:textId="77777777" w:rsidR="00237319" w:rsidRPr="00F67EEB" w:rsidRDefault="00237319" w:rsidP="00237319">
      <w:pPr>
        <w:spacing w:line="480" w:lineRule="auto"/>
        <w:rPr>
          <w:rFonts w:ascii="Calibri" w:hAnsi="Calibri" w:cs="Calibri"/>
          <w:lang w:val="de-CH"/>
        </w:rPr>
      </w:pPr>
    </w:p>
    <w:p w14:paraId="3B9FE078" w14:textId="77777777" w:rsidR="00237319" w:rsidRPr="00F67EEB" w:rsidRDefault="00237319" w:rsidP="00237319">
      <w:pPr>
        <w:rPr>
          <w:rFonts w:ascii="Calibri" w:hAnsi="Calibri" w:cs="Calibri"/>
          <w:lang w:val="de-CH"/>
        </w:rPr>
      </w:pPr>
      <w:r w:rsidRPr="00F67EEB">
        <w:rPr>
          <w:rFonts w:ascii="Calibri" w:hAnsi="Calibri" w:cs="Calibri"/>
          <w:lang w:val="de-CH"/>
        </w:rPr>
        <w:br w:type="page"/>
      </w:r>
    </w:p>
    <w:p w14:paraId="30E84400" w14:textId="2AE61D68" w:rsidR="00237319" w:rsidRPr="00CE741D" w:rsidRDefault="00237319" w:rsidP="00237319">
      <w:pPr>
        <w:spacing w:before="100" w:beforeAutospacing="1" w:after="100" w:afterAutospacing="1" w:line="480" w:lineRule="auto"/>
        <w:jc w:val="center"/>
        <w:rPr>
          <w:rFonts w:ascii="Calibri" w:hAnsi="Calibri" w:cs="Calibri"/>
          <w:b/>
          <w:bCs/>
          <w:sz w:val="28"/>
          <w:szCs w:val="28"/>
          <w:lang w:val="de-DE"/>
        </w:rPr>
      </w:pPr>
      <w:r w:rsidRPr="00CE741D">
        <w:rPr>
          <w:rFonts w:ascii="Calibri" w:hAnsi="Calibri" w:cs="Calibri"/>
          <w:b/>
          <w:bCs/>
          <w:sz w:val="28"/>
          <w:szCs w:val="28"/>
          <w:lang w:val="de-DE"/>
        </w:rPr>
        <w:lastRenderedPageBreak/>
        <w:t>Abstract</w:t>
      </w:r>
    </w:p>
    <w:p w14:paraId="282348C0" w14:textId="77777777" w:rsidR="00D702F9" w:rsidRDefault="00D702F9" w:rsidP="001D09A0">
      <w:pPr>
        <w:spacing w:before="100" w:beforeAutospacing="1" w:after="100" w:afterAutospacing="1" w:line="480" w:lineRule="auto"/>
        <w:rPr>
          <w:rFonts w:ascii="Calibri" w:eastAsia="Times New Roman" w:hAnsi="Calibri" w:cs="Calibri"/>
          <w:b/>
          <w:bCs/>
          <w:kern w:val="0"/>
          <w:lang w:eastAsia="de-DE"/>
          <w14:ligatures w14:val="none"/>
        </w:rPr>
      </w:pPr>
      <w:commentRangeStart w:id="35"/>
      <w:r>
        <w:rPr>
          <w:rFonts w:ascii="Calibri" w:eastAsia="Times New Roman" w:hAnsi="Calibri" w:cs="Calibri"/>
          <w:b/>
          <w:bCs/>
          <w:kern w:val="0"/>
          <w:lang w:eastAsia="de-DE"/>
          <w14:ligatures w14:val="none"/>
        </w:rPr>
        <w:t>Objective:</w:t>
      </w:r>
      <w:commentRangeEnd w:id="35"/>
      <w:r w:rsidR="00007392">
        <w:rPr>
          <w:rStyle w:val="CommentReference"/>
        </w:rPr>
        <w:commentReference w:id="35"/>
      </w:r>
    </w:p>
    <w:p w14:paraId="4DAC3E1D" w14:textId="1F5BF553" w:rsidR="00F46BFA" w:rsidRDefault="001D09A0" w:rsidP="001D09A0">
      <w:pPr>
        <w:spacing w:before="100" w:beforeAutospacing="1" w:after="100" w:afterAutospacing="1" w:line="480" w:lineRule="auto"/>
        <w:rPr>
          <w:rFonts w:ascii="Calibri" w:eastAsia="Times New Roman" w:hAnsi="Calibri" w:cs="Calibri"/>
          <w:b/>
          <w:bCs/>
          <w:kern w:val="0"/>
          <w:lang w:eastAsia="de-DE"/>
          <w14:ligatures w14:val="none"/>
        </w:rPr>
      </w:pPr>
      <w:r w:rsidRPr="001D09A0">
        <w:rPr>
          <w:rFonts w:ascii="Calibri" w:eastAsia="Times New Roman" w:hAnsi="Calibri" w:cs="Calibri"/>
          <w:b/>
          <w:bCs/>
          <w:kern w:val="0"/>
          <w:lang w:eastAsia="de-DE"/>
          <w14:ligatures w14:val="none"/>
        </w:rPr>
        <w:t>Background</w:t>
      </w:r>
      <w:r w:rsidR="00007392">
        <w:rPr>
          <w:rFonts w:ascii="Calibri" w:eastAsia="Times New Roman" w:hAnsi="Calibri" w:cs="Calibri"/>
          <w:b/>
          <w:bCs/>
          <w:kern w:val="0"/>
          <w:lang w:eastAsia="de-DE"/>
          <w14:ligatures w14:val="none"/>
        </w:rPr>
        <w:t xml:space="preserve"> and aim</w:t>
      </w:r>
    </w:p>
    <w:p w14:paraId="52BCE2D5" w14:textId="5B26CDC0" w:rsidR="00007392" w:rsidRPr="001D09A0" w:rsidRDefault="001D09A0" w:rsidP="001D09A0">
      <w:pPr>
        <w:spacing w:before="100" w:beforeAutospacing="1" w:after="100" w:afterAutospacing="1" w:line="480" w:lineRule="auto"/>
        <w:rPr>
          <w:rFonts w:ascii="Calibri" w:eastAsia="Times New Roman" w:hAnsi="Calibri" w:cs="Calibri"/>
          <w:kern w:val="0"/>
          <w:lang w:eastAsia="de-DE"/>
          <w14:ligatures w14:val="none"/>
        </w:rPr>
      </w:pP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Randomized controlled trials (RCTs) are considered the gold standard for </w:t>
      </w:r>
      <w:r w:rsidR="0093365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generating </w:t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surgical evidence. </w:t>
      </w:r>
      <w:r w:rsidR="00933650">
        <w:rPr>
          <w:rFonts w:ascii="Calibri" w:eastAsia="Times New Roman" w:hAnsi="Calibri" w:cs="Calibri"/>
          <w:kern w:val="0"/>
          <w:lang w:eastAsia="de-DE"/>
          <w14:ligatures w14:val="none"/>
        </w:rPr>
        <w:t>H</w:t>
      </w:r>
      <w:r w:rsidR="0005456C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owever, </w:t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surgical RCTs </w:t>
      </w:r>
      <w:r w:rsidR="00FE5F1A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are </w:t>
      </w:r>
      <w:r w:rsidR="0005456C">
        <w:rPr>
          <w:rFonts w:ascii="Calibri" w:eastAsia="Times New Roman" w:hAnsi="Calibri" w:cs="Calibri"/>
          <w:kern w:val="0"/>
          <w:lang w:eastAsia="de-DE"/>
          <w14:ligatures w14:val="none"/>
        </w:rPr>
        <w:t>often</w:t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 w:rsidR="00252659">
        <w:rPr>
          <w:rFonts w:ascii="Calibri" w:eastAsia="Times New Roman" w:hAnsi="Calibri" w:cs="Calibri"/>
          <w:kern w:val="0"/>
          <w:lang w:eastAsia="de-DE"/>
          <w14:ligatures w14:val="none"/>
        </w:rPr>
        <w:t>incompletely</w:t>
      </w:r>
      <w:r w:rsidR="0005456C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and </w:t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>inconsistently</w:t>
      </w:r>
      <w:r w:rsidR="0005456C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reported</w:t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, </w:t>
      </w:r>
      <w:r w:rsidR="0005456C">
        <w:rPr>
          <w:rFonts w:ascii="Calibri" w:eastAsia="Times New Roman" w:hAnsi="Calibri" w:cs="Calibri"/>
          <w:kern w:val="0"/>
          <w:lang w:eastAsia="de-DE"/>
          <w14:ligatures w14:val="none"/>
        </w:rPr>
        <w:t>and</w:t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 w:rsidR="00933650">
        <w:rPr>
          <w:rFonts w:ascii="Calibri" w:eastAsia="Times New Roman" w:hAnsi="Calibri" w:cs="Calibri"/>
          <w:kern w:val="0"/>
          <w:lang w:eastAsia="de-DE"/>
          <w14:ligatures w14:val="none"/>
        </w:rPr>
        <w:t>rarely</w:t>
      </w:r>
      <w:r w:rsidR="00933650"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del w:id="36" w:author="Pierre Clavien Clavien" w:date="2025-11-03T12:46:00Z" w16du:dateUtc="2025-11-03T11:46:00Z">
        <w:r w:rsidR="00007392" w:rsidRPr="001D09A0" w:rsidDel="00B82DE2">
          <w:rPr>
            <w:rFonts w:ascii="Calibri" w:eastAsia="Times New Roman" w:hAnsi="Calibri" w:cs="Calibri"/>
            <w:kern w:val="0"/>
            <w:lang w:eastAsia="de-DE"/>
            <w14:ligatures w14:val="none"/>
          </w:rPr>
          <w:delText xml:space="preserve">place </w:delText>
        </w:r>
      </w:del>
      <w:ins w:id="37" w:author="Pierre Clavien Clavien" w:date="2025-11-03T12:47:00Z" w16du:dateUtc="2025-11-03T11:47:00Z">
        <w:r w:rsidR="00B82DE2">
          <w:rPr>
            <w:rFonts w:ascii="Calibri" w:eastAsia="Times New Roman" w:hAnsi="Calibri" w:cs="Calibri"/>
            <w:kern w:val="0"/>
            <w:lang w:eastAsia="de-DE"/>
            <w14:ligatures w14:val="none"/>
          </w:rPr>
          <w:t>include</w:t>
        </w:r>
      </w:ins>
      <w:ins w:id="38" w:author="Pierre Clavien Clavien" w:date="2025-11-03T12:46:00Z" w16du:dateUtc="2025-11-03T11:46:00Z">
        <w:r w:rsidR="00B82DE2" w:rsidRPr="001D09A0">
          <w:rPr>
            <w:rFonts w:ascii="Calibri" w:eastAsia="Times New Roman" w:hAnsi="Calibri" w:cs="Calibri"/>
            <w:kern w:val="0"/>
            <w:lang w:eastAsia="de-DE"/>
            <w14:ligatures w14:val="none"/>
          </w:rPr>
          <w:t xml:space="preserve"> </w:t>
        </w:r>
      </w:ins>
      <w:r w:rsidR="00007392"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>patient</w:t>
      </w:r>
      <w:ins w:id="39" w:author="Pierre Clavien Clavien" w:date="2025-11-03T12:47:00Z" w16du:dateUtc="2025-11-03T11:47:00Z">
        <w:r w:rsidR="00B82DE2">
          <w:rPr>
            <w:rFonts w:ascii="Calibri" w:eastAsia="Times New Roman" w:hAnsi="Calibri" w:cs="Calibri"/>
            <w:kern w:val="0"/>
            <w:lang w:eastAsia="de-DE"/>
            <w14:ligatures w14:val="none"/>
          </w:rPr>
          <w:t>’</w:t>
        </w:r>
      </w:ins>
      <w:r w:rsidR="00007392"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s </w:t>
      </w:r>
      <w:ins w:id="40" w:author="Pierre Clavien Clavien" w:date="2025-11-03T12:47:00Z" w16du:dateUtc="2025-11-03T11:47:00Z">
        <w:r w:rsidR="00B82DE2">
          <w:rPr>
            <w:rFonts w:ascii="Calibri" w:eastAsia="Times New Roman" w:hAnsi="Calibri" w:cs="Calibri"/>
            <w:kern w:val="0"/>
            <w:lang w:eastAsia="de-DE"/>
            <w14:ligatures w14:val="none"/>
          </w:rPr>
          <w:t xml:space="preserve">benefits </w:t>
        </w:r>
      </w:ins>
      <w:del w:id="41" w:author="Pierre Clavien Clavien" w:date="2025-11-03T12:47:00Z" w16du:dateUtc="2025-11-03T11:47:00Z">
        <w:r w:rsidR="00007392" w:rsidRPr="001D09A0" w:rsidDel="00B82DE2">
          <w:rPr>
            <w:rFonts w:ascii="Calibri" w:eastAsia="Times New Roman" w:hAnsi="Calibri" w:cs="Calibri"/>
            <w:kern w:val="0"/>
            <w:lang w:eastAsia="de-DE"/>
            <w14:ligatures w14:val="none"/>
          </w:rPr>
          <w:delText>at the cente</w:delText>
        </w:r>
        <w:r w:rsidR="00007392" w:rsidDel="00B82DE2">
          <w:rPr>
            <w:rFonts w:ascii="Calibri" w:eastAsia="Times New Roman" w:hAnsi="Calibri" w:cs="Calibri"/>
            <w:kern w:val="0"/>
            <w:lang w:eastAsia="de-DE"/>
            <w14:ligatures w14:val="none"/>
          </w:rPr>
          <w:delText>r</w:delText>
        </w:r>
        <w:r w:rsidR="00007392" w:rsidRPr="001D09A0" w:rsidDel="00B82DE2">
          <w:rPr>
            <w:rFonts w:ascii="Calibri" w:eastAsia="Times New Roman" w:hAnsi="Calibri" w:cs="Calibri"/>
            <w:kern w:val="0"/>
            <w:lang w:eastAsia="de-DE"/>
            <w14:ligatures w14:val="none"/>
          </w:rPr>
          <w:delText xml:space="preserve"> of their </w:delText>
        </w:r>
        <w:r w:rsidR="00007392" w:rsidDel="00B82DE2">
          <w:rPr>
            <w:rFonts w:ascii="Calibri" w:eastAsia="Times New Roman" w:hAnsi="Calibri" w:cs="Calibri"/>
            <w:kern w:val="0"/>
            <w:lang w:eastAsia="de-DE"/>
            <w14:ligatures w14:val="none"/>
          </w:rPr>
          <w:delText>research</w:delText>
        </w:r>
      </w:del>
      <w:ins w:id="42" w:author="Pierre Clavien Clavien" w:date="2025-11-03T12:47:00Z" w16du:dateUtc="2025-11-03T11:47:00Z">
        <w:r w:rsidR="00B82DE2">
          <w:rPr>
            <w:rFonts w:ascii="Calibri" w:eastAsia="Times New Roman" w:hAnsi="Calibri" w:cs="Calibri"/>
            <w:kern w:val="0"/>
            <w:lang w:eastAsia="de-DE"/>
            <w14:ligatures w14:val="none"/>
          </w:rPr>
          <w:t>in their endpoints</w:t>
        </w:r>
      </w:ins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. Consequently, much of today’s surgical evidence </w:t>
      </w:r>
      <w:del w:id="43" w:author="Pierre Clavien Clavien" w:date="2025-11-03T12:48:00Z" w16du:dateUtc="2025-11-03T11:48:00Z">
        <w:r w:rsidRPr="001D09A0" w:rsidDel="00B82DE2">
          <w:rPr>
            <w:rFonts w:ascii="Calibri" w:eastAsia="Times New Roman" w:hAnsi="Calibri" w:cs="Calibri"/>
            <w:kern w:val="0"/>
            <w:lang w:eastAsia="de-DE"/>
            <w14:ligatures w14:val="none"/>
          </w:rPr>
          <w:delText xml:space="preserve">struggles </w:delText>
        </w:r>
      </w:del>
      <w:ins w:id="44" w:author="Pierre Clavien Clavien" w:date="2025-11-03T12:48:00Z" w16du:dateUtc="2025-11-03T11:48:00Z">
        <w:r w:rsidR="00B82DE2">
          <w:rPr>
            <w:rFonts w:ascii="Calibri" w:eastAsia="Times New Roman" w:hAnsi="Calibri" w:cs="Calibri"/>
            <w:kern w:val="0"/>
            <w:lang w:eastAsia="de-DE"/>
            <w14:ligatures w14:val="none"/>
          </w:rPr>
          <w:t xml:space="preserve">failed </w:t>
        </w:r>
      </w:ins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>to inform patient-focused decisions</w:t>
      </w:r>
      <w:del w:id="45" w:author="Pierre Clavien Clavien" w:date="2025-11-03T12:48:00Z" w16du:dateUtc="2025-11-03T11:48:00Z">
        <w:r w:rsidRPr="001D09A0" w:rsidDel="00B82DE2">
          <w:rPr>
            <w:rFonts w:ascii="Calibri" w:eastAsia="Times New Roman" w:hAnsi="Calibri" w:cs="Calibri"/>
            <w:kern w:val="0"/>
            <w:lang w:eastAsia="de-DE"/>
            <w14:ligatures w14:val="none"/>
          </w:rPr>
          <w:delText xml:space="preserve"> at the bedside</w:delText>
        </w:r>
      </w:del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>.</w:t>
      </w:r>
      <w:r w:rsidR="0005456C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</w:p>
    <w:p w14:paraId="6D044964" w14:textId="538641F8" w:rsidR="00F46BFA" w:rsidRDefault="0005456C" w:rsidP="001D09A0">
      <w:pPr>
        <w:spacing w:before="100" w:beforeAutospacing="1" w:after="100" w:afterAutospacing="1" w:line="480" w:lineRule="auto"/>
        <w:rPr>
          <w:rFonts w:ascii="Calibri" w:eastAsia="Times New Roman" w:hAnsi="Calibri" w:cs="Calibri"/>
          <w:kern w:val="0"/>
          <w:lang w:eastAsia="de-DE"/>
          <w14:ligatures w14:val="none"/>
        </w:rPr>
      </w:pPr>
      <w:del w:id="46" w:author="Pierre Clavien Clavien" w:date="2025-11-03T12:48:00Z" w16du:dateUtc="2025-11-03T11:48:00Z">
        <w:r w:rsidDel="00B82DE2">
          <w:rPr>
            <w:rFonts w:ascii="Calibri" w:eastAsia="Times New Roman" w:hAnsi="Calibri" w:cs="Calibri"/>
            <w:kern w:val="0"/>
            <w:lang w:eastAsia="de-DE"/>
            <w14:ligatures w14:val="none"/>
          </w:rPr>
          <w:delText xml:space="preserve">The </w:delText>
        </w:r>
      </w:del>
      <w:ins w:id="47" w:author="Pierre Clavien Clavien" w:date="2025-11-03T12:48:00Z" w16du:dateUtc="2025-11-03T11:48:00Z">
        <w:r w:rsidR="00B82DE2">
          <w:rPr>
            <w:rFonts w:ascii="Calibri" w:eastAsia="Times New Roman" w:hAnsi="Calibri" w:cs="Calibri"/>
            <w:kern w:val="0"/>
            <w:lang w:eastAsia="de-DE"/>
            <w14:ligatures w14:val="none"/>
          </w:rPr>
          <w:t>We postulated that the</w:t>
        </w:r>
        <w:r w:rsidR="00B82DE2">
          <w:rPr>
            <w:rFonts w:ascii="Calibri" w:eastAsia="Times New Roman" w:hAnsi="Calibri" w:cs="Calibri"/>
            <w:kern w:val="0"/>
            <w:lang w:eastAsia="de-DE"/>
            <w14:ligatures w14:val="none"/>
          </w:rPr>
          <w:t xml:space="preserve"> </w:t>
        </w:r>
      </w:ins>
      <w:r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root of </w:t>
      </w:r>
      <w:r w:rsidR="0093365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these </w:t>
      </w:r>
      <w:r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issues </w:t>
      </w:r>
      <w:del w:id="48" w:author="Pierre Clavien Clavien" w:date="2025-11-03T12:48:00Z" w16du:dateUtc="2025-11-03T11:48:00Z">
        <w:r w:rsidR="00933650" w:rsidDel="00B82DE2">
          <w:rPr>
            <w:rFonts w:ascii="Calibri" w:eastAsia="Times New Roman" w:hAnsi="Calibri" w:cs="Calibri"/>
            <w:kern w:val="0"/>
            <w:lang w:eastAsia="de-DE"/>
            <w14:ligatures w14:val="none"/>
          </w:rPr>
          <w:delText xml:space="preserve">likely </w:delText>
        </w:r>
      </w:del>
      <w:r w:rsidR="00933650">
        <w:rPr>
          <w:rFonts w:ascii="Calibri" w:eastAsia="Times New Roman" w:hAnsi="Calibri" w:cs="Calibri"/>
          <w:kern w:val="0"/>
          <w:lang w:eastAsia="de-DE"/>
          <w14:ligatures w14:val="none"/>
        </w:rPr>
        <w:t>lies in</w:t>
      </w:r>
      <w:r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 w:rsidR="001D09A0"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inadequate trial planning. </w:t>
      </w:r>
      <w:r w:rsidR="001D09A0">
        <w:rPr>
          <w:rFonts w:ascii="Calibri" w:eastAsia="Times New Roman" w:hAnsi="Calibri" w:cs="Calibri"/>
          <w:kern w:val="0"/>
          <w:lang w:eastAsia="de-DE"/>
          <w14:ligatures w14:val="none"/>
        </w:rPr>
        <w:t>To investigate this hypothesis, we</w:t>
      </w:r>
      <w:r w:rsidR="001D09A0"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systematically exami</w:t>
      </w:r>
      <w:r w:rsidR="00252659">
        <w:rPr>
          <w:rFonts w:ascii="Calibri" w:eastAsia="Times New Roman" w:hAnsi="Calibri" w:cs="Calibri"/>
          <w:kern w:val="0"/>
          <w:lang w:eastAsia="de-DE"/>
          <w14:ligatures w14:val="none"/>
        </w:rPr>
        <w:t>ne</w:t>
      </w:r>
      <w:r w:rsidR="00933650">
        <w:rPr>
          <w:rFonts w:ascii="Calibri" w:eastAsia="Times New Roman" w:hAnsi="Calibri" w:cs="Calibri"/>
          <w:kern w:val="0"/>
          <w:lang w:eastAsia="de-DE"/>
          <w14:ligatures w14:val="none"/>
        </w:rPr>
        <w:t>d</w:t>
      </w:r>
      <w:r w:rsidR="001D09A0"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RCTs </w:t>
      </w:r>
      <w:r w:rsidR="00933650">
        <w:rPr>
          <w:rFonts w:ascii="Calibri" w:eastAsia="Times New Roman" w:hAnsi="Calibri" w:cs="Calibri"/>
          <w:kern w:val="0"/>
          <w:lang w:eastAsia="de-DE"/>
          <w14:ligatures w14:val="none"/>
        </w:rPr>
        <w:t>from</w:t>
      </w:r>
      <w:r w:rsidR="00007392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their</w:t>
      </w:r>
      <w:r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 w:rsidR="00007392">
        <w:rPr>
          <w:rFonts w:ascii="Calibri" w:eastAsia="Times New Roman" w:hAnsi="Calibri" w:cs="Calibri"/>
          <w:kern w:val="0"/>
          <w:lang w:eastAsia="de-DE"/>
          <w14:ligatures w14:val="none"/>
        </w:rPr>
        <w:t>pre-tr</w:t>
      </w:r>
      <w:ins w:id="49" w:author="Pierre Clavien Clavien" w:date="2025-11-03T12:48:00Z" w16du:dateUtc="2025-11-03T11:48:00Z">
        <w:r w:rsidR="00B82DE2">
          <w:rPr>
            <w:rFonts w:ascii="Calibri" w:eastAsia="Times New Roman" w:hAnsi="Calibri" w:cs="Calibri"/>
            <w:kern w:val="0"/>
            <w:lang w:eastAsia="de-DE"/>
            <w14:ligatures w14:val="none"/>
          </w:rPr>
          <w:t>ia</w:t>
        </w:r>
      </w:ins>
      <w:del w:id="50" w:author="Pierre Clavien Clavien" w:date="2025-11-03T12:48:00Z" w16du:dateUtc="2025-11-03T11:48:00Z">
        <w:r w:rsidR="00007392" w:rsidDel="00B82DE2">
          <w:rPr>
            <w:rFonts w:ascii="Calibri" w:eastAsia="Times New Roman" w:hAnsi="Calibri" w:cs="Calibri"/>
            <w:kern w:val="0"/>
            <w:lang w:eastAsia="de-DE"/>
            <w14:ligatures w14:val="none"/>
          </w:rPr>
          <w:delText>ai</w:delText>
        </w:r>
      </w:del>
      <w:r w:rsidR="00007392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l documents to </w:t>
      </w:r>
      <w:r w:rsidR="00252659">
        <w:rPr>
          <w:rFonts w:ascii="Calibri" w:eastAsia="Times New Roman" w:hAnsi="Calibri" w:cs="Calibri"/>
          <w:kern w:val="0"/>
          <w:lang w:eastAsia="de-DE"/>
          <w14:ligatures w14:val="none"/>
        </w:rPr>
        <w:t>their</w:t>
      </w:r>
      <w:r w:rsidR="0093365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final</w:t>
      </w:r>
      <w:r w:rsidR="00252659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publication</w:t>
      </w:r>
      <w:r w:rsidR="00933650">
        <w:rPr>
          <w:rFonts w:ascii="Calibri" w:eastAsia="Times New Roman" w:hAnsi="Calibri" w:cs="Calibri"/>
          <w:kern w:val="0"/>
          <w:lang w:eastAsia="de-DE"/>
          <w14:ligatures w14:val="none"/>
        </w:rPr>
        <w:t>s</w:t>
      </w:r>
      <w:r w:rsidR="00252659">
        <w:rPr>
          <w:rFonts w:ascii="Calibri" w:eastAsia="Times New Roman" w:hAnsi="Calibri" w:cs="Calibri"/>
          <w:kern w:val="0"/>
          <w:lang w:eastAsia="de-DE"/>
          <w14:ligatures w14:val="none"/>
        </w:rPr>
        <w:t>.</w:t>
      </w:r>
    </w:p>
    <w:p w14:paraId="75D86DDF" w14:textId="77777777" w:rsidR="00F46BFA" w:rsidRPr="00007392" w:rsidRDefault="001D09A0" w:rsidP="00007392">
      <w:pPr>
        <w:spacing w:before="100" w:beforeAutospacing="1" w:after="100" w:afterAutospacing="1"/>
        <w:rPr>
          <w:rFonts w:ascii="Calibri" w:eastAsia="Times New Roman" w:hAnsi="Calibri" w:cs="Calibri"/>
          <w:b/>
          <w:bCs/>
          <w:kern w:val="0"/>
          <w:lang w:eastAsia="de-DE"/>
          <w14:ligatures w14:val="none"/>
        </w:rPr>
      </w:pPr>
      <w:r w:rsidRPr="00007392">
        <w:rPr>
          <w:rFonts w:ascii="Calibri" w:eastAsia="Times New Roman" w:hAnsi="Calibri" w:cs="Calibri"/>
          <w:b/>
          <w:bCs/>
          <w:kern w:val="0"/>
          <w:lang w:eastAsia="de-DE"/>
          <w14:ligatures w14:val="none"/>
        </w:rPr>
        <w:t>Methods</w:t>
      </w:r>
    </w:p>
    <w:p w14:paraId="1AFDC8A7" w14:textId="7E42F26F" w:rsidR="001D09A0" w:rsidRPr="001D09A0" w:rsidRDefault="00B82DE2" w:rsidP="001D09A0">
      <w:pPr>
        <w:spacing w:before="100" w:beforeAutospacing="1" w:after="100" w:afterAutospacing="1" w:line="480" w:lineRule="auto"/>
        <w:rPr>
          <w:rFonts w:ascii="Calibri" w:eastAsia="Times New Roman" w:hAnsi="Calibri" w:cs="Calibri"/>
          <w:kern w:val="0"/>
          <w:lang w:eastAsia="de-DE"/>
          <w14:ligatures w14:val="none"/>
        </w:rPr>
      </w:pPr>
      <w:ins w:id="51" w:author="Pierre Clavien Clavien" w:date="2025-11-03T12:49:00Z" w16du:dateUtc="2025-11-03T11:49:00Z">
        <w:r>
          <w:rPr>
            <w:rFonts w:ascii="Calibri" w:hAnsi="Calibri" w:cs="Calibri"/>
          </w:rPr>
          <w:t xml:space="preserve">The </w:t>
        </w:r>
        <w:commentRangeStart w:id="52"/>
        <w:r>
          <w:rPr>
            <w:rFonts w:ascii="Calibri" w:hAnsi="Calibri" w:cs="Calibri"/>
          </w:rPr>
          <w:t xml:space="preserve">only validated </w:t>
        </w:r>
      </w:ins>
      <w:commentRangeEnd w:id="52"/>
      <w:ins w:id="53" w:author="Pierre Clavien Clavien" w:date="2025-11-03T12:53:00Z" w16du:dateUtc="2025-11-03T11:53:00Z">
        <w:r w:rsidR="00EE5CBF">
          <w:rPr>
            <w:rStyle w:val="CommentReference"/>
          </w:rPr>
          <w:commentReference w:id="52"/>
        </w:r>
      </w:ins>
      <w:ins w:id="54" w:author="Pierre Clavien Clavien" w:date="2025-11-03T12:49:00Z" w16du:dateUtc="2025-11-03T11:49:00Z">
        <w:r>
          <w:rPr>
            <w:rFonts w:ascii="Calibri" w:hAnsi="Calibri" w:cs="Calibri"/>
          </w:rPr>
          <w:t xml:space="preserve">endpoint incorporating a significant value </w:t>
        </w:r>
      </w:ins>
      <w:ins w:id="55" w:author="Pierre Clavien Clavien" w:date="2025-11-03T12:50:00Z" w16du:dateUtc="2025-11-03T11:50:00Z">
        <w:r>
          <w:rPr>
            <w:rFonts w:ascii="Calibri" w:hAnsi="Calibri" w:cs="Calibri"/>
          </w:rPr>
          <w:t xml:space="preserve">meaningful </w:t>
        </w:r>
      </w:ins>
      <w:ins w:id="56" w:author="Pierre Clavien Clavien" w:date="2025-11-03T12:49:00Z" w16du:dateUtc="2025-11-03T11:49:00Z">
        <w:r>
          <w:rPr>
            <w:rFonts w:ascii="Calibri" w:hAnsi="Calibri" w:cs="Calibri"/>
          </w:rPr>
          <w:t xml:space="preserve">for the patients (delta 12 points) is the </w:t>
        </w:r>
        <w:r w:rsidRPr="001D09A0">
          <w:rPr>
            <w:rFonts w:ascii="Calibri" w:eastAsia="Times New Roman" w:hAnsi="Calibri" w:cs="Calibri"/>
            <w:kern w:val="0"/>
            <w:lang w:eastAsia="de-DE"/>
            <w14:ligatures w14:val="none"/>
          </w:rPr>
          <w:t>Comprehensive Complication Index (CCI®)</w:t>
        </w:r>
        <w:r>
          <w:rPr>
            <w:rFonts w:ascii="Calibri" w:eastAsia="Times New Roman" w:hAnsi="Calibri" w:cs="Calibri"/>
            <w:kern w:val="0"/>
            <w:lang w:eastAsia="de-DE"/>
            <w14:ligatures w14:val="none"/>
          </w:rPr>
          <w:t xml:space="preserve">. We therefore </w:t>
        </w:r>
        <w:r w:rsidRPr="00C04E8F">
          <w:rPr>
            <w:rFonts w:ascii="Calibri" w:hAnsi="Calibri" w:cs="Calibri"/>
          </w:rPr>
          <w:t xml:space="preserve">identified all RCTs </w:t>
        </w:r>
        <w:r>
          <w:rPr>
            <w:rFonts w:ascii="Calibri" w:hAnsi="Calibri" w:cs="Calibri"/>
          </w:rPr>
          <w:t xml:space="preserve">that used the </w:t>
        </w:r>
        <w:r w:rsidRPr="0073028C">
          <w:rPr>
            <w:rFonts w:cstheme="minorHAnsi"/>
          </w:rPr>
          <w:t>CCI</w:t>
        </w:r>
        <w:r w:rsidRPr="0073028C">
          <w:rPr>
            <w:rFonts w:cstheme="minorHAnsi"/>
            <w:sz w:val="20"/>
            <w:szCs w:val="20"/>
            <w:vertAlign w:val="superscript"/>
          </w:rPr>
          <w:sym w:font="Symbol" w:char="F0D2"/>
        </w:r>
        <w:r>
          <w:rPr>
            <w:rFonts w:ascii="Calibri" w:hAnsi="Calibri" w:cs="Calibri"/>
          </w:rPr>
          <w:t xml:space="preserve"> t</w:t>
        </w:r>
        <w:r w:rsidRPr="00C04E8F">
          <w:rPr>
            <w:rFonts w:ascii="Calibri" w:hAnsi="Calibri" w:cs="Calibri"/>
          </w:rPr>
          <w:t>hrough a</w:t>
        </w:r>
        <w:r>
          <w:rPr>
            <w:rFonts w:ascii="Calibri" w:hAnsi="Calibri" w:cs="Calibri"/>
          </w:rPr>
          <w:t xml:space="preserve"> </w:t>
        </w:r>
        <w:r w:rsidRPr="00C04E8F">
          <w:rPr>
            <w:rFonts w:ascii="Calibri" w:hAnsi="Calibri" w:cs="Calibri"/>
          </w:rPr>
          <w:t>systematic literature search in Scopus (</w:t>
        </w:r>
        <w:r>
          <w:rPr>
            <w:rFonts w:ascii="Calibri" w:hAnsi="Calibri" w:cs="Calibri"/>
          </w:rPr>
          <w:t xml:space="preserve">up to </w:t>
        </w:r>
        <w:r w:rsidRPr="00C04E8F">
          <w:rPr>
            <w:rFonts w:ascii="Calibri" w:hAnsi="Calibri" w:cs="Calibri"/>
          </w:rPr>
          <w:t>July 2025)</w:t>
        </w:r>
        <w:r>
          <w:rPr>
            <w:rFonts w:ascii="Calibri" w:hAnsi="Calibri" w:cs="Calibri"/>
          </w:rPr>
          <w:t xml:space="preserve">. </w:t>
        </w:r>
      </w:ins>
      <w:del w:id="57" w:author="Pierre Clavien Clavien" w:date="2025-11-03T12:52:00Z" w16du:dateUtc="2025-11-03T11:52:00Z">
        <w:r w:rsidR="001D09A0" w:rsidRPr="00007392" w:rsidDel="00B82DE2">
          <w:rPr>
            <w:rFonts w:ascii="Calibri" w:hAnsi="Calibri" w:cs="Calibri"/>
          </w:rPr>
          <w:delText>Through a systematic literature search in Scopus</w:delText>
        </w:r>
        <w:r w:rsidR="00933650" w:rsidDel="00B82DE2">
          <w:rPr>
            <w:rFonts w:ascii="Calibri" w:hAnsi="Calibri" w:cs="Calibri"/>
          </w:rPr>
          <w:delText>,</w:delText>
        </w:r>
        <w:r w:rsidR="001D09A0" w:rsidRPr="00007392" w:rsidDel="00B82DE2">
          <w:rPr>
            <w:rFonts w:ascii="Calibri" w:hAnsi="Calibri" w:cs="Calibri"/>
          </w:rPr>
          <w:delText xml:space="preserve"> we identified all RCTs </w:delText>
        </w:r>
        <w:r w:rsidR="00933650" w:rsidDel="00B82DE2">
          <w:rPr>
            <w:rFonts w:ascii="Calibri" w:hAnsi="Calibri" w:cs="Calibri"/>
          </w:rPr>
          <w:delText>using the Comprehensive Complication Index (</w:delText>
        </w:r>
        <w:r w:rsidR="0073028C" w:rsidRPr="00007392" w:rsidDel="00B82DE2">
          <w:rPr>
            <w:rFonts w:ascii="Calibri" w:hAnsi="Calibri" w:cs="Calibri"/>
          </w:rPr>
          <w:delText>CCI</w:delText>
        </w:r>
        <w:r w:rsidR="0073028C" w:rsidRPr="00007392" w:rsidDel="00B82DE2">
          <w:rPr>
            <w:rFonts w:ascii="Calibri" w:hAnsi="Calibri" w:cs="Calibri"/>
            <w:vertAlign w:val="superscript"/>
          </w:rPr>
          <w:sym w:font="Symbol" w:char="F0D2"/>
        </w:r>
        <w:r w:rsidR="00933650" w:rsidDel="00B82DE2">
          <w:rPr>
            <w:rFonts w:ascii="Calibri" w:hAnsi="Calibri" w:cs="Calibri"/>
          </w:rPr>
          <w:delText>),</w:delText>
        </w:r>
        <w:r w:rsidR="00007392" w:rsidRPr="00007392" w:rsidDel="00B82DE2">
          <w:rPr>
            <w:rFonts w:ascii="Calibri" w:hAnsi="Calibri" w:cs="Calibri"/>
          </w:rPr>
          <w:delText xml:space="preserve"> </w:delText>
        </w:r>
        <w:r w:rsidR="00933650" w:rsidDel="00B82DE2">
          <w:rPr>
            <w:rFonts w:ascii="Calibri" w:hAnsi="Calibri" w:cs="Calibri"/>
          </w:rPr>
          <w:delText>a</w:delText>
        </w:r>
        <w:r w:rsidR="00007392" w:rsidDel="00B82DE2">
          <w:rPr>
            <w:rFonts w:ascii="Calibri" w:hAnsi="Calibri" w:cs="Calibri"/>
          </w:rPr>
          <w:delText xml:space="preserve"> validated and patient-relevant outcome measure of postoperative morbidity. </w:delText>
        </w:r>
      </w:del>
      <w:r w:rsidR="00933650">
        <w:rPr>
          <w:rFonts w:ascii="Calibri" w:hAnsi="Calibri" w:cs="Calibri"/>
        </w:rPr>
        <w:t>For each trial, we retrie</w:t>
      </w:r>
      <w:r w:rsidR="001D09A0" w:rsidRPr="00007392">
        <w:rPr>
          <w:rFonts w:ascii="Calibri" w:eastAsia="Times New Roman" w:hAnsi="Calibri" w:cs="Calibri"/>
          <w:kern w:val="0"/>
          <w:lang w:eastAsia="de-DE"/>
          <w14:ligatures w14:val="none"/>
        </w:rPr>
        <w:t>ved pre-trial documen</w:t>
      </w:r>
      <w:r w:rsidR="00007392">
        <w:rPr>
          <w:rFonts w:ascii="Calibri" w:eastAsia="Times New Roman" w:hAnsi="Calibri" w:cs="Calibri"/>
          <w:kern w:val="0"/>
          <w:lang w:eastAsia="de-DE"/>
          <w14:ligatures w14:val="none"/>
        </w:rPr>
        <w:t>t</w:t>
      </w:r>
      <w:r w:rsidR="00933650">
        <w:rPr>
          <w:rFonts w:ascii="Calibri" w:eastAsia="Times New Roman" w:hAnsi="Calibri" w:cs="Calibri"/>
          <w:kern w:val="0"/>
          <w:lang w:eastAsia="de-DE"/>
          <w14:ligatures w14:val="none"/>
        </w:rPr>
        <w:t>ation</w:t>
      </w:r>
      <w:r w:rsidR="001D09A0" w:rsidRPr="00007392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del w:id="58" w:author="Pierre Clavien Clavien" w:date="2025-11-03T12:52:00Z" w16du:dateUtc="2025-11-03T11:52:00Z">
        <w:r w:rsidR="001D09A0" w:rsidRPr="00007392" w:rsidDel="00B82DE2">
          <w:rPr>
            <w:rFonts w:ascii="Calibri" w:eastAsia="Times New Roman" w:hAnsi="Calibri" w:cs="Calibri"/>
            <w:kern w:val="0"/>
            <w:lang w:eastAsia="de-DE"/>
            <w14:ligatures w14:val="none"/>
          </w:rPr>
          <w:delText xml:space="preserve">and </w:delText>
        </w:r>
      </w:del>
      <w:ins w:id="59" w:author="Pierre Clavien Clavien" w:date="2025-11-03T12:52:00Z" w16du:dateUtc="2025-11-03T11:52:00Z">
        <w:r>
          <w:rPr>
            <w:rFonts w:ascii="Calibri" w:eastAsia="Times New Roman" w:hAnsi="Calibri" w:cs="Calibri"/>
            <w:kern w:val="0"/>
            <w:lang w:eastAsia="de-DE"/>
            <w14:ligatures w14:val="none"/>
          </w:rPr>
          <w:t>as well as</w:t>
        </w:r>
        <w:r w:rsidRPr="00007392">
          <w:rPr>
            <w:rFonts w:ascii="Calibri" w:eastAsia="Times New Roman" w:hAnsi="Calibri" w:cs="Calibri"/>
            <w:kern w:val="0"/>
            <w:lang w:eastAsia="de-DE"/>
            <w14:ligatures w14:val="none"/>
          </w:rPr>
          <w:t xml:space="preserve"> </w:t>
        </w:r>
      </w:ins>
      <w:r w:rsidR="0093365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the </w:t>
      </w:r>
      <w:r w:rsidR="00F46BFA" w:rsidRPr="00007392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final </w:t>
      </w:r>
      <w:r w:rsidR="001D09A0" w:rsidRPr="00007392">
        <w:rPr>
          <w:rFonts w:ascii="Calibri" w:eastAsia="Times New Roman" w:hAnsi="Calibri" w:cs="Calibri"/>
          <w:kern w:val="0"/>
          <w:lang w:eastAsia="de-DE"/>
          <w14:ligatures w14:val="none"/>
        </w:rPr>
        <w:t>publication.</w:t>
      </w:r>
      <w:r w:rsidR="0093365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P</w:t>
      </w:r>
      <w:r w:rsidR="00F46BFA" w:rsidRPr="00007392">
        <w:rPr>
          <w:rFonts w:ascii="Calibri" w:eastAsia="Times New Roman" w:hAnsi="Calibri" w:cs="Calibri"/>
          <w:kern w:val="0"/>
          <w:lang w:eastAsia="de-DE"/>
          <w14:ligatures w14:val="none"/>
        </w:rPr>
        <w:t>re</w:t>
      </w:r>
      <w:r w:rsidR="00F46BFA">
        <w:rPr>
          <w:rFonts w:ascii="Calibri" w:eastAsia="Times New Roman" w:hAnsi="Calibri" w:cs="Calibri"/>
          <w:kern w:val="0"/>
          <w:lang w:eastAsia="de-DE"/>
          <w14:ligatures w14:val="none"/>
        </w:rPr>
        <w:t>-trial document</w:t>
      </w:r>
      <w:r w:rsidR="00933650">
        <w:rPr>
          <w:rFonts w:ascii="Calibri" w:eastAsia="Times New Roman" w:hAnsi="Calibri" w:cs="Calibri"/>
          <w:kern w:val="0"/>
          <w:lang w:eastAsia="de-DE"/>
          <w14:ligatures w14:val="none"/>
        </w:rPr>
        <w:t>s were</w:t>
      </w:r>
      <w:r w:rsidR="00F46BFA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assessed</w:t>
      </w:r>
      <w:r w:rsidR="001D09A0"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 w:rsidR="00933650">
        <w:rPr>
          <w:rFonts w:ascii="Calibri" w:eastAsia="Times New Roman" w:hAnsi="Calibri" w:cs="Calibri"/>
          <w:kern w:val="0"/>
          <w:lang w:eastAsia="de-DE"/>
          <w14:ligatures w14:val="none"/>
        </w:rPr>
        <w:t>for definition of</w:t>
      </w:r>
      <w:r w:rsidR="001D09A0"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primary and secondary endpoints, </w:t>
      </w:r>
      <w:r w:rsidR="0093365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reporting of </w:t>
      </w:r>
      <w:r w:rsidR="001D09A0"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>sample size calculation, and</w:t>
      </w:r>
      <w:r w:rsid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 w:rsidR="00933650">
        <w:rPr>
          <w:rFonts w:ascii="Calibri" w:eastAsia="Times New Roman" w:hAnsi="Calibri" w:cs="Calibri"/>
          <w:kern w:val="0"/>
          <w:lang w:eastAsia="de-DE"/>
          <w14:ligatures w14:val="none"/>
        </w:rPr>
        <w:t>specification of</w:t>
      </w:r>
      <w:r w:rsidR="001D09A0"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study aim </w:t>
      </w:r>
      <w:r w:rsidR="00007392">
        <w:rPr>
          <w:rFonts w:ascii="Calibri" w:eastAsia="Times New Roman" w:hAnsi="Calibri" w:cs="Calibri"/>
          <w:kern w:val="0"/>
          <w:lang w:eastAsia="de-DE"/>
          <w14:ligatures w14:val="none"/>
        </w:rPr>
        <w:t>(</w:t>
      </w:r>
      <w:r w:rsidR="00F46BFA">
        <w:rPr>
          <w:rFonts w:ascii="Calibri" w:eastAsia="Times New Roman" w:hAnsi="Calibri" w:cs="Calibri"/>
          <w:kern w:val="0"/>
          <w:lang w:eastAsia="de-DE"/>
          <w14:ligatures w14:val="none"/>
        </w:rPr>
        <w:t>superiority</w:t>
      </w:r>
      <w:r w:rsidR="00007392">
        <w:rPr>
          <w:rFonts w:ascii="Calibri" w:eastAsia="Times New Roman" w:hAnsi="Calibri" w:cs="Calibri"/>
          <w:kern w:val="0"/>
          <w:lang w:eastAsia="de-DE"/>
          <w14:ligatures w14:val="none"/>
        </w:rPr>
        <w:t>,</w:t>
      </w:r>
      <w:r w:rsidR="00B97839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 w:rsidR="00F46BFA">
        <w:rPr>
          <w:rFonts w:ascii="Calibri" w:eastAsia="Times New Roman" w:hAnsi="Calibri" w:cs="Calibri"/>
          <w:kern w:val="0"/>
          <w:lang w:eastAsia="de-DE"/>
          <w14:ligatures w14:val="none"/>
        </w:rPr>
        <w:t>non-inferiority</w:t>
      </w:r>
      <w:r w:rsidR="00007392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, or </w:t>
      </w:r>
      <w:r w:rsidR="00933650">
        <w:rPr>
          <w:rFonts w:ascii="Calibri" w:eastAsia="Times New Roman" w:hAnsi="Calibri" w:cs="Calibri"/>
          <w:kern w:val="0"/>
          <w:lang w:eastAsia="de-DE"/>
          <w14:ligatures w14:val="none"/>
        </w:rPr>
        <w:t>equivalence</w:t>
      </w:r>
      <w:r w:rsidR="00007392">
        <w:rPr>
          <w:rFonts w:ascii="Calibri" w:eastAsia="Times New Roman" w:hAnsi="Calibri" w:cs="Calibri"/>
          <w:kern w:val="0"/>
          <w:lang w:eastAsia="de-DE"/>
          <w14:ligatures w14:val="none"/>
        </w:rPr>
        <w:t>)</w:t>
      </w:r>
      <w:r w:rsidR="007A479E">
        <w:rPr>
          <w:rFonts w:ascii="Calibri" w:eastAsia="Times New Roman" w:hAnsi="Calibri" w:cs="Calibri"/>
          <w:kern w:val="0"/>
          <w:lang w:eastAsia="de-DE"/>
          <w14:ligatures w14:val="none"/>
        </w:rPr>
        <w:t>.</w:t>
      </w:r>
      <w:r w:rsidR="00F46BFA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 w:rsidR="00933650">
        <w:rPr>
          <w:rFonts w:ascii="Calibri" w:eastAsia="Times New Roman" w:hAnsi="Calibri" w:cs="Calibri"/>
          <w:kern w:val="0"/>
          <w:lang w:eastAsia="de-DE"/>
          <w14:ligatures w14:val="none"/>
        </w:rPr>
        <w:t>F</w:t>
      </w:r>
      <w:r w:rsidR="00007392">
        <w:rPr>
          <w:rFonts w:ascii="Calibri" w:eastAsia="Times New Roman" w:hAnsi="Calibri" w:cs="Calibri"/>
          <w:kern w:val="0"/>
          <w:lang w:eastAsia="de-DE"/>
          <w14:ligatures w14:val="none"/>
        </w:rPr>
        <w:t>inal publication</w:t>
      </w:r>
      <w:r w:rsidR="00933650">
        <w:rPr>
          <w:rFonts w:ascii="Calibri" w:eastAsia="Times New Roman" w:hAnsi="Calibri" w:cs="Calibri"/>
          <w:kern w:val="0"/>
          <w:lang w:eastAsia="de-DE"/>
          <w14:ligatures w14:val="none"/>
        </w:rPr>
        <w:t>s were</w:t>
      </w:r>
      <w:r w:rsidR="00007392"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 w:rsidR="00007392">
        <w:rPr>
          <w:rFonts w:ascii="Calibri" w:eastAsia="Times New Roman" w:hAnsi="Calibri" w:cs="Calibri"/>
          <w:kern w:val="0"/>
          <w:lang w:eastAsia="de-DE"/>
          <w14:ligatures w14:val="none"/>
        </w:rPr>
        <w:t>assessed</w:t>
      </w:r>
      <w:r w:rsidR="00007392"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 w:rsidR="00933650">
        <w:rPr>
          <w:rFonts w:ascii="Calibri" w:eastAsia="Times New Roman" w:hAnsi="Calibri" w:cs="Calibri"/>
          <w:kern w:val="0"/>
          <w:lang w:eastAsia="de-DE"/>
          <w14:ligatures w14:val="none"/>
        </w:rPr>
        <w:t>for statistical significance of</w:t>
      </w:r>
      <w:r w:rsidR="00007392"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 w:rsidR="00007392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the primary endpoint </w:t>
      </w:r>
      <w:r w:rsidR="00933650">
        <w:rPr>
          <w:rFonts w:ascii="Calibri" w:eastAsia="Times New Roman" w:hAnsi="Calibri" w:cs="Calibri"/>
          <w:kern w:val="0"/>
          <w:lang w:eastAsia="de-DE"/>
          <w14:ligatures w14:val="none"/>
        </w:rPr>
        <w:t>and</w:t>
      </w:r>
      <w:r w:rsidR="00007392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whether effect size</w:t>
      </w:r>
      <w:r w:rsidR="00933650">
        <w:rPr>
          <w:rFonts w:ascii="Calibri" w:eastAsia="Times New Roman" w:hAnsi="Calibri" w:cs="Calibri"/>
          <w:kern w:val="0"/>
          <w:lang w:eastAsia="de-DE"/>
          <w14:ligatures w14:val="none"/>
        </w:rPr>
        <w:t>s</w:t>
      </w:r>
      <w:r w:rsidR="00007392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 w:rsidR="00933650">
        <w:rPr>
          <w:rFonts w:ascii="Calibri" w:eastAsia="Times New Roman" w:hAnsi="Calibri" w:cs="Calibri"/>
          <w:kern w:val="0"/>
          <w:lang w:eastAsia="de-DE"/>
          <w14:ligatures w14:val="none"/>
        </w:rPr>
        <w:t>were</w:t>
      </w:r>
      <w:r w:rsidR="00007392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discussed to be meaningful for patients.</w:t>
      </w:r>
    </w:p>
    <w:p w14:paraId="769F9D3D" w14:textId="77777777" w:rsidR="00F46BFA" w:rsidRDefault="001D09A0" w:rsidP="001D09A0">
      <w:pPr>
        <w:spacing w:line="480" w:lineRule="auto"/>
        <w:rPr>
          <w:rFonts w:ascii="Calibri" w:eastAsia="Times New Roman" w:hAnsi="Calibri" w:cs="Calibri"/>
          <w:b/>
          <w:bCs/>
          <w:kern w:val="0"/>
          <w:lang w:eastAsia="de-DE"/>
          <w14:ligatures w14:val="none"/>
        </w:rPr>
      </w:pPr>
      <w:r w:rsidRPr="001D09A0">
        <w:rPr>
          <w:rFonts w:ascii="Calibri" w:eastAsia="Times New Roman" w:hAnsi="Calibri" w:cs="Calibri"/>
          <w:b/>
          <w:bCs/>
          <w:kern w:val="0"/>
          <w:lang w:eastAsia="de-DE"/>
          <w14:ligatures w14:val="none"/>
        </w:rPr>
        <w:t>Results</w:t>
      </w:r>
    </w:p>
    <w:p w14:paraId="57DFCE60" w14:textId="793736E1" w:rsidR="001D09A0" w:rsidRPr="009A6572" w:rsidRDefault="001D09A0" w:rsidP="001D09A0">
      <w:pPr>
        <w:spacing w:line="480" w:lineRule="auto"/>
        <w:rPr>
          <w:rFonts w:ascii="Calibri" w:hAnsi="Calibri" w:cs="Calibri"/>
        </w:rPr>
      </w:pPr>
      <w:r w:rsidRPr="009A6572">
        <w:rPr>
          <w:rFonts w:ascii="Calibri" w:hAnsi="Calibri" w:cs="Calibri"/>
        </w:rPr>
        <w:lastRenderedPageBreak/>
        <w:t xml:space="preserve">Of 1612 records </w:t>
      </w:r>
      <w:r w:rsidR="009241C1">
        <w:rPr>
          <w:rFonts w:ascii="Calibri" w:hAnsi="Calibri" w:cs="Calibri"/>
        </w:rPr>
        <w:t>quoting</w:t>
      </w:r>
      <w:r w:rsidR="009241C1" w:rsidRPr="009A6572">
        <w:rPr>
          <w:rFonts w:ascii="Calibri" w:hAnsi="Calibri" w:cs="Calibri"/>
        </w:rPr>
        <w:t xml:space="preserve"> </w:t>
      </w:r>
      <w:r w:rsidRPr="009A6572">
        <w:rPr>
          <w:rFonts w:ascii="Calibri" w:hAnsi="Calibri" w:cs="Calibri"/>
        </w:rPr>
        <w:t>the CCI®, 136 RCTs were eligible, comprising 87 published</w:t>
      </w:r>
      <w:r w:rsidR="009241C1">
        <w:rPr>
          <w:rFonts w:ascii="Calibri" w:hAnsi="Calibri" w:cs="Calibri"/>
        </w:rPr>
        <w:t xml:space="preserve"> RCTs</w:t>
      </w:r>
      <w:r w:rsidRPr="009A6572">
        <w:rPr>
          <w:rFonts w:ascii="Calibri" w:hAnsi="Calibri" w:cs="Calibri"/>
        </w:rPr>
        <w:t xml:space="preserve"> and 49 ongoing trials (</w:t>
      </w:r>
      <w:r w:rsidRPr="00007392">
        <w:rPr>
          <w:rFonts w:ascii="Calibri" w:hAnsi="Calibri" w:cs="Calibri"/>
          <w:b/>
          <w:bCs/>
          <w:u w:val="single"/>
        </w:rPr>
        <w:t>Figure 1</w:t>
      </w:r>
      <w:r w:rsidRPr="009A6572">
        <w:rPr>
          <w:rFonts w:ascii="Calibri" w:hAnsi="Calibri" w:cs="Calibri"/>
        </w:rPr>
        <w:t>).</w:t>
      </w:r>
    </w:p>
    <w:p w14:paraId="6FC3922D" w14:textId="23033347" w:rsidR="001D09A0" w:rsidRPr="00933650" w:rsidRDefault="001D09A0" w:rsidP="001D09A0">
      <w:pPr>
        <w:spacing w:before="100" w:beforeAutospacing="1" w:after="100" w:afterAutospacing="1" w:line="480" w:lineRule="auto"/>
        <w:rPr>
          <w:rFonts w:ascii="Calibri" w:hAnsi="Calibri" w:cs="Calibri"/>
        </w:rPr>
      </w:pPr>
      <w:r w:rsidRPr="009A6572">
        <w:rPr>
          <w:rFonts w:ascii="Calibri" w:hAnsi="Calibri" w:cs="Calibri"/>
        </w:rPr>
        <w:t>A pre-trial document was available for 84 (98%)</w:t>
      </w:r>
      <w:r w:rsidR="0036570E">
        <w:rPr>
          <w:rFonts w:ascii="Calibri" w:hAnsi="Calibri" w:cs="Calibri"/>
        </w:rPr>
        <w:t xml:space="preserve"> </w:t>
      </w:r>
      <w:r w:rsidRPr="009A6572">
        <w:rPr>
          <w:rFonts w:ascii="Calibri" w:hAnsi="Calibri" w:cs="Calibri"/>
        </w:rPr>
        <w:t xml:space="preserve">published RCTs, including 31 (37%) </w:t>
      </w:r>
      <w:r w:rsidRPr="003B4AD0">
        <w:rPr>
          <w:rFonts w:ascii="Calibri" w:hAnsi="Calibri" w:cs="Calibri"/>
        </w:rPr>
        <w:t>published protocols, 8 (10%) full-text protocols provided as supplementary material, and 45 (54%) registry records.</w:t>
      </w:r>
      <w:r w:rsidR="00007392">
        <w:rPr>
          <w:rFonts w:ascii="Calibri" w:hAnsi="Calibri" w:cs="Calibri"/>
        </w:rPr>
        <w:t xml:space="preserve"> In pre-trial documents, a</w:t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primary endpoint was defined in all 84 (100%), </w:t>
      </w:r>
      <w:r w:rsidR="00007392">
        <w:rPr>
          <w:rFonts w:ascii="Calibri" w:eastAsia="Times New Roman" w:hAnsi="Calibri" w:cs="Calibri"/>
          <w:kern w:val="0"/>
          <w:lang w:eastAsia="de-DE"/>
          <w14:ligatures w14:val="none"/>
        </w:rPr>
        <w:t>a</w:t>
      </w:r>
      <w:r w:rsidR="00007392"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>secondary endpoint in 81</w:t>
      </w:r>
      <w:r w:rsidR="0036570E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studies</w:t>
      </w:r>
      <w:r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>(</w:t>
      </w:r>
      <w:r>
        <w:rPr>
          <w:rFonts w:ascii="Calibri" w:eastAsia="Times New Roman" w:hAnsi="Calibri" w:cs="Calibri"/>
          <w:kern w:val="0"/>
          <w:lang w:eastAsia="de-DE"/>
          <w14:ligatures w14:val="none"/>
        </w:rPr>
        <w:t>96</w:t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>%)</w:t>
      </w:r>
      <w:r w:rsidR="00933650">
        <w:rPr>
          <w:rFonts w:ascii="Calibri" w:eastAsia="Times New Roman" w:hAnsi="Calibri" w:cs="Calibri"/>
          <w:kern w:val="0"/>
          <w:lang w:eastAsia="de-DE"/>
          <w14:ligatures w14:val="none"/>
        </w:rPr>
        <w:t>;</w:t>
      </w:r>
      <w:r w:rsidR="00007392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a</w:t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sample size calculation was reported in</w:t>
      </w:r>
      <w:r w:rsidR="0036570E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>45 (54%)</w:t>
      </w:r>
      <w:r w:rsidR="0036570E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studies</w:t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, and the study aim </w:t>
      </w:r>
      <w:r w:rsidR="00007392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for the primary and secondary endpoint </w:t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>in 23 (27%)</w:t>
      </w:r>
      <w:r w:rsidR="00007392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and 3 (4%), respectively</w:t>
      </w:r>
      <w:r w:rsidR="00237319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(</w:t>
      </w:r>
      <w:r w:rsidR="00237319">
        <w:rPr>
          <w:rFonts w:ascii="Calibri" w:eastAsia="Times New Roman" w:hAnsi="Calibri" w:cs="Calibri"/>
          <w:b/>
          <w:bCs/>
          <w:kern w:val="0"/>
          <w:u w:val="single"/>
          <w:lang w:eastAsia="de-DE"/>
          <w14:ligatures w14:val="none"/>
        </w:rPr>
        <w:t>Table 1</w:t>
      </w:r>
      <w:r w:rsidR="00237319">
        <w:rPr>
          <w:rFonts w:ascii="Calibri" w:eastAsia="Times New Roman" w:hAnsi="Calibri" w:cs="Calibri"/>
          <w:kern w:val="0"/>
          <w:lang w:eastAsia="de-DE"/>
          <w14:ligatures w14:val="none"/>
        </w:rPr>
        <w:t>)</w:t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. </w:t>
      </w:r>
    </w:p>
    <w:p w14:paraId="7BAF5621" w14:textId="553A4B4B" w:rsidR="00007392" w:rsidRDefault="001D09A0" w:rsidP="001D09A0">
      <w:pPr>
        <w:spacing w:before="100" w:beforeAutospacing="1" w:after="100" w:afterAutospacing="1" w:line="480" w:lineRule="auto"/>
        <w:rPr>
          <w:rFonts w:ascii="Calibri" w:eastAsia="Times New Roman" w:hAnsi="Calibri" w:cs="Calibri"/>
          <w:kern w:val="0"/>
          <w:lang w:eastAsia="de-DE"/>
          <w14:ligatures w14:val="none"/>
        </w:rPr>
      </w:pPr>
      <w:r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Among the 87 </w:t>
      </w:r>
      <w:r w:rsidR="00007392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final </w:t>
      </w:r>
      <w:r>
        <w:rPr>
          <w:rFonts w:ascii="Calibri" w:eastAsia="Times New Roman" w:hAnsi="Calibri" w:cs="Calibri"/>
          <w:kern w:val="0"/>
          <w:lang w:eastAsia="de-DE"/>
          <w14:ligatures w14:val="none"/>
        </w:rPr>
        <w:t>publications</w:t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>,</w:t>
      </w:r>
      <w:r w:rsidR="0093365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a</w:t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sample size calculation was provided in 84 (98%). </w:t>
      </w:r>
      <w:r w:rsidR="002C1BF0">
        <w:rPr>
          <w:rFonts w:ascii="Calibri" w:eastAsia="Times New Roman" w:hAnsi="Calibri" w:cs="Calibri"/>
          <w:kern w:val="0"/>
          <w:lang w:eastAsia="de-DE"/>
          <w14:ligatures w14:val="none"/>
        </w:rPr>
        <w:t>Twenty</w:t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(23%) </w:t>
      </w:r>
      <w:r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specified </w:t>
      </w:r>
      <w:r w:rsidR="002C1BF0">
        <w:rPr>
          <w:rFonts w:ascii="Calibri" w:eastAsia="Times New Roman" w:hAnsi="Calibri" w:cs="Calibri"/>
          <w:kern w:val="0"/>
          <w:lang w:eastAsia="de-DE"/>
          <w14:ligatures w14:val="none"/>
        </w:rPr>
        <w:t>a</w:t>
      </w:r>
      <w:r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superiority </w:t>
      </w:r>
      <w:r w:rsidR="002C1BF0">
        <w:rPr>
          <w:rFonts w:ascii="Calibri" w:eastAsia="Times New Roman" w:hAnsi="Calibri" w:cs="Calibri"/>
          <w:kern w:val="0"/>
          <w:lang w:eastAsia="de-DE"/>
          <w14:ligatures w14:val="none"/>
        </w:rPr>
        <w:t>design</w:t>
      </w:r>
      <w:r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and 12 (14%) </w:t>
      </w:r>
      <w:r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a </w:t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non-inferiority </w:t>
      </w:r>
      <w:r w:rsidR="002C1BF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design, </w:t>
      </w:r>
      <w:r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55 did not </w:t>
      </w:r>
      <w:r w:rsidR="00933650">
        <w:rPr>
          <w:rFonts w:ascii="Calibri" w:eastAsia="Times New Roman" w:hAnsi="Calibri" w:cs="Calibri"/>
          <w:kern w:val="0"/>
          <w:lang w:eastAsia="de-DE"/>
          <w14:ligatures w14:val="none"/>
        </w:rPr>
        <w:t>state</w:t>
      </w:r>
      <w:r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this information explicitly</w:t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. </w:t>
      </w:r>
      <w:r w:rsidR="00007392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Forty-four (51%) of </w:t>
      </w:r>
      <w:r w:rsidR="00933650">
        <w:rPr>
          <w:rFonts w:ascii="Calibri" w:eastAsia="Times New Roman" w:hAnsi="Calibri" w:cs="Calibri"/>
          <w:kern w:val="0"/>
          <w:lang w:eastAsia="de-DE"/>
          <w14:ligatures w14:val="none"/>
        </w:rPr>
        <w:t>final</w:t>
      </w:r>
      <w:r w:rsidR="00007392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publications achieved statistical significance for their primary endpoint, while 9 (10%) discussed whether the </w:t>
      </w:r>
      <w:r w:rsidR="00007392"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observed effect </w:t>
      </w:r>
      <w:r w:rsidR="00007392">
        <w:rPr>
          <w:rFonts w:ascii="Calibri" w:eastAsia="Times New Roman" w:hAnsi="Calibri" w:cs="Calibri"/>
          <w:kern w:val="0"/>
          <w:lang w:eastAsia="de-DE"/>
          <w14:ligatures w14:val="none"/>
        </w:rPr>
        <w:t>could be interpreted as</w:t>
      </w:r>
      <w:r w:rsidR="00007392"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clinically meaningful</w:t>
      </w:r>
      <w:r w:rsidR="00007392">
        <w:rPr>
          <w:rFonts w:ascii="Calibri" w:eastAsia="Times New Roman" w:hAnsi="Calibri" w:cs="Calibri"/>
          <w:kern w:val="0"/>
          <w:lang w:eastAsia="de-DE"/>
          <w14:ligatures w14:val="none"/>
        </w:rPr>
        <w:t>.</w:t>
      </w:r>
    </w:p>
    <w:p w14:paraId="43D19475" w14:textId="77777777" w:rsidR="00F46BFA" w:rsidRDefault="001D09A0" w:rsidP="001D09A0">
      <w:pPr>
        <w:spacing w:before="100" w:beforeAutospacing="1" w:after="100" w:afterAutospacing="1" w:line="480" w:lineRule="auto"/>
        <w:rPr>
          <w:rFonts w:ascii="Calibri" w:eastAsia="Times New Roman" w:hAnsi="Calibri" w:cs="Calibri"/>
          <w:b/>
          <w:bCs/>
          <w:kern w:val="0"/>
          <w:lang w:eastAsia="de-DE"/>
          <w14:ligatures w14:val="none"/>
        </w:rPr>
      </w:pPr>
      <w:commentRangeStart w:id="60"/>
      <w:r w:rsidRPr="001D09A0">
        <w:rPr>
          <w:rFonts w:ascii="Calibri" w:eastAsia="Times New Roman" w:hAnsi="Calibri" w:cs="Calibri"/>
          <w:b/>
          <w:bCs/>
          <w:kern w:val="0"/>
          <w:lang w:eastAsia="de-DE"/>
          <w14:ligatures w14:val="none"/>
        </w:rPr>
        <w:t>Discussion</w:t>
      </w:r>
      <w:commentRangeEnd w:id="60"/>
      <w:r w:rsidR="00EE5CBF">
        <w:rPr>
          <w:rStyle w:val="CommentReference"/>
        </w:rPr>
        <w:commentReference w:id="60"/>
      </w:r>
    </w:p>
    <w:p w14:paraId="50EE975A" w14:textId="0217B279" w:rsidR="00F46BFA" w:rsidRDefault="00857E2A" w:rsidP="001D09A0">
      <w:pPr>
        <w:spacing w:before="100" w:beforeAutospacing="1" w:after="100" w:afterAutospacing="1" w:line="480" w:lineRule="auto"/>
        <w:rPr>
          <w:rFonts w:ascii="Calibri" w:eastAsia="Times New Roman" w:hAnsi="Calibri" w:cs="Calibri"/>
          <w:kern w:val="0"/>
          <w:lang w:eastAsia="de-DE"/>
          <w14:ligatures w14:val="none"/>
        </w:rPr>
      </w:pPr>
      <w:r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The main message </w:t>
      </w:r>
      <w:del w:id="61" w:author="Pierre Clavien Clavien" w:date="2025-11-03T12:57:00Z" w16du:dateUtc="2025-11-03T11:57:00Z">
        <w:r w:rsidDel="00EE5CBF">
          <w:rPr>
            <w:rFonts w:ascii="Calibri" w:eastAsia="Times New Roman" w:hAnsi="Calibri" w:cs="Calibri"/>
            <w:kern w:val="0"/>
            <w:lang w:eastAsia="de-DE"/>
            <w14:ligatures w14:val="none"/>
          </w:rPr>
          <w:delText xml:space="preserve">of </w:delText>
        </w:r>
      </w:del>
      <w:ins w:id="62" w:author="Pierre Clavien Clavien" w:date="2025-11-03T12:57:00Z" w16du:dateUtc="2025-11-03T11:57:00Z">
        <w:r w:rsidR="00EE5CBF">
          <w:rPr>
            <w:rFonts w:ascii="Calibri" w:eastAsia="Times New Roman" w:hAnsi="Calibri" w:cs="Calibri"/>
            <w:kern w:val="0"/>
            <w:lang w:eastAsia="de-DE"/>
            <w14:ligatures w14:val="none"/>
          </w:rPr>
          <w:t>from</w:t>
        </w:r>
        <w:r w:rsidR="00EE5CBF">
          <w:rPr>
            <w:rFonts w:ascii="Calibri" w:eastAsia="Times New Roman" w:hAnsi="Calibri" w:cs="Calibri"/>
            <w:kern w:val="0"/>
            <w:lang w:eastAsia="de-DE"/>
            <w14:ligatures w14:val="none"/>
          </w:rPr>
          <w:t xml:space="preserve"> </w:t>
        </w:r>
      </w:ins>
      <w:r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this extensive </w:t>
      </w:r>
      <w:r w:rsidR="00933650">
        <w:rPr>
          <w:rFonts w:ascii="Calibri" w:eastAsia="Times New Roman" w:hAnsi="Calibri" w:cs="Calibri"/>
          <w:kern w:val="0"/>
          <w:lang w:eastAsia="de-DE"/>
          <w14:ligatures w14:val="none"/>
        </w:rPr>
        <w:t>review of</w:t>
      </w:r>
      <w:r w:rsidR="00007392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>
        <w:rPr>
          <w:rFonts w:ascii="Calibri" w:eastAsia="Times New Roman" w:hAnsi="Calibri" w:cs="Calibri"/>
          <w:kern w:val="0"/>
          <w:lang w:eastAsia="de-DE"/>
          <w14:ligatures w14:val="none"/>
        </w:rPr>
        <w:t>the literature is that</w:t>
      </w:r>
      <w:r w:rsidR="001D09A0"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the crisis in surgical evidence originates at the level of trial planning. Core design elements</w:t>
      </w:r>
      <w:r w:rsidR="00007392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 w:rsidR="001D09A0"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>such as study aim</w:t>
      </w:r>
      <w:r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 w:rsidR="001D09A0"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and sample size calculation were frequently missing or </w:t>
      </w:r>
      <w:r>
        <w:rPr>
          <w:rFonts w:ascii="Calibri" w:eastAsia="Times New Roman" w:hAnsi="Calibri" w:cs="Calibri"/>
          <w:kern w:val="0"/>
          <w:lang w:eastAsia="de-DE"/>
          <w14:ligatures w14:val="none"/>
        </w:rPr>
        <w:t>poorly</w:t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 w:rsidR="001D09A0"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defined in pre-trial documents, undermining methodological rigor and </w:t>
      </w:r>
      <w:r w:rsidR="00F46BFA">
        <w:rPr>
          <w:rFonts w:ascii="Calibri" w:eastAsia="Times New Roman" w:hAnsi="Calibri" w:cs="Calibri"/>
          <w:kern w:val="0"/>
          <w:lang w:eastAsia="de-DE"/>
          <w14:ligatures w14:val="none"/>
        </w:rPr>
        <w:t>patient-</w:t>
      </w:r>
      <w:r w:rsidR="00925633">
        <w:rPr>
          <w:rFonts w:ascii="Calibri" w:eastAsia="Times New Roman" w:hAnsi="Calibri" w:cs="Calibri"/>
          <w:kern w:val="0"/>
          <w:lang w:eastAsia="de-DE"/>
          <w14:ligatures w14:val="none"/>
        </w:rPr>
        <w:t>relevant research</w:t>
      </w:r>
      <w:r w:rsidR="00007392">
        <w:rPr>
          <w:rFonts w:ascii="Calibri" w:eastAsia="Times New Roman" w:hAnsi="Calibri" w:cs="Calibri"/>
          <w:kern w:val="0"/>
          <w:lang w:eastAsia="de-DE"/>
          <w14:ligatures w14:val="none"/>
        </w:rPr>
        <w:t>.</w:t>
      </w:r>
    </w:p>
    <w:p w14:paraId="36963C12" w14:textId="0F1DAAC3" w:rsidR="00007392" w:rsidRDefault="00933650" w:rsidP="001D09A0">
      <w:pPr>
        <w:spacing w:before="100" w:beforeAutospacing="1" w:after="100" w:afterAutospacing="1" w:line="480" w:lineRule="auto"/>
        <w:rPr>
          <w:rFonts w:ascii="Calibri" w:eastAsia="Times New Roman" w:hAnsi="Calibri" w:cs="Calibri"/>
          <w:kern w:val="0"/>
          <w:lang w:eastAsia="de-DE"/>
          <w14:ligatures w14:val="none"/>
        </w:rPr>
      </w:pPr>
      <w:r>
        <w:rPr>
          <w:rFonts w:ascii="Calibri" w:eastAsia="Times New Roman" w:hAnsi="Calibri" w:cs="Calibri"/>
          <w:kern w:val="0"/>
          <w:lang w:eastAsia="de-DE"/>
          <w14:ligatures w14:val="none"/>
        </w:rPr>
        <w:t>S</w:t>
      </w:r>
      <w:commentRangeStart w:id="63"/>
      <w:r w:rsidR="001D09A0"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ample size </w:t>
      </w:r>
      <w:commentRangeEnd w:id="63"/>
      <w:r w:rsidR="00857E2A">
        <w:rPr>
          <w:rStyle w:val="CommentReference"/>
        </w:rPr>
        <w:commentReference w:id="63"/>
      </w:r>
      <w:r w:rsidR="001D09A0"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calculation is </w:t>
      </w:r>
      <w:r>
        <w:rPr>
          <w:rFonts w:ascii="Calibri" w:eastAsia="Times New Roman" w:hAnsi="Calibri" w:cs="Calibri"/>
          <w:kern w:val="0"/>
          <w:lang w:eastAsia="de-DE"/>
          <w14:ligatures w14:val="none"/>
        </w:rPr>
        <w:t>where</w:t>
      </w:r>
      <w:r w:rsidR="001D09A0"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investigators decide what difference truly matters </w:t>
      </w:r>
      <w:r w:rsidR="003B5DB5">
        <w:rPr>
          <w:rFonts w:ascii="Calibri" w:eastAsia="Times New Roman" w:hAnsi="Calibri" w:cs="Calibri"/>
          <w:kern w:val="0"/>
          <w:lang w:eastAsia="de-DE"/>
          <w14:ligatures w14:val="none"/>
        </w:rPr>
        <w:t>to</w:t>
      </w:r>
      <w:r w:rsidR="003B5DB5"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 w:rsidR="001D09A0"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>patient</w:t>
      </w:r>
      <w:r w:rsidR="003B5DB5">
        <w:rPr>
          <w:rFonts w:ascii="Calibri" w:eastAsia="Times New Roman" w:hAnsi="Calibri" w:cs="Calibri"/>
          <w:kern w:val="0"/>
          <w:lang w:eastAsia="de-DE"/>
          <w14:ligatures w14:val="none"/>
        </w:rPr>
        <w:t>s</w:t>
      </w:r>
      <w:r w:rsidR="001D09A0"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. Without this reflection, trials risk </w:t>
      </w:r>
      <w:r w:rsidR="003B5DB5">
        <w:rPr>
          <w:rFonts w:ascii="Calibri" w:eastAsia="Times New Roman" w:hAnsi="Calibri" w:cs="Calibri"/>
          <w:kern w:val="0"/>
          <w:lang w:eastAsia="de-DE"/>
          <w14:ligatures w14:val="none"/>
        </w:rPr>
        <w:t>achieving</w:t>
      </w:r>
      <w:r w:rsidR="003B5DB5"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>
        <w:rPr>
          <w:rFonts w:ascii="Calibri" w:eastAsia="Times New Roman" w:hAnsi="Calibri" w:cs="Calibri"/>
          <w:kern w:val="0"/>
          <w:lang w:eastAsia="de-DE"/>
          <w14:ligatures w14:val="none"/>
        </w:rPr>
        <w:t>statistical significance</w:t>
      </w:r>
      <w:r w:rsidR="001D09A0"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 w:rsidR="003B5DB5">
        <w:rPr>
          <w:rFonts w:ascii="Calibri" w:eastAsia="Times New Roman" w:hAnsi="Calibri" w:cs="Calibri"/>
          <w:kern w:val="0"/>
          <w:lang w:eastAsia="de-DE"/>
          <w14:ligatures w14:val="none"/>
        </w:rPr>
        <w:t>while remaining</w:t>
      </w:r>
      <w:r w:rsidR="003B5DB5"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 w:rsidR="001D09A0"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clinically meaningless. </w:t>
      </w:r>
    </w:p>
    <w:p w14:paraId="663D1081" w14:textId="4E3D3EF6" w:rsidR="00F46BFA" w:rsidRDefault="001D09A0" w:rsidP="001D09A0">
      <w:pPr>
        <w:spacing w:before="100" w:beforeAutospacing="1" w:after="100" w:afterAutospacing="1" w:line="480" w:lineRule="auto"/>
        <w:rPr>
          <w:rFonts w:ascii="Calibri" w:eastAsia="Times New Roman" w:hAnsi="Calibri" w:cs="Calibri"/>
          <w:kern w:val="0"/>
          <w:lang w:eastAsia="de-DE"/>
          <w14:ligatures w14:val="none"/>
        </w:rPr>
      </w:pP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lastRenderedPageBreak/>
        <w:t>The predominance of superiority designs</w:t>
      </w:r>
      <w:r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, </w:t>
      </w:r>
      <w:r w:rsidR="003B5DB5">
        <w:rPr>
          <w:rFonts w:ascii="Calibri" w:eastAsia="Times New Roman" w:hAnsi="Calibri" w:cs="Calibri"/>
          <w:kern w:val="0"/>
          <w:lang w:eastAsia="de-DE"/>
          <w14:ligatures w14:val="none"/>
        </w:rPr>
        <w:t>and their frequent failure to demonstrate superiority,</w:t>
      </w:r>
      <w:r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>further indicates that surgical research often asks the wrong question</w:t>
      </w:r>
      <w:r w:rsidR="00007392">
        <w:rPr>
          <w:rFonts w:ascii="Calibri" w:eastAsia="Times New Roman" w:hAnsi="Calibri" w:cs="Calibri"/>
          <w:kern w:val="0"/>
          <w:lang w:eastAsia="de-DE"/>
          <w14:ligatures w14:val="none"/>
        </w:rPr>
        <w:t>.</w:t>
      </w:r>
      <w:r w:rsidR="003B5DB5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 w:rsidR="00007392">
        <w:rPr>
          <w:rFonts w:ascii="Calibri" w:eastAsia="Times New Roman" w:hAnsi="Calibri" w:cs="Calibri"/>
          <w:kern w:val="0"/>
          <w:lang w:eastAsia="de-DE"/>
          <w14:ligatures w14:val="none"/>
        </w:rPr>
        <w:t>I</w:t>
      </w:r>
      <w:r w:rsidR="003B5DB5" w:rsidRPr="003B5DB5">
        <w:rPr>
          <w:rFonts w:ascii="Calibri" w:eastAsia="Times New Roman" w:hAnsi="Calibri" w:cs="Calibri"/>
          <w:kern w:val="0"/>
          <w:lang w:eastAsia="de-DE"/>
          <w14:ligatures w14:val="none"/>
        </w:rPr>
        <w:t>n many surgical comparisons</w:t>
      </w:r>
      <w:r w:rsidR="00933650">
        <w:rPr>
          <w:rFonts w:ascii="Calibri" w:eastAsia="Times New Roman" w:hAnsi="Calibri" w:cs="Calibri"/>
          <w:kern w:val="0"/>
          <w:lang w:eastAsia="de-DE"/>
          <w14:ligatures w14:val="none"/>
        </w:rPr>
        <w:t>,</w:t>
      </w:r>
      <w:r w:rsidR="003B5DB5" w:rsidRPr="003B5DB5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the</w:t>
      </w:r>
      <w:r w:rsidR="0093365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more</w:t>
      </w:r>
      <w:r w:rsidR="003B5DB5" w:rsidRPr="003B5DB5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relevant question </w:t>
      </w:r>
      <w:r w:rsidR="00933650">
        <w:rPr>
          <w:rFonts w:ascii="Calibri" w:eastAsia="Times New Roman" w:hAnsi="Calibri" w:cs="Calibri"/>
          <w:kern w:val="0"/>
          <w:lang w:eastAsia="de-DE"/>
          <w14:ligatures w14:val="none"/>
        </w:rPr>
        <w:t>is</w:t>
      </w:r>
      <w:r w:rsidR="00007392" w:rsidRPr="003B5DB5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 w:rsidR="003B5DB5" w:rsidRPr="003B5DB5">
        <w:rPr>
          <w:rFonts w:ascii="Calibri" w:eastAsia="Times New Roman" w:hAnsi="Calibri" w:cs="Calibri"/>
          <w:kern w:val="0"/>
          <w:lang w:eastAsia="de-DE"/>
          <w14:ligatures w14:val="none"/>
        </w:rPr>
        <w:t>whether a new procedure achieves comparable oncological outcomes (non-inferior</w:t>
      </w:r>
      <w:r w:rsidR="00007392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ity for </w:t>
      </w:r>
      <w:r w:rsidR="0093365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a </w:t>
      </w:r>
      <w:r w:rsidR="00007392">
        <w:rPr>
          <w:rFonts w:ascii="Calibri" w:eastAsia="Times New Roman" w:hAnsi="Calibri" w:cs="Calibri"/>
          <w:kern w:val="0"/>
          <w:lang w:eastAsia="de-DE"/>
          <w14:ligatures w14:val="none"/>
        </w:rPr>
        <w:t>primary endpoint</w:t>
      </w:r>
      <w:r w:rsidR="003B5DB5" w:rsidRPr="003B5DB5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 w:rsidR="0093365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such as </w:t>
      </w:r>
      <w:r w:rsidR="003B5DB5" w:rsidRPr="003B5DB5">
        <w:rPr>
          <w:rFonts w:ascii="Calibri" w:eastAsia="Times New Roman" w:hAnsi="Calibri" w:cs="Calibri"/>
          <w:kern w:val="0"/>
          <w:lang w:eastAsia="de-DE"/>
          <w14:ligatures w14:val="none"/>
        </w:rPr>
        <w:t>cancer-free survival) while reducing postoperative morbidity</w:t>
      </w:r>
      <w:r w:rsidR="00007392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(superiority for </w:t>
      </w:r>
      <w:r w:rsidR="0093365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a </w:t>
      </w:r>
      <w:r w:rsidR="00007392">
        <w:rPr>
          <w:rFonts w:ascii="Calibri" w:eastAsia="Times New Roman" w:hAnsi="Calibri" w:cs="Calibri"/>
          <w:kern w:val="0"/>
          <w:lang w:eastAsia="de-DE"/>
          <w14:ligatures w14:val="none"/>
        </w:rPr>
        <w:t>secondary endpoint)</w:t>
      </w:r>
      <w:r w:rsidR="003B5DB5" w:rsidRPr="003B5DB5">
        <w:rPr>
          <w:rFonts w:ascii="Calibri" w:eastAsia="Times New Roman" w:hAnsi="Calibri" w:cs="Calibri"/>
          <w:kern w:val="0"/>
          <w:lang w:eastAsia="de-DE"/>
          <w14:ligatures w14:val="none"/>
        </w:rPr>
        <w:t>, rather than whether it is strictly superior on a single endpoint.</w:t>
      </w:r>
    </w:p>
    <w:p w14:paraId="6F1E8067" w14:textId="77777777" w:rsidR="00F46BFA" w:rsidRDefault="001D09A0" w:rsidP="00F46BFA">
      <w:pPr>
        <w:spacing w:before="100" w:beforeAutospacing="1" w:after="100" w:afterAutospacing="1" w:line="480" w:lineRule="auto"/>
        <w:rPr>
          <w:rFonts w:ascii="Calibri" w:eastAsia="Times New Roman" w:hAnsi="Calibri" w:cs="Calibri"/>
          <w:b/>
          <w:bCs/>
          <w:kern w:val="0"/>
          <w:lang w:eastAsia="de-DE"/>
          <w14:ligatures w14:val="none"/>
        </w:rPr>
      </w:pPr>
      <w:commentRangeStart w:id="64"/>
      <w:r w:rsidRPr="001D09A0">
        <w:rPr>
          <w:rFonts w:ascii="Calibri" w:eastAsia="Times New Roman" w:hAnsi="Calibri" w:cs="Calibri"/>
          <w:b/>
          <w:bCs/>
          <w:kern w:val="0"/>
          <w:lang w:eastAsia="de-DE"/>
          <w14:ligatures w14:val="none"/>
        </w:rPr>
        <w:t>Conclusion</w:t>
      </w:r>
      <w:commentRangeEnd w:id="64"/>
      <w:r w:rsidR="00701A41">
        <w:rPr>
          <w:rStyle w:val="CommentReference"/>
        </w:rPr>
        <w:commentReference w:id="64"/>
      </w:r>
    </w:p>
    <w:p w14:paraId="5E3A0CB6" w14:textId="52AE05A8" w:rsidR="00545285" w:rsidRDefault="002C1BF0" w:rsidP="002C1BF0">
      <w:pPr>
        <w:spacing w:before="100" w:beforeAutospacing="1" w:after="100" w:afterAutospacing="1" w:line="480" w:lineRule="auto"/>
        <w:rPr>
          <w:rFonts w:ascii="Calibri" w:eastAsia="Times New Roman" w:hAnsi="Calibri" w:cs="Calibri"/>
          <w:kern w:val="0"/>
          <w:lang w:eastAsia="de-DE"/>
          <w14:ligatures w14:val="none"/>
        </w:rPr>
      </w:pPr>
      <w:r w:rsidRPr="002C1BF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Surgical trials must operationalize clinical relevance from the outset. Investigators should define clear patient-centered objectives, justify effect sizes by what matters to patients, choose designs aligned with the clinical </w:t>
      </w:r>
      <w:r w:rsidR="00E91A07">
        <w:rPr>
          <w:rFonts w:ascii="Calibri" w:eastAsia="Times New Roman" w:hAnsi="Calibri" w:cs="Calibri"/>
          <w:kern w:val="0"/>
          <w:lang w:eastAsia="de-DE"/>
          <w14:ligatures w14:val="none"/>
        </w:rPr>
        <w:t>decision to be informed</w:t>
      </w:r>
      <w:r w:rsidR="00007392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, </w:t>
      </w:r>
      <w:r w:rsidRPr="002C1BF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and </w:t>
      </w:r>
      <w:r w:rsidR="00933650">
        <w:rPr>
          <w:rFonts w:ascii="Calibri" w:eastAsia="Times New Roman" w:hAnsi="Calibri" w:cs="Calibri"/>
          <w:kern w:val="0"/>
          <w:lang w:eastAsia="de-DE"/>
          <w14:ligatures w14:val="none"/>
        </w:rPr>
        <w:t>interpret</w:t>
      </w:r>
      <w:r w:rsidRPr="002C1BF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results against prespecified clinical thresholds</w:t>
      </w:r>
      <w:r w:rsidR="00007392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(i.e. Minimal Important Difference)</w:t>
      </w:r>
      <w:r w:rsidRPr="002C1BF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rather than p-values alone. Embedding these </w:t>
      </w:r>
      <w:r w:rsidR="00933650">
        <w:rPr>
          <w:rFonts w:ascii="Calibri" w:eastAsia="Times New Roman" w:hAnsi="Calibri" w:cs="Calibri"/>
          <w:kern w:val="0"/>
          <w:lang w:eastAsia="de-DE"/>
          <w14:ligatures w14:val="none"/>
        </w:rPr>
        <w:t>principles</w:t>
      </w:r>
      <w:r w:rsidR="00933650" w:rsidRPr="002C1BF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 w:rsidRPr="002C1BF0">
        <w:rPr>
          <w:rFonts w:ascii="Calibri" w:eastAsia="Times New Roman" w:hAnsi="Calibri" w:cs="Calibri"/>
          <w:kern w:val="0"/>
          <w:lang w:eastAsia="de-DE"/>
          <w14:ligatures w14:val="none"/>
        </w:rPr>
        <w:t>in pre-trial document</w:t>
      </w:r>
      <w:r w:rsidR="00933650">
        <w:rPr>
          <w:rFonts w:ascii="Calibri" w:eastAsia="Times New Roman" w:hAnsi="Calibri" w:cs="Calibri"/>
          <w:kern w:val="0"/>
          <w:lang w:eastAsia="de-DE"/>
          <w14:ligatures w14:val="none"/>
        </w:rPr>
        <w:t>ation</w:t>
      </w:r>
      <w:r w:rsidRPr="002C1BF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will strengthen transparency, improve interpretability, and </w:t>
      </w:r>
      <w:r w:rsidR="00933650">
        <w:rPr>
          <w:rFonts w:ascii="Calibri" w:eastAsia="Times New Roman" w:hAnsi="Calibri" w:cs="Calibri"/>
          <w:kern w:val="0"/>
          <w:lang w:eastAsia="de-DE"/>
          <w14:ligatures w14:val="none"/>
        </w:rPr>
        <w:t>turn</w:t>
      </w:r>
      <w:r w:rsidR="00933650" w:rsidRPr="002C1BF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 w:rsidRPr="002C1BF0">
        <w:rPr>
          <w:rFonts w:ascii="Calibri" w:eastAsia="Times New Roman" w:hAnsi="Calibri" w:cs="Calibri"/>
          <w:kern w:val="0"/>
          <w:lang w:eastAsia="de-DE"/>
          <w14:ligatures w14:val="none"/>
        </w:rPr>
        <w:t>publishable studies into practice-changing evidence.</w:t>
      </w:r>
    </w:p>
    <w:p w14:paraId="29C62DF9" w14:textId="77777777" w:rsidR="00237319" w:rsidRDefault="00237319" w:rsidP="002C1BF0">
      <w:pPr>
        <w:spacing w:before="100" w:beforeAutospacing="1" w:after="100" w:afterAutospacing="1" w:line="480" w:lineRule="auto"/>
        <w:rPr>
          <w:rFonts w:ascii="Calibri" w:eastAsia="Times New Roman" w:hAnsi="Calibri" w:cs="Calibri"/>
          <w:kern w:val="0"/>
          <w:lang w:eastAsia="de-DE"/>
          <w14:ligatures w14:val="none"/>
        </w:rPr>
      </w:pPr>
    </w:p>
    <w:p w14:paraId="1D572CAC" w14:textId="77777777" w:rsidR="00237319" w:rsidRDefault="00237319" w:rsidP="002C1BF0">
      <w:pPr>
        <w:spacing w:before="100" w:beforeAutospacing="1" w:after="100" w:afterAutospacing="1" w:line="480" w:lineRule="auto"/>
        <w:rPr>
          <w:rFonts w:ascii="Calibri" w:eastAsia="Times New Roman" w:hAnsi="Calibri" w:cs="Calibri"/>
          <w:b/>
          <w:bCs/>
          <w:kern w:val="0"/>
          <w:lang w:eastAsia="de-DE"/>
          <w14:ligatures w14:val="none"/>
        </w:rPr>
      </w:pPr>
    </w:p>
    <w:p w14:paraId="16B1698F" w14:textId="77777777" w:rsidR="00237319" w:rsidRDefault="00237319">
      <w:pPr>
        <w:rPr>
          <w:rFonts w:ascii="Calibri" w:eastAsia="Times New Roman" w:hAnsi="Calibri" w:cs="Calibri"/>
          <w:b/>
          <w:bCs/>
          <w:kern w:val="0"/>
          <w:lang w:eastAsia="de-DE"/>
          <w14:ligatures w14:val="none"/>
        </w:rPr>
        <w:sectPr w:rsidR="00237319"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  <w:r>
        <w:rPr>
          <w:rFonts w:ascii="Calibri" w:eastAsia="Times New Roman" w:hAnsi="Calibri" w:cs="Calibri"/>
          <w:b/>
          <w:bCs/>
          <w:kern w:val="0"/>
          <w:lang w:eastAsia="de-DE"/>
          <w14:ligatures w14:val="none"/>
        </w:rPr>
        <w:br w:type="page"/>
      </w:r>
    </w:p>
    <w:p w14:paraId="50E802C4" w14:textId="06CD5349" w:rsidR="00237319" w:rsidRPr="00237319" w:rsidRDefault="00237319" w:rsidP="00237319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jc w:val="left"/>
        <w:rPr>
          <w:rFonts w:ascii="Calibri" w:hAnsi="Calibri" w:cs="Calibri"/>
          <w:b w:val="0"/>
          <w:bCs/>
        </w:rPr>
      </w:pPr>
      <w:r w:rsidRPr="00237319">
        <w:rPr>
          <w:rFonts w:ascii="Calibri" w:hAnsi="Calibri" w:cs="Calibri"/>
          <w:i w:val="0"/>
          <w:iCs/>
        </w:rPr>
        <w:lastRenderedPageBreak/>
        <w:t>Table 1</w:t>
      </w:r>
      <w:r w:rsidRPr="00237319">
        <w:rPr>
          <w:rFonts w:ascii="Calibri" w:hAnsi="Calibri" w:cs="Calibri"/>
        </w:rPr>
        <w:t xml:space="preserve">. </w:t>
      </w:r>
      <w:r w:rsidRPr="00237319">
        <w:rPr>
          <w:rFonts w:ascii="Calibri" w:hAnsi="Calibri" w:cs="Calibri"/>
          <w:b w:val="0"/>
          <w:bCs/>
          <w:i w:val="0"/>
          <w:iCs/>
        </w:rPr>
        <w:t xml:space="preserve">Information </w:t>
      </w:r>
      <w:r>
        <w:rPr>
          <w:rFonts w:ascii="Calibri" w:hAnsi="Calibri" w:cs="Calibri"/>
          <w:b w:val="0"/>
          <w:bCs/>
          <w:i w:val="0"/>
          <w:iCs/>
        </w:rPr>
        <w:t>P</w:t>
      </w:r>
      <w:r w:rsidRPr="00237319">
        <w:rPr>
          <w:rFonts w:ascii="Calibri" w:hAnsi="Calibri" w:cs="Calibri"/>
          <w:b w:val="0"/>
          <w:bCs/>
          <w:i w:val="0"/>
          <w:iCs/>
        </w:rPr>
        <w:t xml:space="preserve">rovided in </w:t>
      </w:r>
      <w:r>
        <w:rPr>
          <w:rFonts w:ascii="Calibri" w:hAnsi="Calibri" w:cs="Calibri"/>
          <w:b w:val="0"/>
          <w:bCs/>
          <w:i w:val="0"/>
          <w:iCs/>
        </w:rPr>
        <w:t>P</w:t>
      </w:r>
      <w:r w:rsidRPr="00237319">
        <w:rPr>
          <w:rFonts w:ascii="Calibri" w:hAnsi="Calibri" w:cs="Calibri"/>
          <w:b w:val="0"/>
          <w:bCs/>
          <w:i w:val="0"/>
          <w:iCs/>
        </w:rPr>
        <w:t xml:space="preserve">re-trial </w:t>
      </w:r>
      <w:r>
        <w:rPr>
          <w:rFonts w:ascii="Calibri" w:hAnsi="Calibri" w:cs="Calibri"/>
          <w:b w:val="0"/>
          <w:bCs/>
          <w:i w:val="0"/>
          <w:iCs/>
        </w:rPr>
        <w:t>Documents</w:t>
      </w:r>
      <w:r w:rsidRPr="00237319">
        <w:rPr>
          <w:rFonts w:ascii="Calibri" w:hAnsi="Calibri" w:cs="Calibri"/>
          <w:b w:val="0"/>
          <w:bCs/>
          <w:i w:val="0"/>
          <w:iCs/>
        </w:rPr>
        <w:t xml:space="preserve"> of </w:t>
      </w:r>
      <w:r>
        <w:rPr>
          <w:rFonts w:ascii="Calibri" w:hAnsi="Calibri" w:cs="Calibri"/>
          <w:b w:val="0"/>
          <w:bCs/>
          <w:i w:val="0"/>
          <w:iCs/>
        </w:rPr>
        <w:t>P</w:t>
      </w:r>
      <w:r w:rsidRPr="00237319">
        <w:rPr>
          <w:rFonts w:ascii="Calibri" w:hAnsi="Calibri" w:cs="Calibri"/>
          <w:b w:val="0"/>
          <w:bCs/>
          <w:i w:val="0"/>
          <w:iCs/>
        </w:rPr>
        <w:t xml:space="preserve">ublished </w:t>
      </w:r>
      <w:r>
        <w:rPr>
          <w:rFonts w:ascii="Calibri" w:hAnsi="Calibri" w:cs="Calibri"/>
          <w:b w:val="0"/>
          <w:bCs/>
          <w:i w:val="0"/>
          <w:iCs/>
        </w:rPr>
        <w:t>Randomized Controlled Trials</w:t>
      </w:r>
    </w:p>
    <w:tbl>
      <w:tblPr>
        <w:tblW w:w="14674" w:type="dxa"/>
        <w:jc w:val="center"/>
        <w:tblLayout w:type="fixed"/>
        <w:tblLook w:val="0420" w:firstRow="1" w:lastRow="0" w:firstColumn="0" w:lastColumn="0" w:noHBand="0" w:noVBand="1"/>
      </w:tblPr>
      <w:tblGrid>
        <w:gridCol w:w="6720"/>
        <w:gridCol w:w="2525"/>
        <w:gridCol w:w="2794"/>
        <w:gridCol w:w="2635"/>
      </w:tblGrid>
      <w:tr w:rsidR="00237319" w:rsidRPr="00237319" w14:paraId="322BFB2F" w14:textId="77777777" w:rsidTr="00237319">
        <w:trPr>
          <w:tblHeader/>
          <w:jc w:val="center"/>
        </w:trPr>
        <w:tc>
          <w:tcPr>
            <w:tcW w:w="6720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433B8C" w14:textId="5F79CE1F" w:rsidR="00237319" w:rsidRPr="00237319" w:rsidRDefault="00237319" w:rsidP="00237319">
            <w:pPr>
              <w:pStyle w:val="NoSpacing"/>
              <w:spacing w:line="360" w:lineRule="auto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525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504B7F" w14:textId="2025C625" w:rsidR="00237319" w:rsidRPr="00237319" w:rsidRDefault="00237319" w:rsidP="00237319">
            <w:pPr>
              <w:pStyle w:val="NoSpacing"/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237319">
              <w:rPr>
                <w:rFonts w:ascii="Calibri" w:hAnsi="Calibri" w:cs="Calibri"/>
                <w:b/>
                <w:bCs/>
              </w:rPr>
              <w:t xml:space="preserve">Protocol published  </w:t>
            </w:r>
            <w:r w:rsidRPr="00237319">
              <w:rPr>
                <w:rFonts w:ascii="Calibri" w:hAnsi="Calibri" w:cs="Calibri"/>
                <w:b/>
                <w:bCs/>
              </w:rPr>
              <w:br/>
              <w:t>N = 31</w:t>
            </w:r>
          </w:p>
        </w:tc>
        <w:tc>
          <w:tcPr>
            <w:tcW w:w="2794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6CEE40" w14:textId="642F2D84" w:rsidR="00237319" w:rsidRPr="00237319" w:rsidRDefault="00237319" w:rsidP="00237319">
            <w:pPr>
              <w:pStyle w:val="NoSpacing"/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237319">
              <w:rPr>
                <w:rFonts w:ascii="Calibri" w:hAnsi="Calibri" w:cs="Calibri"/>
                <w:b/>
                <w:bCs/>
              </w:rPr>
              <w:t xml:space="preserve">Protocol unpublished  </w:t>
            </w:r>
            <w:r w:rsidRPr="00237319">
              <w:rPr>
                <w:rFonts w:ascii="Calibri" w:hAnsi="Calibri" w:cs="Calibri"/>
                <w:b/>
                <w:bCs/>
              </w:rPr>
              <w:br/>
              <w:t>N = 8</w:t>
            </w:r>
          </w:p>
        </w:tc>
        <w:tc>
          <w:tcPr>
            <w:tcW w:w="2635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FCE00B" w14:textId="693CE067" w:rsidR="00237319" w:rsidRPr="00237319" w:rsidRDefault="00237319" w:rsidP="00237319">
            <w:pPr>
              <w:pStyle w:val="NoSpacing"/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R</w:t>
            </w:r>
            <w:r w:rsidRPr="00237319">
              <w:rPr>
                <w:rFonts w:ascii="Calibri" w:hAnsi="Calibri" w:cs="Calibri"/>
                <w:b/>
                <w:bCs/>
              </w:rPr>
              <w:t xml:space="preserve">egistry </w:t>
            </w:r>
            <w:r>
              <w:rPr>
                <w:rFonts w:ascii="Calibri" w:hAnsi="Calibri" w:cs="Calibri"/>
                <w:b/>
                <w:bCs/>
              </w:rPr>
              <w:t>r</w:t>
            </w:r>
            <w:r w:rsidRPr="00237319">
              <w:rPr>
                <w:rFonts w:ascii="Calibri" w:hAnsi="Calibri" w:cs="Calibri"/>
                <w:b/>
                <w:bCs/>
              </w:rPr>
              <w:t>ecords</w:t>
            </w:r>
            <w:r w:rsidRPr="00237319">
              <w:rPr>
                <w:rFonts w:ascii="Calibri" w:hAnsi="Calibri" w:cs="Calibri"/>
                <w:b/>
                <w:bCs/>
              </w:rPr>
              <w:br/>
              <w:t>N = 45</w:t>
            </w:r>
          </w:p>
        </w:tc>
      </w:tr>
      <w:tr w:rsidR="00237319" w:rsidRPr="00237319" w14:paraId="2D45883E" w14:textId="77777777" w:rsidTr="00237319">
        <w:trPr>
          <w:jc w:val="center"/>
        </w:trPr>
        <w:tc>
          <w:tcPr>
            <w:tcW w:w="6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293AB8" w14:textId="0B2ACDBD" w:rsidR="00237319" w:rsidRPr="00237319" w:rsidRDefault="00237319" w:rsidP="00237319">
            <w:pPr>
              <w:pStyle w:val="NoSpacing"/>
              <w:spacing w:line="360" w:lineRule="auto"/>
              <w:rPr>
                <w:rFonts w:ascii="Calibri" w:hAnsi="Calibri" w:cs="Calibri"/>
                <w:b/>
                <w:bCs/>
              </w:rPr>
            </w:pPr>
            <w:r w:rsidRPr="00237319">
              <w:rPr>
                <w:rFonts w:ascii="Calibri" w:hAnsi="Calibri" w:cs="Calibri"/>
                <w:b/>
                <w:bCs/>
              </w:rPr>
              <w:t>Primary endpoint defined</w:t>
            </w:r>
          </w:p>
          <w:p w14:paraId="791D879E" w14:textId="081FA775" w:rsidR="00237319" w:rsidRPr="00237319" w:rsidRDefault="00237319" w:rsidP="00237319">
            <w:pPr>
              <w:pStyle w:val="NoSpacing"/>
              <w:spacing w:line="360" w:lineRule="auto"/>
              <w:rPr>
                <w:rFonts w:ascii="Calibri" w:hAnsi="Calibri" w:cs="Calibri"/>
                <w:b/>
                <w:bCs/>
              </w:rPr>
            </w:pPr>
            <w:r w:rsidRPr="00237319">
              <w:rPr>
                <w:rFonts w:ascii="Calibri" w:hAnsi="Calibri" w:cs="Calibri"/>
                <w:b/>
                <w:bCs/>
              </w:rPr>
              <w:t>Secondary endpoint defined</w:t>
            </w:r>
          </w:p>
          <w:p w14:paraId="775C78FA" w14:textId="7E2AB790" w:rsidR="00237319" w:rsidRPr="00237319" w:rsidRDefault="00237319" w:rsidP="00237319">
            <w:pPr>
              <w:pStyle w:val="NoSpacing"/>
              <w:spacing w:line="360" w:lineRule="auto"/>
              <w:rPr>
                <w:rFonts w:ascii="Calibri" w:hAnsi="Calibri" w:cs="Calibri"/>
                <w:b/>
                <w:bCs/>
              </w:rPr>
            </w:pPr>
            <w:r w:rsidRPr="00237319">
              <w:rPr>
                <w:rFonts w:ascii="Calibri" w:hAnsi="Calibri" w:cs="Calibri"/>
                <w:b/>
                <w:bCs/>
              </w:rPr>
              <w:t xml:space="preserve">Study aim for primary endpoint </w:t>
            </w:r>
          </w:p>
        </w:tc>
        <w:tc>
          <w:tcPr>
            <w:tcW w:w="2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F95911" w14:textId="77777777" w:rsidR="00237319" w:rsidRDefault="00237319" w:rsidP="00237319">
            <w:pPr>
              <w:pStyle w:val="NoSpacing"/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31 (100%)</w:t>
            </w:r>
          </w:p>
          <w:p w14:paraId="3199FA32" w14:textId="30D8A382" w:rsidR="00237319" w:rsidRPr="00237319" w:rsidRDefault="00237319" w:rsidP="00237319">
            <w:pPr>
              <w:pStyle w:val="NoSpacing"/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31 (100%)</w:t>
            </w:r>
          </w:p>
        </w:tc>
        <w:tc>
          <w:tcPr>
            <w:tcW w:w="27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CD0602" w14:textId="77777777" w:rsidR="00237319" w:rsidRDefault="00237319" w:rsidP="00237319">
            <w:pPr>
              <w:pStyle w:val="NoSpacing"/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 (100%)</w:t>
            </w:r>
          </w:p>
          <w:p w14:paraId="7B200EE0" w14:textId="5BC1F3EE" w:rsidR="00237319" w:rsidRPr="00237319" w:rsidRDefault="00237319" w:rsidP="00237319">
            <w:pPr>
              <w:pStyle w:val="NoSpacing"/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 (100%)</w:t>
            </w:r>
          </w:p>
        </w:tc>
        <w:tc>
          <w:tcPr>
            <w:tcW w:w="26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B3E3E0" w14:textId="77777777" w:rsidR="00237319" w:rsidRDefault="00237319" w:rsidP="00237319">
            <w:pPr>
              <w:pStyle w:val="NoSpacing"/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45 (100%)</w:t>
            </w:r>
          </w:p>
          <w:p w14:paraId="17E7A8DB" w14:textId="2616E420" w:rsidR="00237319" w:rsidRPr="00237319" w:rsidRDefault="00237319" w:rsidP="00237319">
            <w:pPr>
              <w:pStyle w:val="NoSpacing"/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42 (93%)</w:t>
            </w:r>
          </w:p>
        </w:tc>
      </w:tr>
      <w:tr w:rsidR="00237319" w:rsidRPr="00237319" w14:paraId="65DF6853" w14:textId="77777777" w:rsidTr="00237319">
        <w:trPr>
          <w:trHeight w:val="414"/>
          <w:jc w:val="center"/>
        </w:trPr>
        <w:tc>
          <w:tcPr>
            <w:tcW w:w="6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886C37" w14:textId="77777777" w:rsidR="00237319" w:rsidRPr="00237319" w:rsidRDefault="00237319" w:rsidP="00237319">
            <w:pPr>
              <w:pStyle w:val="NoSpacing"/>
              <w:spacing w:line="360" w:lineRule="auto"/>
              <w:ind w:firstLine="567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>Superiority trial</w:t>
            </w:r>
          </w:p>
        </w:tc>
        <w:tc>
          <w:tcPr>
            <w:tcW w:w="2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AC74F1" w14:textId="17FA3B34" w:rsidR="00237319" w:rsidRPr="00237319" w:rsidRDefault="00237319" w:rsidP="00237319">
            <w:pPr>
              <w:pStyle w:val="NoSpacing"/>
              <w:spacing w:line="360" w:lineRule="auto"/>
              <w:jc w:val="center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>10 (32%)</w:t>
            </w:r>
          </w:p>
        </w:tc>
        <w:tc>
          <w:tcPr>
            <w:tcW w:w="27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0EF7CC" w14:textId="0FFCD188" w:rsidR="00237319" w:rsidRPr="00237319" w:rsidRDefault="00237319" w:rsidP="00237319">
            <w:pPr>
              <w:pStyle w:val="NoSpacing"/>
              <w:spacing w:line="360" w:lineRule="auto"/>
              <w:jc w:val="center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>4 (50%)</w:t>
            </w:r>
          </w:p>
        </w:tc>
        <w:tc>
          <w:tcPr>
            <w:tcW w:w="26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453A6D" w14:textId="77777777" w:rsidR="00237319" w:rsidRPr="00237319" w:rsidRDefault="00237319" w:rsidP="00237319">
            <w:pPr>
              <w:pStyle w:val="NoSpacing"/>
              <w:spacing w:line="360" w:lineRule="auto"/>
              <w:jc w:val="center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>2/45 (4%)</w:t>
            </w:r>
          </w:p>
        </w:tc>
      </w:tr>
      <w:tr w:rsidR="00237319" w:rsidRPr="00237319" w14:paraId="528B6E22" w14:textId="77777777" w:rsidTr="00237319">
        <w:trPr>
          <w:trHeight w:val="180"/>
          <w:jc w:val="center"/>
        </w:trPr>
        <w:tc>
          <w:tcPr>
            <w:tcW w:w="6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B2143D" w14:textId="77777777" w:rsidR="00237319" w:rsidRPr="00237319" w:rsidRDefault="00237319" w:rsidP="00237319">
            <w:pPr>
              <w:pStyle w:val="NoSpacing"/>
              <w:spacing w:line="360" w:lineRule="auto"/>
              <w:ind w:firstLine="567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>Non-inferiority trial</w:t>
            </w:r>
          </w:p>
        </w:tc>
        <w:tc>
          <w:tcPr>
            <w:tcW w:w="2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BF4B11" w14:textId="260AA0C0" w:rsidR="00237319" w:rsidRPr="00237319" w:rsidRDefault="00237319" w:rsidP="00237319">
            <w:pPr>
              <w:pStyle w:val="NoSpacing"/>
              <w:spacing w:line="360" w:lineRule="auto"/>
              <w:jc w:val="center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>6 (19%)</w:t>
            </w:r>
          </w:p>
        </w:tc>
        <w:tc>
          <w:tcPr>
            <w:tcW w:w="27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AF9C07" w14:textId="024E48E6" w:rsidR="00237319" w:rsidRPr="00237319" w:rsidRDefault="00237319" w:rsidP="00237319">
            <w:pPr>
              <w:pStyle w:val="NoSpacing"/>
              <w:spacing w:line="360" w:lineRule="auto"/>
              <w:jc w:val="center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>0 (0%)</w:t>
            </w:r>
          </w:p>
        </w:tc>
        <w:tc>
          <w:tcPr>
            <w:tcW w:w="26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016BA4" w14:textId="77777777" w:rsidR="00237319" w:rsidRPr="00237319" w:rsidRDefault="00237319" w:rsidP="00237319">
            <w:pPr>
              <w:pStyle w:val="NoSpacing"/>
              <w:spacing w:line="360" w:lineRule="auto"/>
              <w:jc w:val="center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>1/45 (2%)</w:t>
            </w:r>
          </w:p>
        </w:tc>
      </w:tr>
      <w:tr w:rsidR="00237319" w:rsidRPr="00237319" w14:paraId="7B1B9A0B" w14:textId="77777777" w:rsidTr="00237319">
        <w:trPr>
          <w:jc w:val="center"/>
        </w:trPr>
        <w:tc>
          <w:tcPr>
            <w:tcW w:w="6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41EC7F" w14:textId="77777777" w:rsidR="00237319" w:rsidRPr="00237319" w:rsidRDefault="00237319" w:rsidP="00237319">
            <w:pPr>
              <w:pStyle w:val="NoSpacing"/>
              <w:spacing w:line="360" w:lineRule="auto"/>
              <w:ind w:firstLine="567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>Not mentioned</w:t>
            </w:r>
          </w:p>
        </w:tc>
        <w:tc>
          <w:tcPr>
            <w:tcW w:w="2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1ABB0C" w14:textId="377276CC" w:rsidR="00237319" w:rsidRPr="00237319" w:rsidRDefault="00237319" w:rsidP="00237319">
            <w:pPr>
              <w:pStyle w:val="NoSpacing"/>
              <w:spacing w:line="360" w:lineRule="auto"/>
              <w:jc w:val="center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>15 (48%)</w:t>
            </w:r>
          </w:p>
        </w:tc>
        <w:tc>
          <w:tcPr>
            <w:tcW w:w="27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869F64" w14:textId="4CD83B19" w:rsidR="00237319" w:rsidRPr="00237319" w:rsidRDefault="00237319" w:rsidP="00237319">
            <w:pPr>
              <w:pStyle w:val="NoSpacing"/>
              <w:spacing w:line="360" w:lineRule="auto"/>
              <w:jc w:val="center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>4 (50%)</w:t>
            </w:r>
          </w:p>
        </w:tc>
        <w:tc>
          <w:tcPr>
            <w:tcW w:w="26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9D859D" w14:textId="77777777" w:rsidR="00237319" w:rsidRPr="00237319" w:rsidRDefault="00237319" w:rsidP="00237319">
            <w:pPr>
              <w:pStyle w:val="NoSpacing"/>
              <w:spacing w:line="360" w:lineRule="auto"/>
              <w:jc w:val="center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>42/45 (93%)</w:t>
            </w:r>
          </w:p>
        </w:tc>
      </w:tr>
      <w:tr w:rsidR="00237319" w:rsidRPr="00237319" w14:paraId="721F6F05" w14:textId="77777777" w:rsidTr="00237319">
        <w:trPr>
          <w:jc w:val="center"/>
        </w:trPr>
        <w:tc>
          <w:tcPr>
            <w:tcW w:w="6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F1992C" w14:textId="1BCF5125" w:rsidR="00237319" w:rsidRPr="00237319" w:rsidRDefault="00237319" w:rsidP="00237319">
            <w:pPr>
              <w:pStyle w:val="NoSpacing"/>
              <w:spacing w:line="36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Study</w:t>
            </w:r>
            <w:r w:rsidRPr="00237319">
              <w:rPr>
                <w:rFonts w:ascii="Calibri" w:hAnsi="Calibri" w:cs="Calibri"/>
                <w:b/>
                <w:bCs/>
              </w:rPr>
              <w:t xml:space="preserve"> aim for secondary</w:t>
            </w:r>
            <w:r>
              <w:rPr>
                <w:rFonts w:ascii="Calibri" w:hAnsi="Calibri" w:cs="Calibri"/>
                <w:b/>
                <w:bCs/>
              </w:rPr>
              <w:t xml:space="preserve"> endpoint</w:t>
            </w:r>
          </w:p>
        </w:tc>
        <w:tc>
          <w:tcPr>
            <w:tcW w:w="2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8E0C85" w14:textId="77777777" w:rsidR="00237319" w:rsidRPr="00237319" w:rsidRDefault="00237319" w:rsidP="00237319">
            <w:pPr>
              <w:pStyle w:val="NoSpacing"/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7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831492" w14:textId="77777777" w:rsidR="00237319" w:rsidRPr="00237319" w:rsidRDefault="00237319" w:rsidP="00237319">
            <w:pPr>
              <w:pStyle w:val="NoSpacing"/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6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B8FF1B" w14:textId="77777777" w:rsidR="00237319" w:rsidRPr="00237319" w:rsidRDefault="00237319" w:rsidP="00237319">
            <w:pPr>
              <w:pStyle w:val="NoSpacing"/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</w:p>
        </w:tc>
      </w:tr>
      <w:tr w:rsidR="00237319" w:rsidRPr="00237319" w14:paraId="7B1DFCAE" w14:textId="77777777" w:rsidTr="00237319">
        <w:trPr>
          <w:jc w:val="center"/>
        </w:trPr>
        <w:tc>
          <w:tcPr>
            <w:tcW w:w="6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F30635" w14:textId="77777777" w:rsidR="00237319" w:rsidRPr="00237319" w:rsidRDefault="00237319" w:rsidP="00237319">
            <w:pPr>
              <w:pStyle w:val="NoSpacing"/>
              <w:spacing w:line="360" w:lineRule="auto"/>
              <w:ind w:left="567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>Superiority trial</w:t>
            </w:r>
          </w:p>
        </w:tc>
        <w:tc>
          <w:tcPr>
            <w:tcW w:w="2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41EE9B" w14:textId="0957320F" w:rsidR="00237319" w:rsidRPr="00237319" w:rsidRDefault="00237319" w:rsidP="00237319">
            <w:pPr>
              <w:pStyle w:val="NoSpacing"/>
              <w:spacing w:line="360" w:lineRule="auto"/>
              <w:jc w:val="center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>2 (6%)</w:t>
            </w:r>
          </w:p>
        </w:tc>
        <w:tc>
          <w:tcPr>
            <w:tcW w:w="27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6B717F" w14:textId="56FC12E5" w:rsidR="00237319" w:rsidRPr="00237319" w:rsidRDefault="00237319" w:rsidP="00237319">
            <w:pPr>
              <w:pStyle w:val="NoSpacing"/>
              <w:spacing w:line="360" w:lineRule="auto"/>
              <w:jc w:val="center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>0 (0%)</w:t>
            </w:r>
          </w:p>
        </w:tc>
        <w:tc>
          <w:tcPr>
            <w:tcW w:w="26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EDF007" w14:textId="66FC1D17" w:rsidR="00237319" w:rsidRPr="00237319" w:rsidRDefault="00237319" w:rsidP="00237319">
            <w:pPr>
              <w:pStyle w:val="NoSpacing"/>
              <w:spacing w:line="360" w:lineRule="auto"/>
              <w:jc w:val="center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>0 (0%)</w:t>
            </w:r>
          </w:p>
        </w:tc>
      </w:tr>
      <w:tr w:rsidR="00237319" w:rsidRPr="00237319" w14:paraId="0B8B5107" w14:textId="77777777" w:rsidTr="00237319">
        <w:trPr>
          <w:jc w:val="center"/>
        </w:trPr>
        <w:tc>
          <w:tcPr>
            <w:tcW w:w="6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738BA2" w14:textId="77777777" w:rsidR="00237319" w:rsidRPr="00237319" w:rsidRDefault="00237319" w:rsidP="00237319">
            <w:pPr>
              <w:pStyle w:val="NoSpacing"/>
              <w:spacing w:line="360" w:lineRule="auto"/>
              <w:ind w:left="567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>Non-inferiority trial</w:t>
            </w:r>
          </w:p>
        </w:tc>
        <w:tc>
          <w:tcPr>
            <w:tcW w:w="2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C09966" w14:textId="2883F617" w:rsidR="00237319" w:rsidRPr="00237319" w:rsidRDefault="00237319" w:rsidP="00237319">
            <w:pPr>
              <w:pStyle w:val="NoSpacing"/>
              <w:spacing w:line="360" w:lineRule="auto"/>
              <w:jc w:val="center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>0 (0%)</w:t>
            </w:r>
          </w:p>
        </w:tc>
        <w:tc>
          <w:tcPr>
            <w:tcW w:w="27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C9A5D6" w14:textId="5075F22E" w:rsidR="00237319" w:rsidRPr="00237319" w:rsidRDefault="00237319" w:rsidP="00237319">
            <w:pPr>
              <w:pStyle w:val="NoSpacing"/>
              <w:spacing w:line="360" w:lineRule="auto"/>
              <w:jc w:val="center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>0 (0%)</w:t>
            </w:r>
          </w:p>
        </w:tc>
        <w:tc>
          <w:tcPr>
            <w:tcW w:w="26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EBDD07" w14:textId="0A4C8FEE" w:rsidR="00237319" w:rsidRPr="00237319" w:rsidRDefault="00237319" w:rsidP="00237319">
            <w:pPr>
              <w:pStyle w:val="NoSpacing"/>
              <w:spacing w:line="360" w:lineRule="auto"/>
              <w:jc w:val="center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>0</w:t>
            </w:r>
            <w:r>
              <w:rPr>
                <w:rFonts w:ascii="Calibri" w:hAnsi="Calibri" w:cs="Calibri"/>
              </w:rPr>
              <w:t xml:space="preserve"> </w:t>
            </w:r>
            <w:r w:rsidRPr="00237319">
              <w:rPr>
                <w:rFonts w:ascii="Calibri" w:hAnsi="Calibri" w:cs="Calibri"/>
              </w:rPr>
              <w:t>(0%)</w:t>
            </w:r>
          </w:p>
        </w:tc>
      </w:tr>
      <w:tr w:rsidR="00237319" w:rsidRPr="00237319" w14:paraId="55FA23B9" w14:textId="77777777" w:rsidTr="00237319">
        <w:trPr>
          <w:jc w:val="center"/>
        </w:trPr>
        <w:tc>
          <w:tcPr>
            <w:tcW w:w="6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B03A34" w14:textId="77777777" w:rsidR="00237319" w:rsidRPr="00237319" w:rsidRDefault="00237319" w:rsidP="00237319">
            <w:pPr>
              <w:pStyle w:val="NoSpacing"/>
              <w:spacing w:line="360" w:lineRule="auto"/>
              <w:ind w:left="567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>Equivalence trial</w:t>
            </w:r>
          </w:p>
        </w:tc>
        <w:tc>
          <w:tcPr>
            <w:tcW w:w="2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B5D3BA" w14:textId="7AB70DB3" w:rsidR="00237319" w:rsidRPr="00237319" w:rsidRDefault="00237319" w:rsidP="00237319">
            <w:pPr>
              <w:pStyle w:val="NoSpacing"/>
              <w:spacing w:line="360" w:lineRule="auto"/>
              <w:jc w:val="center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>1 (3%)</w:t>
            </w:r>
          </w:p>
        </w:tc>
        <w:tc>
          <w:tcPr>
            <w:tcW w:w="27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88638F" w14:textId="2D0F032C" w:rsidR="00237319" w:rsidRPr="00237319" w:rsidRDefault="00237319" w:rsidP="00237319">
            <w:pPr>
              <w:pStyle w:val="NoSpacing"/>
              <w:spacing w:line="360" w:lineRule="auto"/>
              <w:jc w:val="center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>0 (0%)</w:t>
            </w:r>
          </w:p>
        </w:tc>
        <w:tc>
          <w:tcPr>
            <w:tcW w:w="26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602862" w14:textId="028CAA29" w:rsidR="00237319" w:rsidRPr="00237319" w:rsidRDefault="00237319" w:rsidP="00237319">
            <w:pPr>
              <w:pStyle w:val="NoSpacing"/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</w:t>
            </w:r>
            <w:r w:rsidRPr="00237319">
              <w:rPr>
                <w:rFonts w:ascii="Calibri" w:hAnsi="Calibri" w:cs="Calibri"/>
              </w:rPr>
              <w:t xml:space="preserve"> (0%)</w:t>
            </w:r>
          </w:p>
        </w:tc>
      </w:tr>
      <w:tr w:rsidR="00237319" w:rsidRPr="00237319" w14:paraId="2E93B329" w14:textId="77777777" w:rsidTr="00237319">
        <w:trPr>
          <w:jc w:val="center"/>
        </w:trPr>
        <w:tc>
          <w:tcPr>
            <w:tcW w:w="6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394E3D" w14:textId="77777777" w:rsidR="00237319" w:rsidRPr="00237319" w:rsidRDefault="00237319" w:rsidP="00237319">
            <w:pPr>
              <w:pStyle w:val="NoSpacing"/>
              <w:spacing w:line="360" w:lineRule="auto"/>
              <w:ind w:left="567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>Not mentioned</w:t>
            </w:r>
          </w:p>
        </w:tc>
        <w:tc>
          <w:tcPr>
            <w:tcW w:w="2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7B78CA" w14:textId="3AA854EA" w:rsidR="00237319" w:rsidRPr="00237319" w:rsidRDefault="00237319" w:rsidP="00237319">
            <w:pPr>
              <w:pStyle w:val="NoSpacing"/>
              <w:spacing w:line="360" w:lineRule="auto"/>
              <w:jc w:val="center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>28 (90%)</w:t>
            </w:r>
          </w:p>
        </w:tc>
        <w:tc>
          <w:tcPr>
            <w:tcW w:w="27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D5B62D" w14:textId="0639A161" w:rsidR="00237319" w:rsidRPr="00237319" w:rsidRDefault="00237319" w:rsidP="00237319">
            <w:pPr>
              <w:pStyle w:val="NoSpacing"/>
              <w:spacing w:line="360" w:lineRule="auto"/>
              <w:jc w:val="center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>8 (100%)</w:t>
            </w:r>
          </w:p>
        </w:tc>
        <w:tc>
          <w:tcPr>
            <w:tcW w:w="26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BA9931" w14:textId="70F4F0C4" w:rsidR="00237319" w:rsidRPr="00237319" w:rsidRDefault="00237319" w:rsidP="00237319">
            <w:pPr>
              <w:pStyle w:val="NoSpacing"/>
              <w:spacing w:line="360" w:lineRule="auto"/>
              <w:jc w:val="center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>45</w:t>
            </w:r>
            <w:r>
              <w:rPr>
                <w:rFonts w:ascii="Calibri" w:hAnsi="Calibri" w:cs="Calibri"/>
              </w:rPr>
              <w:t xml:space="preserve"> </w:t>
            </w:r>
            <w:r w:rsidRPr="00237319">
              <w:rPr>
                <w:rFonts w:ascii="Calibri" w:hAnsi="Calibri" w:cs="Calibri"/>
              </w:rPr>
              <w:t>(100%)</w:t>
            </w:r>
          </w:p>
        </w:tc>
      </w:tr>
      <w:tr w:rsidR="00237319" w:rsidRPr="00237319" w14:paraId="0FEDC10D" w14:textId="77777777" w:rsidTr="00237319">
        <w:trPr>
          <w:jc w:val="center"/>
        </w:trPr>
        <w:tc>
          <w:tcPr>
            <w:tcW w:w="6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4CF4DF" w14:textId="49552F0F" w:rsidR="00237319" w:rsidRPr="00237319" w:rsidRDefault="00237319" w:rsidP="00237319">
            <w:pPr>
              <w:pStyle w:val="NoSpacing"/>
              <w:spacing w:line="360" w:lineRule="auto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 xml:space="preserve">Sample size calculation </w:t>
            </w:r>
            <w:r>
              <w:rPr>
                <w:rFonts w:ascii="Calibri" w:hAnsi="Calibri" w:cs="Calibri"/>
              </w:rPr>
              <w:t>mentioned</w:t>
            </w:r>
          </w:p>
        </w:tc>
        <w:tc>
          <w:tcPr>
            <w:tcW w:w="2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5B0C11" w14:textId="2D634A26" w:rsidR="00237319" w:rsidRPr="00237319" w:rsidRDefault="00237319" w:rsidP="00237319">
            <w:pPr>
              <w:pStyle w:val="NoSpacing"/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31 (100%)</w:t>
            </w:r>
          </w:p>
        </w:tc>
        <w:tc>
          <w:tcPr>
            <w:tcW w:w="27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EAC829" w14:textId="3E864204" w:rsidR="00237319" w:rsidRPr="00237319" w:rsidRDefault="00237319" w:rsidP="00237319">
            <w:pPr>
              <w:pStyle w:val="NoSpacing"/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 (100%)</w:t>
            </w:r>
          </w:p>
        </w:tc>
        <w:tc>
          <w:tcPr>
            <w:tcW w:w="26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0D9A85" w14:textId="09A9D7A7" w:rsidR="00237319" w:rsidRPr="00237319" w:rsidRDefault="00237319" w:rsidP="00237319">
            <w:pPr>
              <w:pStyle w:val="NoSpacing"/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 (13%)</w:t>
            </w:r>
          </w:p>
        </w:tc>
      </w:tr>
      <w:tr w:rsidR="00237319" w:rsidRPr="00237319" w14:paraId="1815B2D5" w14:textId="77777777" w:rsidTr="00237319">
        <w:trPr>
          <w:jc w:val="center"/>
        </w:trPr>
        <w:tc>
          <w:tcPr>
            <w:tcW w:w="14674" w:type="dxa"/>
            <w:gridSpan w:val="4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BBD636" w14:textId="7A86CAFA" w:rsidR="00237319" w:rsidRPr="00237319" w:rsidRDefault="00237319" w:rsidP="00237319">
            <w:pPr>
              <w:pStyle w:val="NoSpacing"/>
              <w:spacing w:line="360" w:lineRule="auto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>n (%)</w:t>
            </w:r>
          </w:p>
        </w:tc>
      </w:tr>
    </w:tbl>
    <w:p w14:paraId="3AB7E274" w14:textId="77777777" w:rsidR="00237319" w:rsidRDefault="00237319" w:rsidP="002C1BF0">
      <w:pPr>
        <w:spacing w:before="100" w:beforeAutospacing="1" w:after="100" w:afterAutospacing="1" w:line="480" w:lineRule="auto"/>
        <w:rPr>
          <w:rFonts w:ascii="Calibri" w:eastAsia="Times New Roman" w:hAnsi="Calibri" w:cs="Calibri"/>
          <w:b/>
          <w:bCs/>
          <w:kern w:val="0"/>
          <w:lang w:eastAsia="de-DE"/>
          <w14:ligatures w14:val="none"/>
        </w:rPr>
        <w:sectPr w:rsidR="00237319" w:rsidSect="00237319">
          <w:pgSz w:w="16838" w:h="11906" w:orient="landscape"/>
          <w:pgMar w:top="1417" w:right="1134" w:bottom="1417" w:left="1417" w:header="708" w:footer="708" w:gutter="0"/>
          <w:cols w:space="708"/>
          <w:docGrid w:linePitch="360"/>
        </w:sectPr>
      </w:pPr>
    </w:p>
    <w:p w14:paraId="0D1CAC0C" w14:textId="0251D11E" w:rsidR="00237319" w:rsidRPr="00237319" w:rsidRDefault="00237319" w:rsidP="002C1BF0">
      <w:pPr>
        <w:spacing w:before="100" w:beforeAutospacing="1" w:after="100" w:afterAutospacing="1" w:line="480" w:lineRule="auto"/>
        <w:rPr>
          <w:rFonts w:ascii="Calibri" w:eastAsia="Times New Roman" w:hAnsi="Calibri" w:cs="Calibri"/>
          <w:b/>
          <w:bCs/>
          <w:kern w:val="0"/>
          <w:lang w:eastAsia="de-DE"/>
          <w14:ligatures w14:val="none"/>
        </w:rPr>
      </w:pPr>
      <w:r>
        <w:rPr>
          <w:rFonts w:ascii="Calibri" w:eastAsia="Times New Roman" w:hAnsi="Calibri" w:cs="Calibri"/>
          <w:b/>
          <w:bCs/>
          <w:noProof/>
          <w:kern w:val="0"/>
          <w:lang w:eastAsia="de-DE"/>
        </w:rPr>
        <w:lastRenderedPageBreak/>
        <w:drawing>
          <wp:inline distT="0" distB="0" distL="0" distR="0" wp14:anchorId="17D00E25" wp14:editId="146B1F6F">
            <wp:extent cx="5995346" cy="7529208"/>
            <wp:effectExtent l="0" t="0" r="0" b="1905"/>
            <wp:docPr id="5488719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87191" name="Grafik 5488719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9028" cy="754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7319" w:rsidRPr="00237319" w:rsidSect="0023731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Pierre Clavien Clavien" w:date="2025-10-31T15:35:00Z" w:initials="PC">
    <w:p w14:paraId="01DE817B" w14:textId="77777777" w:rsidR="0005456C" w:rsidRDefault="0005456C" w:rsidP="0005456C">
      <w:r>
        <w:rPr>
          <w:rStyle w:val="CommentReference"/>
        </w:rPr>
        <w:annotationRef/>
      </w:r>
      <w:r>
        <w:rPr>
          <w:sz w:val="20"/>
          <w:szCs w:val="20"/>
        </w:rPr>
        <w:t>We still need a more catchy title:</w:t>
      </w:r>
    </w:p>
    <w:p w14:paraId="5019F305" w14:textId="77777777" w:rsidR="0005456C" w:rsidRDefault="0005456C" w:rsidP="0005456C">
      <w:r>
        <w:rPr>
          <w:sz w:val="20"/>
          <w:szCs w:val="20"/>
        </w:rPr>
        <w:t>a.Poor design of surgical RCTs prevents its applicaility in clinical practice. Need for a patient related outcome.</w:t>
      </w:r>
    </w:p>
    <w:p w14:paraId="0E8CEE86" w14:textId="77777777" w:rsidR="0005456C" w:rsidRDefault="0005456C" w:rsidP="0005456C">
      <w:r>
        <w:rPr>
          <w:sz w:val="20"/>
          <w:szCs w:val="20"/>
        </w:rPr>
        <w:t>b. The lack of patient related outcome shatters the significance of  RCT's including misleading sample size calculation.</w:t>
      </w:r>
    </w:p>
    <w:p w14:paraId="7512A1A7" w14:textId="77777777" w:rsidR="0005456C" w:rsidRDefault="0005456C" w:rsidP="0005456C">
      <w:r>
        <w:rPr>
          <w:sz w:val="20"/>
          <w:szCs w:val="20"/>
        </w:rPr>
        <w:t xml:space="preserve">in fact anything shorter may be better </w:t>
      </w:r>
    </w:p>
  </w:comment>
  <w:comment w:id="1" w:author="fariba abbassi" w:date="2025-11-03T10:45:00Z" w:initials="fa">
    <w:p w14:paraId="6FA5EA42" w14:textId="77777777" w:rsidR="00933650" w:rsidRDefault="00933650" w:rsidP="00933650">
      <w:r>
        <w:rPr>
          <w:rStyle w:val="CommentReference"/>
        </w:rPr>
        <w:annotationRef/>
      </w:r>
      <w:r>
        <w:rPr>
          <w:sz w:val="20"/>
          <w:szCs w:val="20"/>
        </w:rPr>
        <w:t>Where It All Goes Wrong: A Reality Check on Surgical Trial Planning</w:t>
      </w:r>
    </w:p>
  </w:comment>
  <w:comment w:id="2" w:author="Pierre Clavien Clavien" w:date="2025-11-03T12:58:00Z" w:initials="PC">
    <w:p w14:paraId="0A497E5B" w14:textId="77777777" w:rsidR="00EE5CBF" w:rsidRDefault="00EE5CBF" w:rsidP="00EE5CBF">
      <w:r>
        <w:rPr>
          <w:rStyle w:val="CommentReference"/>
        </w:rPr>
        <w:annotationRef/>
      </w:r>
      <w:r>
        <w:rPr>
          <w:sz w:val="20"/>
          <w:szCs w:val="20"/>
        </w:rPr>
        <w:t>Too complicated and I believe not catchy enough.</w:t>
      </w:r>
      <w:r>
        <w:rPr>
          <w:sz w:val="20"/>
          <w:szCs w:val="20"/>
        </w:rPr>
        <w:cr/>
      </w:r>
      <w:r>
        <w:rPr>
          <w:sz w:val="20"/>
          <w:szCs w:val="20"/>
        </w:rPr>
        <w:cr/>
      </w:r>
      <w:r>
        <w:rPr>
          <w:sz w:val="20"/>
          <w:szCs w:val="20"/>
        </w:rPr>
        <w:cr/>
        <w:t> </w:t>
      </w:r>
    </w:p>
  </w:comment>
  <w:comment w:id="19" w:author="Pierre Clavien Clavien" w:date="2025-11-03T10:42:00Z" w:initials="PC">
    <w:p w14:paraId="268083C0" w14:textId="73D6AB1F" w:rsidR="00CE741D" w:rsidRDefault="00CE741D" w:rsidP="00CE741D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Put this in the acknowledgement</w:t>
      </w:r>
    </w:p>
  </w:comment>
  <w:comment w:id="29" w:author="Pierre Clavien Clavien" w:date="2025-11-03T12:45:00Z" w:initials="PC">
    <w:p w14:paraId="4A3E46B4" w14:textId="77777777" w:rsidR="00B82DE2" w:rsidRDefault="00B82DE2" w:rsidP="00B82DE2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Add also PAC as corresponding author, and ESA sponsor </w:t>
      </w:r>
    </w:p>
  </w:comment>
  <w:comment w:id="35" w:author="fariba abbassi" w:date="2025-11-03T08:59:00Z" w:initials="fa">
    <w:p w14:paraId="358DFB1E" w14:textId="12E57D14" w:rsidR="00007392" w:rsidRDefault="00007392" w:rsidP="00007392">
      <w:r>
        <w:rPr>
          <w:rStyle w:val="CommentReference"/>
        </w:rPr>
        <w:annotationRef/>
      </w:r>
      <w:r>
        <w:rPr>
          <w:sz w:val="20"/>
          <w:szCs w:val="20"/>
        </w:rPr>
        <w:t>ESA does not allow objectives in the abstract!!!</w:t>
      </w:r>
    </w:p>
  </w:comment>
  <w:comment w:id="52" w:author="Pierre Clavien Clavien" w:date="2025-11-03T12:53:00Z" w:initials="PC">
    <w:p w14:paraId="62A13B90" w14:textId="77777777" w:rsidR="00EE5CBF" w:rsidRDefault="00EE5CBF" w:rsidP="00EE5CBF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We can may be be more modest and say a validated (omitting only)</w:t>
      </w:r>
    </w:p>
  </w:comment>
  <w:comment w:id="60" w:author="Pierre Clavien Clavien" w:date="2025-11-03T12:59:00Z" w:initials="PC">
    <w:p w14:paraId="585D8639" w14:textId="77777777" w:rsidR="00EE5CBF" w:rsidRDefault="00EE5CBF" w:rsidP="00EE5CBF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The focus is on the lack of relevance for patients in designing RCT. I would start with this information and then developed a little bit more.</w:t>
      </w:r>
    </w:p>
  </w:comment>
  <w:comment w:id="63" w:author="Pierre Clavien Clavien" w:date="2025-10-31T16:12:00Z" w:initials="PC">
    <w:p w14:paraId="53A3D8F4" w14:textId="76B175A4" w:rsidR="00857E2A" w:rsidRDefault="00857E2A" w:rsidP="00857E2A">
      <w:r>
        <w:rPr>
          <w:rStyle w:val="CommentReference"/>
        </w:rPr>
        <w:annotationRef/>
      </w:r>
      <w:r>
        <w:rPr>
          <w:sz w:val="20"/>
          <w:szCs w:val="20"/>
        </w:rPr>
        <w:t>I would rephrase from here. and perhaps better mention the CCI 12 point diff. If not irrelvant for patient. Need a clear message</w:t>
      </w:r>
    </w:p>
  </w:comment>
  <w:comment w:id="64" w:author="Pierre Clavien Clavien" w:date="2025-11-03T13:00:00Z" w:initials="PC">
    <w:p w14:paraId="582D3521" w14:textId="77777777" w:rsidR="00701A41" w:rsidRDefault="00701A41" w:rsidP="00701A41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Conclusion: = only 2-3 sentences here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7512A1A7" w15:done="0"/>
  <w15:commentEx w15:paraId="6FA5EA42" w15:paraIdParent="7512A1A7" w15:done="0"/>
  <w15:commentEx w15:paraId="0A497E5B" w15:paraIdParent="7512A1A7" w15:done="0"/>
  <w15:commentEx w15:paraId="268083C0" w15:done="0"/>
  <w15:commentEx w15:paraId="4A3E46B4" w15:done="0"/>
  <w15:commentEx w15:paraId="358DFB1E" w15:done="0"/>
  <w15:commentEx w15:paraId="62A13B90" w15:done="0"/>
  <w15:commentEx w15:paraId="585D8639" w15:done="0"/>
  <w15:commentEx w15:paraId="53A3D8F4" w15:done="0"/>
  <w15:commentEx w15:paraId="582D352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2A26EC24" w16cex:dateUtc="2025-10-31T08:35:00Z"/>
  <w16cex:commentExtensible w16cex:durableId="52422DAE" w16cex:dateUtc="2025-11-03T09:45:00Z"/>
  <w16cex:commentExtensible w16cex:durableId="5E6AA103" w16cex:dateUtc="2025-11-03T11:58:00Z"/>
  <w16cex:commentExtensible w16cex:durableId="54149319" w16cex:dateUtc="2025-11-03T09:42:00Z"/>
  <w16cex:commentExtensible w16cex:durableId="24205AED" w16cex:dateUtc="2025-11-03T11:45:00Z"/>
  <w16cex:commentExtensible w16cex:durableId="27450856" w16cex:dateUtc="2025-11-03T07:59:00Z"/>
  <w16cex:commentExtensible w16cex:durableId="6C73AE66" w16cex:dateUtc="2025-11-03T11:53:00Z"/>
  <w16cex:commentExtensible w16cex:durableId="0D4565EA" w16cex:dateUtc="2025-11-03T11:59:00Z"/>
  <w16cex:commentExtensible w16cex:durableId="6436BB58" w16cex:dateUtc="2025-10-31T09:12:00Z"/>
  <w16cex:commentExtensible w16cex:durableId="2261E67A" w16cex:dateUtc="2025-11-03T12:0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7512A1A7" w16cid:durableId="2A26EC24"/>
  <w16cid:commentId w16cid:paraId="6FA5EA42" w16cid:durableId="52422DAE"/>
  <w16cid:commentId w16cid:paraId="0A497E5B" w16cid:durableId="5E6AA103"/>
  <w16cid:commentId w16cid:paraId="268083C0" w16cid:durableId="54149319"/>
  <w16cid:commentId w16cid:paraId="4A3E46B4" w16cid:durableId="24205AED"/>
  <w16cid:commentId w16cid:paraId="358DFB1E" w16cid:durableId="27450856"/>
  <w16cid:commentId w16cid:paraId="62A13B90" w16cid:durableId="6C73AE66"/>
  <w16cid:commentId w16cid:paraId="585D8639" w16cid:durableId="0D4565EA"/>
  <w16cid:commentId w16cid:paraId="53A3D8F4" w16cid:durableId="6436BB58"/>
  <w16cid:commentId w16cid:paraId="582D3521" w16cid:durableId="2261E67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Pierre Clavien Clavien">
    <w15:presenceInfo w15:providerId="Windows Live" w15:userId="c4ec0721cf08334e"/>
  </w15:person>
  <w15:person w15:author="fariba abbassi">
    <w15:presenceInfo w15:providerId="Windows Live" w15:userId="343280d3660d6dc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9A0"/>
    <w:rsid w:val="00007392"/>
    <w:rsid w:val="00030067"/>
    <w:rsid w:val="0003527F"/>
    <w:rsid w:val="0005456C"/>
    <w:rsid w:val="0006139C"/>
    <w:rsid w:val="00070B1D"/>
    <w:rsid w:val="00090360"/>
    <w:rsid w:val="000953A6"/>
    <w:rsid w:val="00097855"/>
    <w:rsid w:val="000D321A"/>
    <w:rsid w:val="000E21D2"/>
    <w:rsid w:val="000E240F"/>
    <w:rsid w:val="000E74C9"/>
    <w:rsid w:val="000F66FA"/>
    <w:rsid w:val="00120B60"/>
    <w:rsid w:val="0015142E"/>
    <w:rsid w:val="00167844"/>
    <w:rsid w:val="001B2A06"/>
    <w:rsid w:val="001B7687"/>
    <w:rsid w:val="001D09A0"/>
    <w:rsid w:val="001D6A53"/>
    <w:rsid w:val="001E6CD4"/>
    <w:rsid w:val="001F68EF"/>
    <w:rsid w:val="001F7FEA"/>
    <w:rsid w:val="00200524"/>
    <w:rsid w:val="00221B9F"/>
    <w:rsid w:val="002239BB"/>
    <w:rsid w:val="00226B94"/>
    <w:rsid w:val="00237319"/>
    <w:rsid w:val="00252659"/>
    <w:rsid w:val="00270439"/>
    <w:rsid w:val="00284156"/>
    <w:rsid w:val="002A0DDB"/>
    <w:rsid w:val="002A25DF"/>
    <w:rsid w:val="002B3B49"/>
    <w:rsid w:val="002C1064"/>
    <w:rsid w:val="002C1BF0"/>
    <w:rsid w:val="00301AE3"/>
    <w:rsid w:val="00314AC0"/>
    <w:rsid w:val="00342AAE"/>
    <w:rsid w:val="0036570E"/>
    <w:rsid w:val="0037403F"/>
    <w:rsid w:val="00385B81"/>
    <w:rsid w:val="00395FC8"/>
    <w:rsid w:val="003A242F"/>
    <w:rsid w:val="003B5DB5"/>
    <w:rsid w:val="003B7943"/>
    <w:rsid w:val="003D6348"/>
    <w:rsid w:val="004048B6"/>
    <w:rsid w:val="004062C0"/>
    <w:rsid w:val="00416E69"/>
    <w:rsid w:val="0042117F"/>
    <w:rsid w:val="00485EE9"/>
    <w:rsid w:val="004A2FCA"/>
    <w:rsid w:val="004E6BC9"/>
    <w:rsid w:val="00510C46"/>
    <w:rsid w:val="0053120D"/>
    <w:rsid w:val="00535A24"/>
    <w:rsid w:val="00545285"/>
    <w:rsid w:val="0056396C"/>
    <w:rsid w:val="00566C89"/>
    <w:rsid w:val="00581168"/>
    <w:rsid w:val="00597A2F"/>
    <w:rsid w:val="005A29E4"/>
    <w:rsid w:val="005A3D11"/>
    <w:rsid w:val="005A6374"/>
    <w:rsid w:val="005B1523"/>
    <w:rsid w:val="005D0BCD"/>
    <w:rsid w:val="005E0239"/>
    <w:rsid w:val="005E7A84"/>
    <w:rsid w:val="006026BD"/>
    <w:rsid w:val="0060635A"/>
    <w:rsid w:val="00623FCB"/>
    <w:rsid w:val="00630581"/>
    <w:rsid w:val="00650DB0"/>
    <w:rsid w:val="00665F21"/>
    <w:rsid w:val="00672165"/>
    <w:rsid w:val="00677150"/>
    <w:rsid w:val="006778E6"/>
    <w:rsid w:val="006947EA"/>
    <w:rsid w:val="006A4B6D"/>
    <w:rsid w:val="006B491A"/>
    <w:rsid w:val="006C09EE"/>
    <w:rsid w:val="00701A41"/>
    <w:rsid w:val="00715474"/>
    <w:rsid w:val="0071640D"/>
    <w:rsid w:val="007218EB"/>
    <w:rsid w:val="0073028C"/>
    <w:rsid w:val="00734E55"/>
    <w:rsid w:val="00746DE9"/>
    <w:rsid w:val="00762C11"/>
    <w:rsid w:val="00797FBB"/>
    <w:rsid w:val="007A479E"/>
    <w:rsid w:val="007D42E0"/>
    <w:rsid w:val="007D6959"/>
    <w:rsid w:val="008026AA"/>
    <w:rsid w:val="008455AE"/>
    <w:rsid w:val="00857E2A"/>
    <w:rsid w:val="0088584E"/>
    <w:rsid w:val="008A32FE"/>
    <w:rsid w:val="008C4E41"/>
    <w:rsid w:val="008E65FE"/>
    <w:rsid w:val="00904B93"/>
    <w:rsid w:val="00921A89"/>
    <w:rsid w:val="009241C1"/>
    <w:rsid w:val="00925633"/>
    <w:rsid w:val="00933650"/>
    <w:rsid w:val="009350A3"/>
    <w:rsid w:val="00942466"/>
    <w:rsid w:val="009A4EA6"/>
    <w:rsid w:val="009D503D"/>
    <w:rsid w:val="009D6B2D"/>
    <w:rsid w:val="009F4126"/>
    <w:rsid w:val="00A047B3"/>
    <w:rsid w:val="00A17F3A"/>
    <w:rsid w:val="00A21BAC"/>
    <w:rsid w:val="00A21DC6"/>
    <w:rsid w:val="00A43CAB"/>
    <w:rsid w:val="00A6083C"/>
    <w:rsid w:val="00AB5731"/>
    <w:rsid w:val="00AD333C"/>
    <w:rsid w:val="00AD5EA4"/>
    <w:rsid w:val="00AD782E"/>
    <w:rsid w:val="00AF0D29"/>
    <w:rsid w:val="00B0759F"/>
    <w:rsid w:val="00B21ECD"/>
    <w:rsid w:val="00B35645"/>
    <w:rsid w:val="00B4520F"/>
    <w:rsid w:val="00B5111A"/>
    <w:rsid w:val="00B62F21"/>
    <w:rsid w:val="00B7001D"/>
    <w:rsid w:val="00B7010B"/>
    <w:rsid w:val="00B81A9A"/>
    <w:rsid w:val="00B82DE2"/>
    <w:rsid w:val="00B8768C"/>
    <w:rsid w:val="00B9628A"/>
    <w:rsid w:val="00B97839"/>
    <w:rsid w:val="00BD6375"/>
    <w:rsid w:val="00BF5D66"/>
    <w:rsid w:val="00CB17F6"/>
    <w:rsid w:val="00CD1849"/>
    <w:rsid w:val="00CD555F"/>
    <w:rsid w:val="00CD6EDC"/>
    <w:rsid w:val="00CD7C3E"/>
    <w:rsid w:val="00CE741D"/>
    <w:rsid w:val="00D14F2C"/>
    <w:rsid w:val="00D25F73"/>
    <w:rsid w:val="00D331D0"/>
    <w:rsid w:val="00D33C1E"/>
    <w:rsid w:val="00D6305F"/>
    <w:rsid w:val="00D66E39"/>
    <w:rsid w:val="00D67D58"/>
    <w:rsid w:val="00D702F9"/>
    <w:rsid w:val="00D82151"/>
    <w:rsid w:val="00DB2240"/>
    <w:rsid w:val="00DD1D21"/>
    <w:rsid w:val="00E0311A"/>
    <w:rsid w:val="00E3182D"/>
    <w:rsid w:val="00E417FA"/>
    <w:rsid w:val="00E529A4"/>
    <w:rsid w:val="00E702BE"/>
    <w:rsid w:val="00E82283"/>
    <w:rsid w:val="00E84E0C"/>
    <w:rsid w:val="00E91A07"/>
    <w:rsid w:val="00EA071D"/>
    <w:rsid w:val="00EA48F6"/>
    <w:rsid w:val="00EC6227"/>
    <w:rsid w:val="00EE5CBF"/>
    <w:rsid w:val="00F02BC4"/>
    <w:rsid w:val="00F32466"/>
    <w:rsid w:val="00F35634"/>
    <w:rsid w:val="00F46BFA"/>
    <w:rsid w:val="00F568D5"/>
    <w:rsid w:val="00F74252"/>
    <w:rsid w:val="00F931D4"/>
    <w:rsid w:val="00F96FE8"/>
    <w:rsid w:val="00FA2887"/>
    <w:rsid w:val="00FB1C60"/>
    <w:rsid w:val="00FB65C1"/>
    <w:rsid w:val="00FC7739"/>
    <w:rsid w:val="00FD45E8"/>
    <w:rsid w:val="00FE5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BC828"/>
  <w15:chartTrackingRefBased/>
  <w15:docId w15:val="{1534387F-FA98-4E40-BBAE-ED878A789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09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9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09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9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9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9A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9A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9A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9A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9A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9A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1D09A0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9A0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9A0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9A0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9A0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9A0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9A0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1D09A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9A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9A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9A0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1D09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9A0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1D09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9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9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9A0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1D09A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D09A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D09A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de-CH" w:eastAsia="de-DE"/>
      <w14:ligatures w14:val="none"/>
    </w:rPr>
  </w:style>
  <w:style w:type="character" w:styleId="Emphasis">
    <w:name w:val="Emphasis"/>
    <w:basedOn w:val="DefaultParagraphFont"/>
    <w:uiPriority w:val="20"/>
    <w:qFormat/>
    <w:rsid w:val="001D09A0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1D09A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D09A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D09A0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D09A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09A0"/>
    <w:rPr>
      <w:b/>
      <w:bCs/>
      <w:sz w:val="20"/>
      <w:szCs w:val="20"/>
      <w:lang w:val="en-US"/>
    </w:rPr>
  </w:style>
  <w:style w:type="paragraph" w:styleId="Revision">
    <w:name w:val="Revision"/>
    <w:hidden/>
    <w:uiPriority w:val="99"/>
    <w:semiHidden/>
    <w:rsid w:val="00252659"/>
    <w:rPr>
      <w:lang w:val="en-US"/>
    </w:rPr>
  </w:style>
  <w:style w:type="paragraph" w:customStyle="1" w:styleId="Lehmannheading2">
    <w:name w:val="Lehmann heading 2"/>
    <w:basedOn w:val="Normal"/>
    <w:uiPriority w:val="99"/>
    <w:qFormat/>
    <w:rsid w:val="00237319"/>
    <w:pPr>
      <w:spacing w:before="600" w:after="120" w:line="480" w:lineRule="auto"/>
      <w:ind w:firstLine="567"/>
      <w:jc w:val="both"/>
    </w:pPr>
    <w:rPr>
      <w:rFonts w:ascii="Arial" w:eastAsia="Times New Roman" w:hAnsi="Arial" w:cs="Times New Roman"/>
      <w:b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237319"/>
    <w:rPr>
      <w:color w:val="467886" w:themeColor="hyperlink"/>
      <w:u w:val="single"/>
    </w:rPr>
  </w:style>
  <w:style w:type="paragraph" w:customStyle="1" w:styleId="TableCaption">
    <w:name w:val="Table Caption"/>
    <w:basedOn w:val="Normal"/>
    <w:qFormat/>
    <w:rsid w:val="00237319"/>
    <w:pPr>
      <w:jc w:val="center"/>
    </w:pPr>
    <w:rPr>
      <w:rFonts w:eastAsiaTheme="minorEastAsia"/>
      <w:b/>
      <w:i/>
      <w:kern w:val="0"/>
      <w14:ligatures w14:val="none"/>
    </w:rPr>
  </w:style>
  <w:style w:type="paragraph" w:styleId="NoSpacing">
    <w:name w:val="No Spacing"/>
    <w:uiPriority w:val="1"/>
    <w:qFormat/>
    <w:rsid w:val="00237319"/>
    <w:rPr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FA28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11" Type="http://schemas.microsoft.com/office/2011/relationships/people" Target="people.xml"/><Relationship Id="rId5" Type="http://schemas.microsoft.com/office/2011/relationships/commentsExtended" Target="commentsExtended.xml"/><Relationship Id="rId10" Type="http://schemas.openxmlformats.org/officeDocument/2006/relationships/fontTable" Target="fontTable.xml"/><Relationship Id="rId4" Type="http://schemas.openxmlformats.org/officeDocument/2006/relationships/comments" Target="comment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908</Words>
  <Characters>5182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fariba abbassi</dc:creator>
  <cp:keywords/>
  <dc:description/>
  <cp:lastModifiedBy>Pierre Clavien Clavien</cp:lastModifiedBy>
  <cp:revision>4</cp:revision>
  <dcterms:created xsi:type="dcterms:W3CDTF">2025-11-03T10:26:00Z</dcterms:created>
  <dcterms:modified xsi:type="dcterms:W3CDTF">2025-11-03T12:00:00Z</dcterms:modified>
</cp:coreProperties>
</file>