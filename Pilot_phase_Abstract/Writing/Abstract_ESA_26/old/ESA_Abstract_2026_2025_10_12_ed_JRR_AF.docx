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E24" w14:textId="77777777" w:rsidR="00E53D2C" w:rsidRPr="00E53D2C" w:rsidRDefault="00E53D2C" w:rsidP="00E53D2C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E53D2C">
        <w:rPr>
          <w:rFonts w:ascii="Calibri" w:hAnsi="Calibri" w:cs="Calibri"/>
          <w:b/>
          <w:bCs/>
        </w:rPr>
        <w:t>Use of the Comprehensive Complication Index (CCI®) as an Endpoint in Randomized Controlled Trials: A Systematic Evaluation of Protocols and Publications</w:t>
      </w:r>
    </w:p>
    <w:p w14:paraId="15A5420A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13162A64" w14:textId="67FDD7F0" w:rsidR="00E53D2C" w:rsidRPr="00E53D2C" w:rsidRDefault="00014BE8" w:rsidP="00E53D2C">
      <w:pPr>
        <w:spacing w:line="480" w:lineRule="auto"/>
        <w:rPr>
          <w:rFonts w:ascii="Calibri" w:hAnsi="Calibri" w:cs="Calibri"/>
        </w:rPr>
      </w:pPr>
      <w:ins w:id="0" w:author="fariba abbassi" w:date="2025-10-13T08:57:00Z" w16du:dateUtc="2025-10-13T06:57:00Z">
        <w:r>
          <w:rPr>
            <w:rFonts w:ascii="Calibri" w:hAnsi="Calibri" w:cs="Calibri"/>
          </w:rPr>
          <w:t>Fariba Abbassi, MD</w:t>
        </w:r>
        <w:r>
          <w:rPr>
            <w:rFonts w:ascii="Calibri" w:hAnsi="Calibri" w:cs="Calibri"/>
            <w:i/>
            <w:iCs/>
            <w:vertAlign w:val="superscript"/>
          </w:rPr>
          <w:t>1</w:t>
        </w:r>
        <w:r>
          <w:rPr>
            <w:rFonts w:ascii="Calibri" w:hAnsi="Calibri" w:cs="Calibri"/>
          </w:rPr>
          <w:t>; Joana Rodrigues, MD</w:t>
        </w:r>
        <w:r>
          <w:rPr>
            <w:rFonts w:ascii="Calibri" w:hAnsi="Calibri" w:cs="Calibri"/>
            <w:i/>
            <w:iCs/>
            <w:vertAlign w:val="superscript"/>
          </w:rPr>
          <w:t>1</w:t>
        </w:r>
        <w:r>
          <w:rPr>
            <w:rFonts w:ascii="Calibri" w:hAnsi="Calibri" w:cs="Calibri"/>
          </w:rPr>
          <w:t xml:space="preserve">; </w:t>
        </w:r>
      </w:ins>
      <w:r w:rsidR="00E53D2C" w:rsidRPr="00E53D2C">
        <w:rPr>
          <w:rFonts w:ascii="Calibri" w:hAnsi="Calibri" w:cs="Calibri"/>
        </w:rPr>
        <w:t>Matthias Pfister, MD;</w:t>
      </w:r>
      <w:del w:id="1" w:author="fariba abbassi" w:date="2025-10-13T08:57:00Z" w16du:dateUtc="2025-10-13T06:57:00Z">
        <w:r w:rsidR="00E53D2C" w:rsidRPr="00E53D2C" w:rsidDel="00014BE8">
          <w:rPr>
            <w:rFonts w:ascii="Calibri" w:hAnsi="Calibri" w:cs="Calibri"/>
          </w:rPr>
          <w:delText xml:space="preserve"> Milo A Puhan, MD, PhD;</w:delText>
        </w:r>
      </w:del>
      <w:r w:rsidR="00E53D2C" w:rsidRPr="00E53D2C">
        <w:rPr>
          <w:rFonts w:ascii="Calibri" w:hAnsi="Calibri" w:cs="Calibri"/>
        </w:rPr>
        <w:t xml:space="preserve"> Pierre-Alain Clavien, MD, PhD;</w:t>
      </w:r>
      <w:ins w:id="2" w:author="fariba abbassi" w:date="2025-10-13T08:57:00Z" w16du:dateUtc="2025-10-13T06:57:00Z">
        <w:r>
          <w:rPr>
            <w:rFonts w:ascii="Calibri" w:hAnsi="Calibri" w:cs="Calibri"/>
          </w:rPr>
          <w:t xml:space="preserve"> </w:t>
        </w:r>
        <w:r w:rsidRPr="00E53D2C">
          <w:rPr>
            <w:rFonts w:ascii="Calibri" w:hAnsi="Calibri" w:cs="Calibri"/>
          </w:rPr>
          <w:t>Milo A Puhan, MD, PhD</w:t>
        </w:r>
      </w:ins>
    </w:p>
    <w:p w14:paraId="79F96455" w14:textId="423B457C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2209489E" w14:textId="3C07F2B0" w:rsidR="00E53D2C" w:rsidRPr="00E53D2C" w:rsidRDefault="00014BE8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ins w:id="3" w:author="fariba abbassi" w:date="2025-10-13T08:57:00Z" w16du:dateUtc="2025-10-13T06:57:00Z">
        <w:r>
          <w:rPr>
            <w:rFonts w:ascii="Calibri" w:hAnsi="Calibri" w:cs="Calibri"/>
            <w:i/>
            <w:iCs/>
            <w:vertAlign w:val="superscript"/>
          </w:rPr>
          <w:t>1</w:t>
        </w:r>
      </w:ins>
      <w:del w:id="4" w:author="fariba abbassi" w:date="2025-10-13T08:57:00Z" w16du:dateUtc="2025-10-13T06:57:00Z">
        <w:r w:rsidR="00E53D2C" w:rsidRPr="00E53D2C" w:rsidDel="00014BE8">
          <w:rPr>
            <w:rFonts w:ascii="Calibri" w:hAnsi="Calibri" w:cs="Calibri"/>
            <w:i/>
            <w:iCs/>
          </w:rPr>
          <w:br/>
        </w:r>
        <w:r w:rsidR="00E53D2C" w:rsidRPr="00E53D2C" w:rsidDel="00014BE8">
          <w:rPr>
            <w:rFonts w:ascii="Calibri" w:hAnsi="Calibri" w:cs="Calibri"/>
            <w:i/>
            <w:iCs/>
            <w:vertAlign w:val="superscript"/>
          </w:rPr>
          <w:delText>2</w:delText>
        </w:r>
      </w:del>
      <w:r w:rsidR="00E53D2C"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  <w:r w:rsidR="00E53D2C" w:rsidRPr="00E53D2C">
        <w:rPr>
          <w:rFonts w:ascii="Calibri" w:hAnsi="Calibri" w:cs="Calibri"/>
          <w:i/>
          <w:iCs/>
        </w:rPr>
        <w:br/>
      </w:r>
      <w:r w:rsidR="00E53D2C" w:rsidRPr="00E53D2C">
        <w:rPr>
          <w:rFonts w:ascii="Calibri" w:hAnsi="Calibri" w:cs="Calibri"/>
          <w:i/>
          <w:iCs/>
        </w:rPr>
        <w:br/>
      </w:r>
      <w:r w:rsidR="00E53D2C" w:rsidRPr="00E53D2C">
        <w:rPr>
          <w:rFonts w:ascii="Calibri" w:hAnsi="Calibri" w:cs="Calibri"/>
          <w:i/>
          <w:iCs/>
          <w:vertAlign w:val="superscript"/>
        </w:rPr>
        <w:t>3</w:t>
      </w:r>
      <w:r w:rsidR="00E53D2C" w:rsidRPr="00E53D2C">
        <w:rPr>
          <w:rFonts w:ascii="Calibri" w:hAnsi="Calibri" w:cs="Calibri"/>
          <w:i/>
          <w:iCs/>
          <w:color w:val="212121"/>
          <w:shd w:val="clear" w:color="auto" w:fill="FFFFFF"/>
        </w:rPr>
        <w:t>Wyss Zurich Translational Center, ETH Zurich and University of Zurich, Zurich (Switzerland)</w:t>
      </w:r>
      <w:r w:rsidR="00E53D2C"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E53D2C"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E53D2C" w:rsidRPr="00E53D2C">
        <w:rPr>
          <w:rFonts w:ascii="Calibri" w:hAnsi="Calibri" w:cs="Calibri"/>
          <w:i/>
          <w:iCs/>
          <w:vertAlign w:val="superscript"/>
        </w:rPr>
        <w:t>4</w:t>
      </w:r>
      <w:r w:rsidR="00E53D2C" w:rsidRPr="00E53D2C">
        <w:rPr>
          <w:rFonts w:ascii="Calibri" w:hAnsi="Calibri" w:cs="Calibri"/>
          <w:i/>
          <w:iCs/>
          <w:color w:val="212121"/>
          <w:shd w:val="clear" w:color="auto" w:fill="FFFFFF"/>
        </w:rPr>
        <w:t>Department of Visceral, Thoracic, Vascular Surgery and Angiology, City Hospital Triemli, Zürich (Switzerland)</w:t>
      </w:r>
      <w:r w:rsidR="00E53D2C"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E53D2C" w:rsidRPr="00E53D2C">
        <w:rPr>
          <w:rFonts w:ascii="Calibri" w:hAnsi="Calibri" w:cs="Calibri"/>
          <w:i/>
          <w:iCs/>
          <w:vertAlign w:val="superscript"/>
        </w:rPr>
        <w:br/>
        <w:t>5</w:t>
      </w:r>
      <w:r w:rsidR="00E53D2C"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="00E53D2C" w:rsidRPr="00E53D2C">
        <w:rPr>
          <w:rFonts w:ascii="Calibri" w:hAnsi="Calibri" w:cs="Calibri"/>
          <w:i/>
          <w:iCs/>
        </w:rPr>
        <w:br/>
      </w:r>
    </w:p>
    <w:p w14:paraId="67F5EF26" w14:textId="77777777" w:rsidR="00E53D2C" w:rsidRPr="00E53D2C" w:rsidRDefault="00E53D2C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0E47293" w14:textId="77777777" w:rsidR="00E53D2C" w:rsidRPr="00E53D2C" w:rsidRDefault="00E53D2C" w:rsidP="00E53D2C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A4EFF72" wp14:editId="03AA897E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53D2C">
        <w:rPr>
          <w:rFonts w:ascii="Calibri" w:hAnsi="Calibri" w:cs="Calibri"/>
          <w:sz w:val="24"/>
          <w:szCs w:val="24"/>
        </w:rPr>
        <w:t>Pierre-A Clavien, MD, PhD</w:t>
      </w:r>
    </w:p>
    <w:p w14:paraId="370C4F37" w14:textId="77777777" w:rsidR="00E53D2C" w:rsidRPr="00E53D2C" w:rsidRDefault="00E53D2C" w:rsidP="00E53D2C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color w:val="000000"/>
        </w:rPr>
      </w:pPr>
      <w:r w:rsidRPr="00E53D2C">
        <w:rPr>
          <w:rFonts w:ascii="Calibri" w:hAnsi="Calibri" w:cs="Calibri"/>
          <w:i/>
          <w:iCs/>
          <w:color w:val="201F1E"/>
        </w:rPr>
        <w:tab/>
        <w:t>University of Zurich and Wyss Translational Center</w:t>
      </w:r>
    </w:p>
    <w:p w14:paraId="6E47B457" w14:textId="77777777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Swiss Medical Network</w:t>
      </w:r>
    </w:p>
    <w:p w14:paraId="4FDE52C2" w14:textId="77777777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</w:r>
      <w:proofErr w:type="spellStart"/>
      <w:r w:rsidRPr="00E53D2C">
        <w:rPr>
          <w:rFonts w:ascii="Calibri" w:hAnsi="Calibri" w:cs="Calibri"/>
          <w:i/>
          <w:iCs/>
          <w:color w:val="201F1E"/>
        </w:rPr>
        <w:t>Toblerstrasse</w:t>
      </w:r>
      <w:proofErr w:type="spellEnd"/>
      <w:r w:rsidRPr="00E53D2C">
        <w:rPr>
          <w:rFonts w:ascii="Calibri" w:hAnsi="Calibri" w:cs="Calibri"/>
          <w:i/>
          <w:iCs/>
          <w:color w:val="201F1E"/>
        </w:rPr>
        <w:t xml:space="preserve"> 51</w:t>
      </w:r>
    </w:p>
    <w:p w14:paraId="1F19BE8F" w14:textId="77777777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8044 Zurich, Switzerland</w:t>
      </w:r>
    </w:p>
    <w:p w14:paraId="39B044DF" w14:textId="77777777" w:rsidR="00E53D2C" w:rsidRPr="00E53D2C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</w:rPr>
      </w:pPr>
      <w:r w:rsidRPr="00E53D2C">
        <w:rPr>
          <w:rFonts w:ascii="Calibri" w:hAnsi="Calibri" w:cs="Calibri"/>
          <w:i/>
          <w:iCs/>
          <w:color w:val="201F1E"/>
        </w:rPr>
        <w:tab/>
        <w:t>Email:</w:t>
      </w:r>
      <w:r w:rsidRPr="00E53D2C">
        <w:rPr>
          <w:rFonts w:ascii="Calibri" w:hAnsi="Calibri" w:cs="Calibri"/>
          <w:i/>
          <w:iCs/>
          <w:color w:val="201F1E"/>
          <w:bdr w:val="none" w:sz="0" w:space="0" w:color="auto" w:frame="1"/>
        </w:rPr>
        <w:t> </w:t>
      </w:r>
      <w:hyperlink r:id="rId5" w:tgtFrame="_blank" w:history="1">
        <w:r w:rsidRPr="00E53D2C">
          <w:rPr>
            <w:rStyle w:val="Hyperlink"/>
            <w:rFonts w:ascii="Calibri" w:hAnsi="Calibri" w:cs="Calibri"/>
            <w:i/>
            <w:iCs/>
            <w:bdr w:val="none" w:sz="0" w:space="0" w:color="auto" w:frame="1"/>
          </w:rPr>
          <w:t>clavien@access.uzh.ch</w:t>
        </w:r>
      </w:hyperlink>
    </w:p>
    <w:p w14:paraId="3FA2FD40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54718507" w14:textId="4F75DB77" w:rsidR="00E53D2C" w:rsidRDefault="00E53D2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FE32DA1" w14:textId="77777777" w:rsidR="00E53D2C" w:rsidRPr="0006265B" w:rsidRDefault="00E53D2C" w:rsidP="00E53D2C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  <w:r w:rsidRPr="0006265B">
        <w:rPr>
          <w:rFonts w:ascii="Calibri" w:hAnsi="Calibri" w:cs="Calibri"/>
          <w:b/>
          <w:bCs/>
          <w:sz w:val="22"/>
          <w:szCs w:val="22"/>
        </w:rPr>
        <w:lastRenderedPageBreak/>
        <w:t>Background and Aims</w:t>
      </w:r>
    </w:p>
    <w:p w14:paraId="163C75DC" w14:textId="77777777" w:rsidR="0006265B" w:rsidRPr="0006265B" w:rsidRDefault="0006265B" w:rsidP="00E53D2C">
      <w:pPr>
        <w:spacing w:line="480" w:lineRule="auto"/>
        <w:rPr>
          <w:rFonts w:ascii="Calibri" w:hAnsi="Calibri" w:cs="Calibri"/>
          <w:sz w:val="22"/>
          <w:szCs w:val="22"/>
        </w:rPr>
      </w:pPr>
      <w:r w:rsidRPr="0006265B">
        <w:rPr>
          <w:rFonts w:ascii="Calibri" w:hAnsi="Calibri" w:cs="Calibri"/>
          <w:sz w:val="22"/>
          <w:szCs w:val="22"/>
        </w:rPr>
        <w:t>The Comprehensive Complication Index (CCI®) offers a continuous, weighted assessment of all postoperative complications, providing a more refined quantification of surgical morbidity than traditional categorical systems. As such, the CCI® has become a cornerstone metric for evaluating surgical outcomes in randomized controlled trials (RCTs).</w:t>
      </w:r>
      <w:r w:rsidRPr="0006265B">
        <w:rPr>
          <w:rFonts w:ascii="Calibri" w:hAnsi="Calibri" w:cs="Calibri"/>
          <w:sz w:val="22"/>
          <w:szCs w:val="22"/>
        </w:rPr>
        <w:br/>
        <w:t xml:space="preserve">However, quality in surgery depends not only on patient outcomes but also on the methodological rigor with which these outcomes are generated and reported. Although the use of the CCI® in RCTs is increasing, it remains unclear how consistently it is applied and whether its declaration in registered protocols aligns with the corresponding publications. </w:t>
      </w:r>
    </w:p>
    <w:p w14:paraId="4BE0988A" w14:textId="291886C0" w:rsidR="00E53D2C" w:rsidRPr="0006265B" w:rsidRDefault="0006265B" w:rsidP="00E53D2C">
      <w:pPr>
        <w:spacing w:line="480" w:lineRule="auto"/>
        <w:rPr>
          <w:rFonts w:ascii="Calibri" w:hAnsi="Calibri" w:cs="Calibri"/>
          <w:sz w:val="22"/>
          <w:szCs w:val="22"/>
        </w:rPr>
      </w:pPr>
      <w:r w:rsidRPr="0006265B">
        <w:rPr>
          <w:rFonts w:ascii="Calibri" w:hAnsi="Calibri" w:cs="Calibri"/>
          <w:sz w:val="22"/>
          <w:szCs w:val="22"/>
        </w:rPr>
        <w:t>This study aimed to systematically evaluate the use of the CCI® in surgical RCTs, to assess protocol–publication concordance as a marker of research quality, and to determine whether observed between-group differences reflecting clinical relevance.</w:t>
      </w:r>
    </w:p>
    <w:p w14:paraId="7B1204D1" w14:textId="77777777" w:rsidR="0006265B" w:rsidRPr="0006265B" w:rsidRDefault="0006265B" w:rsidP="00E53D2C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5E1EB408" w14:textId="2CF62C66" w:rsidR="00E53D2C" w:rsidRPr="0006265B" w:rsidRDefault="00E53D2C" w:rsidP="00E53D2C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  <w:r w:rsidRPr="0006265B">
        <w:rPr>
          <w:rFonts w:ascii="Calibri" w:hAnsi="Calibri" w:cs="Calibri"/>
          <w:b/>
          <w:bCs/>
          <w:sz w:val="22"/>
          <w:szCs w:val="22"/>
        </w:rPr>
        <w:t>Study Design</w:t>
      </w:r>
    </w:p>
    <w:p w14:paraId="4254CBC6" w14:textId="63766DE3" w:rsidR="00E53D2C" w:rsidRPr="0006265B" w:rsidRDefault="00867646" w:rsidP="00E53D2C">
      <w:pPr>
        <w:spacing w:line="480" w:lineRule="auto"/>
        <w:rPr>
          <w:rFonts w:ascii="Calibri" w:hAnsi="Calibri" w:cs="Calibri"/>
          <w:sz w:val="22"/>
          <w:szCs w:val="22"/>
        </w:rPr>
      </w:pPr>
      <w:r w:rsidRPr="0006265B">
        <w:rPr>
          <w:rFonts w:ascii="Calibri" w:hAnsi="Calibri" w:cs="Calibri"/>
          <w:sz w:val="22"/>
          <w:szCs w:val="22"/>
        </w:rPr>
        <w:t xml:space="preserve">Through a systematic literature search in Scopus (August 2023, updated July 2025) we identified all randomized controlled trials (RCTs) using the CCI® as an endpoint. Extracted data included the designation of the CCI® (primary, secondary, or exploratory endpoint), trial framework (superiority, non-inferiority, or equivalence), and whether sample size calculations were based on the CCI®. The same parameters were evaluated in the corresponding pre-trial documentation to assess concordance and identify discrepancies between </w:t>
      </w:r>
      <w:r w:rsidRPr="0006265B">
        <w:rPr>
          <w:rStyle w:val="Fett"/>
          <w:rFonts w:ascii="Calibri" w:hAnsi="Calibri" w:cs="Calibri"/>
          <w:b w:val="0"/>
          <w:bCs w:val="0"/>
          <w:sz w:val="22"/>
          <w:szCs w:val="22"/>
        </w:rPr>
        <w:t>planification and publication of results</w:t>
      </w:r>
      <w:r w:rsidRPr="0006265B">
        <w:rPr>
          <w:rFonts w:ascii="Calibri" w:hAnsi="Calibri" w:cs="Calibri"/>
          <w:sz w:val="22"/>
          <w:szCs w:val="22"/>
        </w:rPr>
        <w:t>. For RCTs defining the CCI® as the primary endpoint, we assessed statistical significance, the magnitude of between-group differences, and whether clinical significance was addressed.</w:t>
      </w:r>
    </w:p>
    <w:p w14:paraId="7600EDB9" w14:textId="77777777" w:rsidR="0006265B" w:rsidRPr="0006265B" w:rsidRDefault="0006265B" w:rsidP="00E53D2C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</w:p>
    <w:p w14:paraId="5B37AA11" w14:textId="7D4FB5DD" w:rsidR="00E53D2C" w:rsidRPr="0006265B" w:rsidRDefault="00E53D2C" w:rsidP="00E53D2C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  <w:r w:rsidRPr="0006265B">
        <w:rPr>
          <w:rFonts w:ascii="Calibri" w:hAnsi="Calibri" w:cs="Calibri"/>
          <w:b/>
          <w:bCs/>
          <w:sz w:val="22"/>
          <w:szCs w:val="22"/>
        </w:rPr>
        <w:t>Results</w:t>
      </w:r>
    </w:p>
    <w:p w14:paraId="40D58CC5" w14:textId="513C476C" w:rsidR="0006265B" w:rsidRPr="0006265B" w:rsidRDefault="0006265B" w:rsidP="00E53D2C">
      <w:pPr>
        <w:spacing w:line="480" w:lineRule="auto"/>
        <w:rPr>
          <w:rFonts w:ascii="Calibri" w:hAnsi="Calibri" w:cs="Calibri"/>
          <w:sz w:val="22"/>
          <w:szCs w:val="22"/>
        </w:rPr>
      </w:pPr>
      <w:r w:rsidRPr="0006265B">
        <w:rPr>
          <w:rFonts w:ascii="Calibri" w:hAnsi="Calibri" w:cs="Calibri"/>
          <w:sz w:val="22"/>
          <w:szCs w:val="22"/>
        </w:rPr>
        <w:t xml:space="preserve">Of 1612 records citing the CCI® up to July 2025, 139 RCTs were eligible for inclusion, comprising 90 published and 49 ongoing trials </w:t>
      </w:r>
      <w:r w:rsidR="00867646" w:rsidRPr="0006265B">
        <w:rPr>
          <w:rFonts w:ascii="Calibri" w:hAnsi="Calibri" w:cs="Calibri"/>
          <w:sz w:val="22"/>
          <w:szCs w:val="22"/>
        </w:rPr>
        <w:t>(</w:t>
      </w:r>
      <w:r w:rsidR="00867646" w:rsidRPr="0006265B">
        <w:rPr>
          <w:rFonts w:ascii="Calibri" w:hAnsi="Calibri" w:cs="Calibri"/>
          <w:b/>
          <w:bCs/>
          <w:sz w:val="22"/>
          <w:szCs w:val="22"/>
        </w:rPr>
        <w:t>Figure 1</w:t>
      </w:r>
      <w:r w:rsidR="00867646" w:rsidRPr="0006265B">
        <w:rPr>
          <w:rFonts w:ascii="Calibri" w:hAnsi="Calibri" w:cs="Calibri"/>
          <w:sz w:val="22"/>
          <w:szCs w:val="22"/>
        </w:rPr>
        <w:t>)</w:t>
      </w:r>
      <w:r w:rsidR="0018618F" w:rsidRPr="0006265B">
        <w:rPr>
          <w:rFonts w:ascii="Calibri" w:hAnsi="Calibri" w:cs="Calibri"/>
          <w:sz w:val="22"/>
          <w:szCs w:val="22"/>
        </w:rPr>
        <w:t xml:space="preserve">. </w:t>
      </w:r>
      <w:r w:rsidRPr="0006265B">
        <w:rPr>
          <w:rFonts w:ascii="Calibri" w:hAnsi="Calibri" w:cs="Calibri"/>
          <w:sz w:val="22"/>
          <w:szCs w:val="22"/>
        </w:rPr>
        <w:t xml:space="preserve">The CCI® was defined as a </w:t>
      </w:r>
      <w:r w:rsidRPr="0006265B">
        <w:rPr>
          <w:rStyle w:val="Fett"/>
          <w:rFonts w:ascii="Calibri" w:hAnsi="Calibri" w:cs="Calibri"/>
          <w:sz w:val="22"/>
          <w:szCs w:val="22"/>
        </w:rPr>
        <w:t>primary endpoint in xx (xx%)</w:t>
      </w:r>
      <w:r w:rsidRPr="0006265B">
        <w:rPr>
          <w:rFonts w:ascii="Calibri" w:hAnsi="Calibri" w:cs="Calibri"/>
          <w:sz w:val="22"/>
          <w:szCs w:val="22"/>
        </w:rPr>
        <w:t xml:space="preserve">, </w:t>
      </w:r>
      <w:r w:rsidRPr="0006265B">
        <w:rPr>
          <w:rStyle w:val="Fett"/>
          <w:rFonts w:ascii="Calibri" w:hAnsi="Calibri" w:cs="Calibri"/>
          <w:sz w:val="22"/>
          <w:szCs w:val="22"/>
        </w:rPr>
        <w:t>secondary in xx (xx%)</w:t>
      </w:r>
      <w:r w:rsidRPr="0006265B">
        <w:rPr>
          <w:rFonts w:ascii="Calibri" w:hAnsi="Calibri" w:cs="Calibri"/>
          <w:sz w:val="22"/>
          <w:szCs w:val="22"/>
        </w:rPr>
        <w:t xml:space="preserve">, and </w:t>
      </w:r>
      <w:r w:rsidRPr="0006265B">
        <w:rPr>
          <w:rStyle w:val="Fett"/>
          <w:rFonts w:ascii="Calibri" w:hAnsi="Calibri" w:cs="Calibri"/>
          <w:sz w:val="22"/>
          <w:szCs w:val="22"/>
        </w:rPr>
        <w:t>exploratory in x (x%)</w:t>
      </w:r>
      <w:r w:rsidRPr="0006265B">
        <w:rPr>
          <w:rFonts w:ascii="Calibri" w:hAnsi="Calibri" w:cs="Calibri"/>
          <w:sz w:val="22"/>
          <w:szCs w:val="22"/>
        </w:rPr>
        <w:t xml:space="preserve"> trial. Only </w:t>
      </w:r>
      <w:r w:rsidRPr="0006265B">
        <w:rPr>
          <w:rStyle w:val="Fett"/>
          <w:rFonts w:ascii="Calibri" w:hAnsi="Calibri" w:cs="Calibri"/>
          <w:sz w:val="22"/>
          <w:szCs w:val="22"/>
        </w:rPr>
        <w:t>xx (x%)</w:t>
      </w:r>
      <w:r w:rsidRPr="0006265B">
        <w:rPr>
          <w:rFonts w:ascii="Calibri" w:hAnsi="Calibri" w:cs="Calibri"/>
          <w:sz w:val="22"/>
          <w:szCs w:val="22"/>
        </w:rPr>
        <w:t xml:space="preserve"> trials incorporated the CCI® into </w:t>
      </w:r>
      <w:r w:rsidRPr="0006265B">
        <w:rPr>
          <w:rStyle w:val="Fett"/>
          <w:rFonts w:ascii="Calibri" w:hAnsi="Calibri" w:cs="Calibri"/>
          <w:sz w:val="22"/>
          <w:szCs w:val="22"/>
        </w:rPr>
        <w:lastRenderedPageBreak/>
        <w:t>sample-size calculations</w:t>
      </w:r>
      <w:r w:rsidRPr="0006265B">
        <w:rPr>
          <w:rFonts w:ascii="Calibri" w:hAnsi="Calibri" w:cs="Calibri"/>
          <w:sz w:val="22"/>
          <w:szCs w:val="22"/>
        </w:rPr>
        <w:t>.</w:t>
      </w:r>
      <w:r w:rsidR="0018618F" w:rsidRPr="0006265B">
        <w:rPr>
          <w:rFonts w:ascii="Calibri" w:hAnsi="Calibri" w:cs="Calibri"/>
          <w:sz w:val="22"/>
          <w:szCs w:val="22"/>
        </w:rPr>
        <w:br/>
      </w:r>
      <w:r w:rsidRPr="0006265B">
        <w:rPr>
          <w:rFonts w:ascii="Calibri" w:hAnsi="Calibri" w:cs="Calibri"/>
          <w:sz w:val="22"/>
          <w:szCs w:val="22"/>
        </w:rPr>
        <w:t>A pre-trial document was available for 87 published RCTs, including 33 (38%) published protocols, 9 (10%) protocols included as supplementary material, and 46 (53%) registered records.</w:t>
      </w:r>
      <w:r w:rsidR="00867646" w:rsidRPr="0006265B">
        <w:rPr>
          <w:rFonts w:ascii="Calibri" w:hAnsi="Calibri" w:cs="Calibri"/>
          <w:sz w:val="22"/>
          <w:szCs w:val="22"/>
        </w:rPr>
        <w:t xml:space="preserve"> </w:t>
      </w:r>
      <w:r w:rsidRPr="0006265B">
        <w:rPr>
          <w:rFonts w:ascii="Calibri" w:hAnsi="Calibri" w:cs="Calibri"/>
          <w:sz w:val="22"/>
          <w:szCs w:val="22"/>
        </w:rPr>
        <w:t>Among published RCTs, the CCI® was declared as a primary endpoint in % (n=), whereas only % (n=14) of the pre-trial documents planned such designation.</w:t>
      </w:r>
    </w:p>
    <w:p w14:paraId="1A87152E" w14:textId="1C0CC320" w:rsidR="00867646" w:rsidRPr="0006265B" w:rsidRDefault="00E53D2C" w:rsidP="00E53D2C">
      <w:pPr>
        <w:spacing w:line="480" w:lineRule="auto"/>
        <w:rPr>
          <w:rFonts w:ascii="Calibri" w:hAnsi="Calibri" w:cs="Calibri"/>
          <w:sz w:val="22"/>
          <w:szCs w:val="22"/>
        </w:rPr>
      </w:pPr>
      <w:r w:rsidRPr="0006265B">
        <w:rPr>
          <w:rFonts w:ascii="Calibri" w:hAnsi="Calibri" w:cs="Calibri"/>
          <w:sz w:val="22"/>
          <w:szCs w:val="22"/>
        </w:rPr>
        <w:t xml:space="preserve">Overall concordance between protocols and publications </w:t>
      </w:r>
      <w:r w:rsidR="0006265B" w:rsidRPr="0006265B">
        <w:rPr>
          <w:rFonts w:ascii="Calibri" w:hAnsi="Calibri" w:cs="Calibri"/>
          <w:sz w:val="22"/>
          <w:szCs w:val="22"/>
        </w:rPr>
        <w:t xml:space="preserve">was good and </w:t>
      </w:r>
      <w:r w:rsidR="00867646" w:rsidRPr="0006265B">
        <w:rPr>
          <w:rFonts w:ascii="Calibri" w:hAnsi="Calibri" w:cs="Calibri"/>
          <w:sz w:val="22"/>
          <w:szCs w:val="22"/>
        </w:rPr>
        <w:t xml:space="preserve">is shown in </w:t>
      </w:r>
      <w:r w:rsidR="00867646" w:rsidRPr="0006265B">
        <w:rPr>
          <w:rFonts w:ascii="Calibri" w:hAnsi="Calibri" w:cs="Calibri"/>
          <w:b/>
          <w:bCs/>
          <w:sz w:val="22"/>
          <w:szCs w:val="22"/>
        </w:rPr>
        <w:t>Table 1</w:t>
      </w:r>
      <w:r w:rsidRPr="0006265B">
        <w:rPr>
          <w:rFonts w:ascii="Calibri" w:hAnsi="Calibri" w:cs="Calibri"/>
          <w:sz w:val="22"/>
          <w:szCs w:val="22"/>
        </w:rPr>
        <w:t xml:space="preserve">. </w:t>
      </w:r>
    </w:p>
    <w:p w14:paraId="129DA043" w14:textId="77777777" w:rsidR="00867646" w:rsidRPr="0006265B" w:rsidRDefault="00867646" w:rsidP="00E53D2C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4A0504D3" w14:textId="4B443477" w:rsidR="00E53D2C" w:rsidRPr="0006265B" w:rsidRDefault="00E53D2C" w:rsidP="00E53D2C">
      <w:pPr>
        <w:spacing w:line="480" w:lineRule="auto"/>
        <w:rPr>
          <w:rFonts w:ascii="Calibri" w:hAnsi="Calibri" w:cs="Calibri"/>
          <w:color w:val="EE0000"/>
          <w:sz w:val="22"/>
          <w:szCs w:val="22"/>
        </w:rPr>
      </w:pPr>
      <w:r w:rsidRPr="0006265B">
        <w:rPr>
          <w:rFonts w:ascii="Calibri" w:hAnsi="Calibri" w:cs="Calibri"/>
          <w:color w:val="EE0000"/>
          <w:sz w:val="22"/>
          <w:szCs w:val="22"/>
        </w:rPr>
        <w:t>Among studies using the CCI® as a primary endpoint, statistically significant differences between groups were infrequent, and only a small proportion demonstrated differences ≥12 points. Sample size calculations based on the CCI® were reported in 19.2% of protocols and 32.5% of publications.</w:t>
      </w:r>
    </w:p>
    <w:p w14:paraId="3D9700E0" w14:textId="77777777" w:rsidR="00E53D2C" w:rsidRPr="0006265B" w:rsidRDefault="00E53D2C" w:rsidP="00E53D2C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650957BB" w14:textId="77777777" w:rsidR="00E53D2C" w:rsidRPr="0006265B" w:rsidRDefault="00E53D2C" w:rsidP="00E53D2C">
      <w:pPr>
        <w:spacing w:line="480" w:lineRule="auto"/>
        <w:rPr>
          <w:rFonts w:ascii="Calibri" w:hAnsi="Calibri" w:cs="Calibri"/>
          <w:b/>
          <w:bCs/>
          <w:sz w:val="22"/>
          <w:szCs w:val="22"/>
        </w:rPr>
      </w:pPr>
      <w:r w:rsidRPr="0006265B">
        <w:rPr>
          <w:rFonts w:ascii="Calibri" w:hAnsi="Calibri" w:cs="Calibri"/>
          <w:b/>
          <w:bCs/>
          <w:sz w:val="22"/>
          <w:szCs w:val="22"/>
        </w:rPr>
        <w:t>Discussion</w:t>
      </w:r>
    </w:p>
    <w:p w14:paraId="2FE6CA7C" w14:textId="77777777" w:rsidR="00E53D2C" w:rsidRPr="0006265B" w:rsidRDefault="00E53D2C" w:rsidP="00E53D2C">
      <w:pPr>
        <w:spacing w:line="480" w:lineRule="auto"/>
        <w:rPr>
          <w:rFonts w:ascii="Calibri" w:hAnsi="Calibri" w:cs="Calibri"/>
          <w:sz w:val="22"/>
          <w:szCs w:val="22"/>
        </w:rPr>
      </w:pPr>
      <w:r w:rsidRPr="0006265B">
        <w:rPr>
          <w:rFonts w:ascii="Calibri" w:hAnsi="Calibri" w:cs="Calibri"/>
          <w:sz w:val="22"/>
          <w:szCs w:val="22"/>
        </w:rPr>
        <w:t>The use and reporting of the CCI® in surgical RCTs show notable inconsistencies between registered protocols and final publications. Furthermore, most trials failed to reach clinically meaningful differences despite statistical significance, questioning the interpretability of reported outcomes.</w:t>
      </w:r>
    </w:p>
    <w:p w14:paraId="43F2D6F5" w14:textId="77777777" w:rsidR="00E53D2C" w:rsidRPr="0006265B" w:rsidRDefault="00E53D2C" w:rsidP="00E53D2C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562D3BA9" w14:textId="77777777" w:rsidR="00E53D2C" w:rsidRPr="0006265B" w:rsidRDefault="00E53D2C" w:rsidP="00E53D2C">
      <w:pPr>
        <w:spacing w:line="480" w:lineRule="auto"/>
        <w:rPr>
          <w:rFonts w:ascii="Calibri" w:hAnsi="Calibri" w:cs="Calibri"/>
          <w:sz w:val="22"/>
          <w:szCs w:val="22"/>
        </w:rPr>
      </w:pPr>
      <w:r w:rsidRPr="0006265B">
        <w:rPr>
          <w:rFonts w:ascii="Calibri" w:hAnsi="Calibri" w:cs="Calibri"/>
          <w:sz w:val="22"/>
          <w:szCs w:val="22"/>
        </w:rPr>
        <w:t>Conclusion</w:t>
      </w:r>
    </w:p>
    <w:p w14:paraId="2056A740" w14:textId="77777777" w:rsidR="00E53D2C" w:rsidRPr="0006265B" w:rsidRDefault="00E53D2C" w:rsidP="00E53D2C">
      <w:pPr>
        <w:spacing w:line="480" w:lineRule="auto"/>
        <w:rPr>
          <w:rFonts w:ascii="Calibri" w:hAnsi="Calibri" w:cs="Calibri"/>
          <w:sz w:val="22"/>
          <w:szCs w:val="22"/>
        </w:rPr>
      </w:pPr>
    </w:p>
    <w:p w14:paraId="45012E03" w14:textId="375B0875" w:rsidR="00E53D2C" w:rsidRPr="0006265B" w:rsidRDefault="00E53D2C" w:rsidP="00E53D2C">
      <w:pPr>
        <w:spacing w:line="480" w:lineRule="auto"/>
        <w:rPr>
          <w:rFonts w:ascii="Calibri" w:hAnsi="Calibri" w:cs="Calibri"/>
          <w:sz w:val="22"/>
          <w:szCs w:val="22"/>
        </w:rPr>
      </w:pPr>
      <w:r w:rsidRPr="0006265B">
        <w:rPr>
          <w:rFonts w:ascii="Calibri" w:hAnsi="Calibri" w:cs="Calibri"/>
          <w:sz w:val="22"/>
          <w:szCs w:val="22"/>
        </w:rPr>
        <w:t>The CCI® is increasingly used in surgical RCTs, yet inconsistencies in endpoint declaration and a lack of clinically relevant differences highlight the need for methodological rigor and transparent reporting in complication-related outcomes.</w:t>
      </w:r>
    </w:p>
    <w:sectPr w:rsidR="00E53D2C" w:rsidRPr="000626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C"/>
    <w:rsid w:val="00014BE8"/>
    <w:rsid w:val="00030067"/>
    <w:rsid w:val="0003527F"/>
    <w:rsid w:val="0006139C"/>
    <w:rsid w:val="0006265B"/>
    <w:rsid w:val="00070B1D"/>
    <w:rsid w:val="00090360"/>
    <w:rsid w:val="000953A6"/>
    <w:rsid w:val="00097855"/>
    <w:rsid w:val="000D321A"/>
    <w:rsid w:val="000E21D2"/>
    <w:rsid w:val="000E240F"/>
    <w:rsid w:val="000F66FA"/>
    <w:rsid w:val="00120B60"/>
    <w:rsid w:val="0015142E"/>
    <w:rsid w:val="00167844"/>
    <w:rsid w:val="0018618F"/>
    <w:rsid w:val="001D6A53"/>
    <w:rsid w:val="001E6CD4"/>
    <w:rsid w:val="001F68EF"/>
    <w:rsid w:val="002239BB"/>
    <w:rsid w:val="00226B94"/>
    <w:rsid w:val="00270439"/>
    <w:rsid w:val="00284156"/>
    <w:rsid w:val="002A0DDB"/>
    <w:rsid w:val="002A25DF"/>
    <w:rsid w:val="002B3B49"/>
    <w:rsid w:val="002C1064"/>
    <w:rsid w:val="00301AE3"/>
    <w:rsid w:val="00314AC0"/>
    <w:rsid w:val="0037403F"/>
    <w:rsid w:val="00385B81"/>
    <w:rsid w:val="00395FC8"/>
    <w:rsid w:val="003A242F"/>
    <w:rsid w:val="003B7943"/>
    <w:rsid w:val="003D6348"/>
    <w:rsid w:val="004062C0"/>
    <w:rsid w:val="00416E69"/>
    <w:rsid w:val="00485EE9"/>
    <w:rsid w:val="004E6BC9"/>
    <w:rsid w:val="00510C46"/>
    <w:rsid w:val="0053120D"/>
    <w:rsid w:val="00535A24"/>
    <w:rsid w:val="00545285"/>
    <w:rsid w:val="0056396C"/>
    <w:rsid w:val="00566C89"/>
    <w:rsid w:val="00581168"/>
    <w:rsid w:val="005A29E4"/>
    <w:rsid w:val="005A3D11"/>
    <w:rsid w:val="005B1523"/>
    <w:rsid w:val="005D0BCD"/>
    <w:rsid w:val="005E0239"/>
    <w:rsid w:val="005E7A84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B491A"/>
    <w:rsid w:val="006C09EE"/>
    <w:rsid w:val="00703310"/>
    <w:rsid w:val="00715474"/>
    <w:rsid w:val="0071640D"/>
    <w:rsid w:val="007218EB"/>
    <w:rsid w:val="00734E55"/>
    <w:rsid w:val="00746DE9"/>
    <w:rsid w:val="00762C11"/>
    <w:rsid w:val="00797FBB"/>
    <w:rsid w:val="007D42E0"/>
    <w:rsid w:val="007D6959"/>
    <w:rsid w:val="008026AA"/>
    <w:rsid w:val="008455AE"/>
    <w:rsid w:val="00867646"/>
    <w:rsid w:val="0088584E"/>
    <w:rsid w:val="008A32FE"/>
    <w:rsid w:val="008C4E41"/>
    <w:rsid w:val="008E65FE"/>
    <w:rsid w:val="00904B93"/>
    <w:rsid w:val="00921A89"/>
    <w:rsid w:val="009350A3"/>
    <w:rsid w:val="00942466"/>
    <w:rsid w:val="009870EB"/>
    <w:rsid w:val="009F4126"/>
    <w:rsid w:val="00A047B3"/>
    <w:rsid w:val="00A17F3A"/>
    <w:rsid w:val="00A21BAC"/>
    <w:rsid w:val="00A21DC6"/>
    <w:rsid w:val="00A43CAB"/>
    <w:rsid w:val="00AB5731"/>
    <w:rsid w:val="00AD333C"/>
    <w:rsid w:val="00AD5EA4"/>
    <w:rsid w:val="00AD782E"/>
    <w:rsid w:val="00AF0D29"/>
    <w:rsid w:val="00B0759F"/>
    <w:rsid w:val="00B35645"/>
    <w:rsid w:val="00B4520F"/>
    <w:rsid w:val="00B5111A"/>
    <w:rsid w:val="00B62F21"/>
    <w:rsid w:val="00B7010B"/>
    <w:rsid w:val="00B81A9A"/>
    <w:rsid w:val="00B8768C"/>
    <w:rsid w:val="00B9628A"/>
    <w:rsid w:val="00BD6375"/>
    <w:rsid w:val="00CD555F"/>
    <w:rsid w:val="00CD6EDC"/>
    <w:rsid w:val="00CD7C3E"/>
    <w:rsid w:val="00D14F2C"/>
    <w:rsid w:val="00D25F73"/>
    <w:rsid w:val="00D331D0"/>
    <w:rsid w:val="00D66E39"/>
    <w:rsid w:val="00D82151"/>
    <w:rsid w:val="00DD1D21"/>
    <w:rsid w:val="00E0311A"/>
    <w:rsid w:val="00E3182D"/>
    <w:rsid w:val="00E529A4"/>
    <w:rsid w:val="00E53D2C"/>
    <w:rsid w:val="00E702BE"/>
    <w:rsid w:val="00E82283"/>
    <w:rsid w:val="00EA071D"/>
    <w:rsid w:val="00EA48F6"/>
    <w:rsid w:val="00EC6227"/>
    <w:rsid w:val="00F02BC4"/>
    <w:rsid w:val="00F037E2"/>
    <w:rsid w:val="00F35634"/>
    <w:rsid w:val="00FB1C60"/>
    <w:rsid w:val="00FB65C1"/>
    <w:rsid w:val="00FC7739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04786"/>
  <w15:chartTrackingRefBased/>
  <w15:docId w15:val="{4AC88F6A-9253-1446-BB24-42B96B9E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D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3D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D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D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D2C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D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D2C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D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D2C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53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D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D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D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53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D2C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E53D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D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D2C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53D2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53D2C"/>
    <w:rPr>
      <w:b/>
      <w:bCs/>
    </w:rPr>
  </w:style>
  <w:style w:type="paragraph" w:customStyle="1" w:styleId="Lehmannheading2">
    <w:name w:val="Lehmann heading 2"/>
    <w:basedOn w:val="Standard"/>
    <w:uiPriority w:val="99"/>
    <w:qFormat/>
    <w:rsid w:val="00E53D2C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53D2C"/>
    <w:rPr>
      <w:color w:val="467886" w:themeColor="hyperlink"/>
      <w:u w:val="single"/>
    </w:rPr>
  </w:style>
  <w:style w:type="paragraph" w:styleId="berarbeitung">
    <w:name w:val="Revision"/>
    <w:hidden/>
    <w:uiPriority w:val="99"/>
    <w:semiHidden/>
    <w:rsid w:val="00F037E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lavien@access.uzh.c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4</cp:revision>
  <dcterms:created xsi:type="dcterms:W3CDTF">2025-10-12T21:56:00Z</dcterms:created>
  <dcterms:modified xsi:type="dcterms:W3CDTF">2025-10-13T07:21:00Z</dcterms:modified>
</cp:coreProperties>
</file>