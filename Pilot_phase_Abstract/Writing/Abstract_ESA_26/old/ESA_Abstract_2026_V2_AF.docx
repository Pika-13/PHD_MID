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0E24" w14:textId="09BEC947" w:rsidR="00E53D2C" w:rsidRPr="00C04E8F" w:rsidRDefault="000F2CF8" w:rsidP="000F2CF8">
      <w:pPr>
        <w:spacing w:line="480" w:lineRule="auto"/>
        <w:ind w:firstLine="0"/>
        <w:jc w:val="center"/>
        <w:rPr>
          <w:rFonts w:ascii="Calibri" w:hAnsi="Calibri" w:cs="Calibri"/>
          <w:b/>
          <w:bCs/>
          <w:sz w:val="28"/>
          <w:szCs w:val="28"/>
        </w:rPr>
      </w:pPr>
      <w:r w:rsidRPr="000F2CF8">
        <w:rPr>
          <w:rFonts w:ascii="Calibri" w:hAnsi="Calibri" w:cs="Calibri"/>
          <w:b/>
          <w:bCs/>
          <w:sz w:val="28"/>
          <w:szCs w:val="28"/>
        </w:rPr>
        <w:t xml:space="preserve">From Plan to Publication </w:t>
      </w:r>
      <w:r>
        <w:rPr>
          <w:rFonts w:ascii="Calibri" w:hAnsi="Calibri" w:cs="Calibri"/>
          <w:b/>
          <w:bCs/>
          <w:sz w:val="28"/>
          <w:szCs w:val="28"/>
        </w:rPr>
        <w:t>in Randomized Controlled Trials:</w:t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 A Systematic Evaluation of </w:t>
      </w:r>
      <w:r w:rsidR="00472E5E">
        <w:rPr>
          <w:rFonts w:ascii="Calibri" w:hAnsi="Calibri" w:cs="Calibri"/>
          <w:b/>
          <w:bCs/>
          <w:sz w:val="28"/>
          <w:szCs w:val="28"/>
        </w:rPr>
        <w:t>Pre-Trial Documents</w:t>
      </w:r>
      <w:r w:rsidR="00472E5E" w:rsidRPr="000F2CF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F2CF8">
        <w:rPr>
          <w:rFonts w:ascii="Calibri" w:hAnsi="Calibri" w:cs="Calibri"/>
          <w:b/>
          <w:bCs/>
          <w:sz w:val="28"/>
          <w:szCs w:val="28"/>
        </w:rPr>
        <w:t>and Publications</w:t>
      </w:r>
      <w:r w:rsidR="00A13881">
        <w:rPr>
          <w:rFonts w:ascii="Calibri" w:hAnsi="Calibri" w:cs="Calibri"/>
          <w:b/>
          <w:bCs/>
          <w:sz w:val="28"/>
          <w:szCs w:val="28"/>
        </w:rPr>
        <w:t xml:space="preserve"> using t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 xml:space="preserve">he </w:t>
      </w:r>
      <w:r w:rsidR="00A13881">
        <w:rPr>
          <w:rFonts w:ascii="Calibri" w:hAnsi="Calibri" w:cs="Calibri"/>
          <w:b/>
          <w:bCs/>
          <w:sz w:val="28"/>
          <w:szCs w:val="28"/>
        </w:rPr>
        <w:t>Comprehensive Complication Index (CCI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>®</w:t>
      </w:r>
      <w:r w:rsidR="00A13881">
        <w:rPr>
          <w:rFonts w:ascii="Calibri" w:hAnsi="Calibri" w:cs="Calibri"/>
          <w:b/>
          <w:bCs/>
          <w:sz w:val="28"/>
          <w:szCs w:val="28"/>
        </w:rPr>
        <w:t>)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 xml:space="preserve"> as an Endpoint</w:t>
      </w:r>
    </w:p>
    <w:p w14:paraId="15A5420A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13162A64" w14:textId="0063EAED" w:rsidR="00E53D2C" w:rsidRPr="00C04E8F" w:rsidRDefault="00014BE8" w:rsidP="00C04E8F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Fariba Abbassi,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Joana Rodrigues</w:t>
      </w:r>
      <w:r w:rsidR="00AB3B77">
        <w:rPr>
          <w:rFonts w:ascii="Calibri" w:hAnsi="Calibri" w:cs="Calibri"/>
          <w:b/>
          <w:bCs/>
        </w:rPr>
        <w:t xml:space="preserve"> Ribeiro</w:t>
      </w:r>
      <w:r w:rsidRPr="00C04E8F">
        <w:rPr>
          <w:rFonts w:ascii="Calibri" w:hAnsi="Calibri" w:cs="Calibri"/>
          <w:b/>
          <w:bCs/>
        </w:rPr>
        <w:t>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 xml:space="preserve">; </w:t>
      </w:r>
      <w:r w:rsidR="00E53D2C" w:rsidRPr="00C04E8F">
        <w:rPr>
          <w:rFonts w:ascii="Calibri" w:hAnsi="Calibri" w:cs="Calibri"/>
          <w:b/>
          <w:bCs/>
        </w:rPr>
        <w:t>Matthias Pfister, MD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E53D2C" w:rsidRPr="00C04E8F">
        <w:rPr>
          <w:rFonts w:ascii="Calibri" w:hAnsi="Calibri" w:cs="Calibri"/>
          <w:b/>
          <w:bCs/>
        </w:rPr>
        <w:t xml:space="preserve">; </w:t>
      </w:r>
      <w:r w:rsidR="00FF7C37" w:rsidRPr="00C04E8F">
        <w:rPr>
          <w:rFonts w:ascii="Calibri" w:hAnsi="Calibri" w:cs="Calibri"/>
          <w:b/>
          <w:bCs/>
        </w:rPr>
        <w:br/>
      </w:r>
      <w:r w:rsidR="00E53D2C" w:rsidRPr="00C04E8F">
        <w:rPr>
          <w:rFonts w:ascii="Calibri" w:hAnsi="Calibri" w:cs="Calibri"/>
          <w:b/>
          <w:bCs/>
        </w:rPr>
        <w:t>Pierre-Alain Clavien,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3</w:t>
      </w:r>
      <w:r w:rsidR="00E53D2C" w:rsidRPr="00C04E8F">
        <w:rPr>
          <w:rFonts w:ascii="Calibri" w:hAnsi="Calibri" w:cs="Calibri"/>
          <w:b/>
          <w:bCs/>
        </w:rPr>
        <w:t>;</w:t>
      </w:r>
      <w:r w:rsidRPr="00C04E8F">
        <w:rPr>
          <w:rFonts w:ascii="Calibri" w:hAnsi="Calibri" w:cs="Calibri"/>
          <w:b/>
          <w:bCs/>
        </w:rPr>
        <w:t xml:space="preserve"> Milo A Puhan,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7D7B227" wp14:editId="38DA56EA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6455" w14:textId="423B457C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39DAA145" w14:textId="0E36A426" w:rsidR="00FF7C37" w:rsidRDefault="00014BE8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  <w:vertAlign w:val="superscript"/>
        </w:rPr>
        <w:t>1</w:t>
      </w:r>
      <w:r w:rsidR="00E53D2C" w:rsidRPr="00E53D2C">
        <w:rPr>
          <w:rFonts w:ascii="Calibri" w:hAnsi="Calibri" w:cs="Calibri"/>
          <w:i/>
          <w:iCs/>
        </w:rPr>
        <w:t>Epidemiology, Biostatistics and Prevention Institute, University of Zurich, Zurich (Switzerland)</w:t>
      </w:r>
    </w:p>
    <w:p w14:paraId="25B67860" w14:textId="750A2C0C" w:rsidR="00FF7C37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E53D2C">
        <w:rPr>
          <w:rFonts w:ascii="Calibri" w:hAnsi="Calibri" w:cs="Calibri"/>
          <w:i/>
          <w:iCs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2</w:t>
      </w:r>
      <w:r w:rsidR="00FF7C37" w:rsidRPr="00FF7C37">
        <w:rPr>
          <w:rFonts w:ascii="Calibri" w:hAnsi="Calibri" w:cs="Calibri"/>
          <w:i/>
          <w:iCs/>
        </w:rPr>
        <w:t>Department of Surgery, Cantonal Hospital Thurgau, Frauenfeld</w:t>
      </w:r>
      <w:r w:rsidR="00FF7C37">
        <w:rPr>
          <w:rFonts w:ascii="Calibri" w:hAnsi="Calibri" w:cs="Calibri"/>
          <w:i/>
          <w:iCs/>
        </w:rPr>
        <w:t xml:space="preserve"> </w:t>
      </w: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2209489E" w14:textId="1FA87CD4" w:rsidR="00E53D2C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3</w:t>
      </w:r>
      <w:r w:rsidRPr="00E53D2C">
        <w:rPr>
          <w:rFonts w:ascii="Calibri" w:hAnsi="Calibri" w:cs="Calibri"/>
          <w:i/>
          <w:iCs/>
        </w:rPr>
        <w:t>Professor of Surgery and Transplantation, University of Zurich, Wyss Translational Center, Swiss Medical Network, Zurich (Switzerland)</w:t>
      </w:r>
      <w:r w:rsidRPr="00E53D2C">
        <w:rPr>
          <w:rFonts w:ascii="Calibri" w:hAnsi="Calibri" w:cs="Calibri"/>
          <w:i/>
          <w:iCs/>
        </w:rPr>
        <w:br/>
      </w:r>
    </w:p>
    <w:p w14:paraId="61AF3116" w14:textId="46576F5E" w:rsidR="00FF7C37" w:rsidRDefault="00FF7C37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*Both authors contributed equally to this work</w:t>
      </w:r>
    </w:p>
    <w:p w14:paraId="40403A10" w14:textId="77777777" w:rsidR="00FF7C37" w:rsidRPr="00E53D2C" w:rsidRDefault="00FF7C37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67F5EF26" w14:textId="77777777" w:rsidR="00E53D2C" w:rsidRDefault="00E53D2C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8041FD7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06EFC325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43554A05" w14:textId="77777777" w:rsidR="00FF7C37" w:rsidRPr="00E53D2C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0E47293" w14:textId="1DC99CBC" w:rsidR="00E53D2C" w:rsidRPr="00E53D2C" w:rsidRDefault="00E53D2C" w:rsidP="00E53D2C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color w:val="000000"/>
          <w:sz w:val="24"/>
          <w:szCs w:val="24"/>
        </w:rPr>
      </w:pPr>
      <w:r w:rsidRPr="00E53D2C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3A4EFF72" wp14:editId="03AA897E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 Corresponding author: </w:t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ab/>
      </w:r>
      <w:r w:rsidR="00FF7C37">
        <w:rPr>
          <w:rFonts w:ascii="Calibri" w:hAnsi="Calibri" w:cs="Calibri"/>
          <w:sz w:val="24"/>
          <w:szCs w:val="24"/>
        </w:rPr>
        <w:t>Milo A Puhan</w:t>
      </w:r>
      <w:r w:rsidRPr="00E53D2C">
        <w:rPr>
          <w:rFonts w:ascii="Calibri" w:hAnsi="Calibri" w:cs="Calibri"/>
          <w:sz w:val="24"/>
          <w:szCs w:val="24"/>
        </w:rPr>
        <w:t>, MD, PhD</w:t>
      </w:r>
    </w:p>
    <w:p w14:paraId="0A6AA6EC" w14:textId="29DB696F" w:rsidR="00FF7C37" w:rsidRDefault="00E53D2C" w:rsidP="00FF7C37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University of Zurich</w:t>
      </w:r>
    </w:p>
    <w:p w14:paraId="6E47B457" w14:textId="0529C360" w:rsidR="00E53D2C" w:rsidRPr="00E53D2C" w:rsidRDefault="00FF7C37" w:rsidP="00C04E8F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>
        <w:rPr>
          <w:rFonts w:ascii="Calibri" w:hAnsi="Calibri" w:cs="Calibri"/>
          <w:i/>
          <w:iCs/>
          <w:color w:val="201F1E"/>
        </w:rPr>
        <w:tab/>
        <w:t>Epidemiology, Biostatistics and Prevention Institute</w:t>
      </w:r>
    </w:p>
    <w:p w14:paraId="4FDE52C2" w14:textId="2E38E6D5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E53D2C">
        <w:rPr>
          <w:rFonts w:ascii="Calibri" w:hAnsi="Calibri" w:cs="Calibri"/>
          <w:i/>
          <w:iCs/>
          <w:color w:val="201F1E"/>
        </w:rPr>
        <w:tab/>
      </w:r>
      <w:r w:rsidR="00FF7C37" w:rsidRPr="00F67EEB">
        <w:rPr>
          <w:rFonts w:ascii="Calibri" w:hAnsi="Calibri" w:cs="Calibri"/>
          <w:i/>
          <w:iCs/>
          <w:color w:val="201F1E"/>
          <w:lang w:val="de-CH"/>
        </w:rPr>
        <w:t>Hirschengraben 84</w:t>
      </w:r>
    </w:p>
    <w:p w14:paraId="1F19BE8F" w14:textId="57FC529E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F67EEB">
        <w:rPr>
          <w:rFonts w:ascii="Calibri" w:hAnsi="Calibri" w:cs="Calibri"/>
          <w:i/>
          <w:iCs/>
          <w:color w:val="201F1E"/>
          <w:lang w:val="de-CH"/>
        </w:rPr>
        <w:tab/>
        <w:t>80</w:t>
      </w:r>
      <w:r w:rsidR="00FF7C37" w:rsidRPr="00F67EEB">
        <w:rPr>
          <w:rFonts w:ascii="Calibri" w:hAnsi="Calibri" w:cs="Calibri"/>
          <w:i/>
          <w:iCs/>
          <w:color w:val="201F1E"/>
          <w:lang w:val="de-CH"/>
        </w:rPr>
        <w:t>01</w:t>
      </w:r>
      <w:r w:rsidRPr="00F67EEB">
        <w:rPr>
          <w:rFonts w:ascii="Calibri" w:hAnsi="Calibri" w:cs="Calibri"/>
          <w:i/>
          <w:iCs/>
          <w:color w:val="201F1E"/>
          <w:lang w:val="de-CH"/>
        </w:rPr>
        <w:t xml:space="preserve"> Zurich, Switzerland</w:t>
      </w:r>
    </w:p>
    <w:p w14:paraId="39B044DF" w14:textId="05FA5E0E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</w:pPr>
      <w:r w:rsidRPr="00F67EEB">
        <w:rPr>
          <w:rFonts w:ascii="Calibri" w:hAnsi="Calibri" w:cs="Calibri"/>
          <w:i/>
          <w:iCs/>
          <w:color w:val="201F1E"/>
          <w:lang w:val="de-CH"/>
        </w:rPr>
        <w:tab/>
      </w:r>
      <w:proofErr w:type="gramStart"/>
      <w:r w:rsidRPr="00F67EEB">
        <w:rPr>
          <w:rFonts w:ascii="Calibri" w:hAnsi="Calibri" w:cs="Calibri"/>
          <w:i/>
          <w:iCs/>
          <w:color w:val="201F1E"/>
          <w:lang w:val="de-CH"/>
        </w:rPr>
        <w:t>Email</w:t>
      </w:r>
      <w:proofErr w:type="gramEnd"/>
      <w:r w:rsidRPr="00F67EEB">
        <w:rPr>
          <w:rFonts w:ascii="Calibri" w:hAnsi="Calibri" w:cs="Calibri"/>
          <w:i/>
          <w:iCs/>
          <w:color w:val="201F1E"/>
          <w:lang w:val="de-CH"/>
        </w:rPr>
        <w:t>:</w:t>
      </w:r>
      <w:r w:rsidRPr="00F67EEB">
        <w:rPr>
          <w:rFonts w:ascii="Calibri" w:hAnsi="Calibri" w:cs="Calibri"/>
          <w:i/>
          <w:iCs/>
          <w:color w:val="201F1E"/>
          <w:bdr w:val="none" w:sz="0" w:space="0" w:color="auto" w:frame="1"/>
          <w:lang w:val="de-CH"/>
        </w:rPr>
        <w:t> </w:t>
      </w:r>
      <w:r w:rsidR="00FF7C37" w:rsidRPr="00F67EEB"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  <w:t>miloalan.puhan@uzh.ch</w:t>
      </w:r>
    </w:p>
    <w:p w14:paraId="3FA2FD40" w14:textId="77777777" w:rsidR="00E53D2C" w:rsidRPr="00F67EEB" w:rsidRDefault="00E53D2C" w:rsidP="00E53D2C">
      <w:pPr>
        <w:spacing w:line="480" w:lineRule="auto"/>
        <w:rPr>
          <w:rFonts w:ascii="Calibri" w:hAnsi="Calibri" w:cs="Calibri"/>
          <w:lang w:val="de-CH"/>
        </w:rPr>
      </w:pPr>
    </w:p>
    <w:p w14:paraId="54718507" w14:textId="4F75DB77" w:rsidR="00E53D2C" w:rsidRPr="00F67EEB" w:rsidRDefault="00E53D2C">
      <w:pPr>
        <w:rPr>
          <w:rFonts w:ascii="Calibri" w:hAnsi="Calibri" w:cs="Calibri"/>
          <w:lang w:val="de-CH"/>
        </w:rPr>
      </w:pPr>
      <w:r w:rsidRPr="00F67EEB">
        <w:rPr>
          <w:rFonts w:ascii="Calibri" w:hAnsi="Calibri" w:cs="Calibri"/>
          <w:lang w:val="de-CH"/>
        </w:rPr>
        <w:br w:type="page"/>
      </w:r>
    </w:p>
    <w:p w14:paraId="74ED4F2D" w14:textId="30FC1ED5" w:rsidR="00FF7C37" w:rsidRPr="00C04E8F" w:rsidRDefault="00FF7C37" w:rsidP="00C04E8F">
      <w:pPr>
        <w:spacing w:line="480" w:lineRule="auto"/>
        <w:ind w:firstLine="0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lastRenderedPageBreak/>
        <w:t>Abstract</w:t>
      </w:r>
    </w:p>
    <w:p w14:paraId="627F7640" w14:textId="77777777" w:rsidR="00C04E8F" w:rsidRDefault="00C04E8F" w:rsidP="00FF7C37">
      <w:pPr>
        <w:spacing w:line="480" w:lineRule="auto"/>
        <w:ind w:firstLine="708"/>
        <w:rPr>
          <w:rFonts w:ascii="Calibri" w:hAnsi="Calibri" w:cs="Calibri"/>
          <w:b/>
          <w:bCs/>
        </w:rPr>
      </w:pPr>
    </w:p>
    <w:p w14:paraId="43F3C24C" w14:textId="6B24167C" w:rsidR="00FF7C37" w:rsidRDefault="00E53D2C" w:rsidP="00FF7C37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  <w:b/>
          <w:bCs/>
        </w:rPr>
        <w:t xml:space="preserve">Background and </w:t>
      </w:r>
      <w:r w:rsidR="00FF7C37">
        <w:rPr>
          <w:rFonts w:ascii="Calibri" w:hAnsi="Calibri" w:cs="Calibri"/>
          <w:b/>
          <w:bCs/>
        </w:rPr>
        <w:t>a</w:t>
      </w:r>
      <w:r w:rsidRPr="00C04E8F">
        <w:rPr>
          <w:rFonts w:ascii="Calibri" w:hAnsi="Calibri" w:cs="Calibri"/>
          <w:b/>
          <w:bCs/>
        </w:rPr>
        <w:t>ims</w:t>
      </w:r>
    </w:p>
    <w:p w14:paraId="3532A5CD" w14:textId="0EFAE8C4" w:rsidR="000F2CF8" w:rsidRDefault="0006265B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The Comprehensive Complication Index (CCI®) offers a weighted assessment of all postoperative complications, providing a more refined quantification of surgical morbidity </w:t>
      </w:r>
      <w:r w:rsidR="00D326BC">
        <w:rPr>
          <w:rFonts w:ascii="Calibri" w:hAnsi="Calibri" w:cs="Calibri"/>
        </w:rPr>
        <w:t xml:space="preserve">on a continuous </w:t>
      </w:r>
      <w:r w:rsidR="00FA4045">
        <w:rPr>
          <w:rFonts w:ascii="Calibri" w:hAnsi="Calibri" w:cs="Calibri"/>
        </w:rPr>
        <w:t>scale compared to</w:t>
      </w:r>
      <w:r w:rsidRPr="00C04E8F">
        <w:rPr>
          <w:rFonts w:ascii="Calibri" w:hAnsi="Calibri" w:cs="Calibri"/>
        </w:rPr>
        <w:t xml:space="preserve"> traditional categorical systems. As such, the CCI® has become a cornerstone </w:t>
      </w:r>
      <w:r w:rsidR="00B46B93">
        <w:rPr>
          <w:rFonts w:ascii="Calibri" w:hAnsi="Calibri" w:cs="Calibri"/>
        </w:rPr>
        <w:t>endpoint in</w:t>
      </w:r>
      <w:r w:rsidRPr="00C04E8F">
        <w:rPr>
          <w:rFonts w:ascii="Calibri" w:hAnsi="Calibri" w:cs="Calibri"/>
        </w:rPr>
        <w:t xml:space="preserve"> randomized controlled trials (RCTs).</w:t>
      </w:r>
      <w:r w:rsidR="00B46B93">
        <w:rPr>
          <w:rFonts w:ascii="Calibri" w:hAnsi="Calibri" w:cs="Calibri"/>
        </w:rPr>
        <w:t xml:space="preserve"> A</w:t>
      </w:r>
      <w:r w:rsidR="000F2CF8" w:rsidRPr="00C04E8F">
        <w:rPr>
          <w:rFonts w:ascii="Calibri" w:hAnsi="Calibri" w:cs="Calibri"/>
        </w:rPr>
        <w:t xml:space="preserve"> </w:t>
      </w:r>
      <w:r w:rsidR="000F2CF8" w:rsidRPr="00C04E8F">
        <w:rPr>
          <w:rStyle w:val="Fett"/>
          <w:rFonts w:ascii="Calibri" w:hAnsi="Calibri" w:cs="Calibri"/>
          <w:b w:val="0"/>
          <w:bCs w:val="0"/>
        </w:rPr>
        <w:t>minimal important difference (MID) of 12 CCI® points</w:t>
      </w:r>
      <w:r w:rsidR="00B46B93">
        <w:rPr>
          <w:rStyle w:val="Fett"/>
          <w:rFonts w:ascii="Calibri" w:hAnsi="Calibri" w:cs="Calibri"/>
          <w:b w:val="0"/>
          <w:bCs w:val="0"/>
        </w:rPr>
        <w:t xml:space="preserve"> between treatment groups</w:t>
      </w:r>
      <w:r w:rsidR="000F2CF8" w:rsidRPr="00C04E8F">
        <w:rPr>
          <w:rFonts w:ascii="Calibri" w:hAnsi="Calibri" w:cs="Calibri"/>
        </w:rPr>
        <w:t xml:space="preserve"> has been proposed to indicate clinically meaningful </w:t>
      </w:r>
      <w:r w:rsidR="00B46B93">
        <w:rPr>
          <w:rFonts w:ascii="Calibri" w:hAnsi="Calibri" w:cs="Calibri"/>
        </w:rPr>
        <w:t>effects</w:t>
      </w:r>
      <w:r w:rsidR="000F2CF8" w:rsidRPr="00C04E8F">
        <w:rPr>
          <w:rFonts w:ascii="Calibri" w:hAnsi="Calibri" w:cs="Calibri"/>
        </w:rPr>
        <w:t>.</w:t>
      </w:r>
    </w:p>
    <w:p w14:paraId="163C75DC" w14:textId="4AC07295" w:rsidR="0006265B" w:rsidRPr="00C04E8F" w:rsidRDefault="0006265B" w:rsidP="00C04E8F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However, quality in surgery depends not only on patient outcomes but also on the methodological rigor </w:t>
      </w:r>
      <w:r w:rsidR="003756E4">
        <w:rPr>
          <w:rFonts w:ascii="Calibri" w:hAnsi="Calibri" w:cs="Calibri"/>
        </w:rPr>
        <w:t>of surgical research</w:t>
      </w:r>
      <w:r w:rsidRPr="00C04E8F">
        <w:rPr>
          <w:rFonts w:ascii="Calibri" w:hAnsi="Calibri" w:cs="Calibri"/>
        </w:rPr>
        <w:t xml:space="preserve">. Although the use of the CCI® in RCTs is increasing, it remains unclear how consistently it is applied and whether its declaration in registered </w:t>
      </w:r>
      <w:r w:rsidR="0008320E">
        <w:rPr>
          <w:rFonts w:ascii="Calibri" w:hAnsi="Calibri" w:cs="Calibri"/>
        </w:rPr>
        <w:t>pre-trial documents</w:t>
      </w:r>
      <w:r w:rsidR="0008320E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align</w:t>
      </w:r>
      <w:r w:rsidR="00B46B93">
        <w:rPr>
          <w:rFonts w:ascii="Calibri" w:hAnsi="Calibri" w:cs="Calibri"/>
        </w:rPr>
        <w:t>s</w:t>
      </w:r>
      <w:r w:rsidRPr="00C04E8F">
        <w:rPr>
          <w:rFonts w:ascii="Calibri" w:hAnsi="Calibri" w:cs="Calibri"/>
        </w:rPr>
        <w:t xml:space="preserve"> with the corresponding publications. </w:t>
      </w:r>
    </w:p>
    <w:p w14:paraId="4BE0988A" w14:textId="232C416F" w:rsidR="00E53D2C" w:rsidRPr="00C04E8F" w:rsidRDefault="0006265B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This </w:t>
      </w:r>
      <w:r w:rsidR="003723C1">
        <w:rPr>
          <w:rFonts w:ascii="Calibri" w:hAnsi="Calibri" w:cs="Calibri"/>
        </w:rPr>
        <w:t>meta</w:t>
      </w:r>
      <w:r w:rsidR="00B46B93">
        <w:rPr>
          <w:rFonts w:ascii="Calibri" w:hAnsi="Calibri" w:cs="Calibri"/>
        </w:rPr>
        <w:t>-</w:t>
      </w:r>
      <w:r w:rsidR="003723C1">
        <w:rPr>
          <w:rFonts w:ascii="Calibri" w:hAnsi="Calibri" w:cs="Calibri"/>
        </w:rPr>
        <w:t xml:space="preserve">research </w:t>
      </w:r>
      <w:r w:rsidRPr="00C04E8F">
        <w:rPr>
          <w:rFonts w:ascii="Calibri" w:hAnsi="Calibri" w:cs="Calibri"/>
        </w:rPr>
        <w:t>study systematically evaluate</w:t>
      </w:r>
      <w:r w:rsidR="00B46B93">
        <w:rPr>
          <w:rFonts w:ascii="Calibri" w:hAnsi="Calibri" w:cs="Calibri"/>
        </w:rPr>
        <w:t>d</w:t>
      </w:r>
      <w:r w:rsidRPr="00C04E8F">
        <w:rPr>
          <w:rFonts w:ascii="Calibri" w:hAnsi="Calibri" w:cs="Calibri"/>
        </w:rPr>
        <w:t xml:space="preserve"> the use of the CCI® in surgical RCTs, assess</w:t>
      </w:r>
      <w:r w:rsidR="00B46B93">
        <w:rPr>
          <w:rFonts w:ascii="Calibri" w:hAnsi="Calibri" w:cs="Calibri"/>
        </w:rPr>
        <w:t>ed</w:t>
      </w:r>
      <w:r w:rsidRPr="00C04E8F">
        <w:rPr>
          <w:rFonts w:ascii="Calibri" w:hAnsi="Calibri" w:cs="Calibri"/>
        </w:rPr>
        <w:t xml:space="preserve"> </w:t>
      </w:r>
      <w:r w:rsidR="00E21E8F" w:rsidRPr="00C04E8F">
        <w:rPr>
          <w:rFonts w:ascii="Calibri" w:hAnsi="Calibri" w:cs="Calibri"/>
        </w:rPr>
        <w:t xml:space="preserve">concordance </w:t>
      </w:r>
      <w:r w:rsidR="00E21E8F">
        <w:rPr>
          <w:rFonts w:ascii="Calibri" w:hAnsi="Calibri" w:cs="Calibri"/>
        </w:rPr>
        <w:t xml:space="preserve">between pre-trial documentation and published </w:t>
      </w:r>
      <w:r w:rsidR="00B46B93">
        <w:rPr>
          <w:rFonts w:ascii="Calibri" w:hAnsi="Calibri" w:cs="Calibri"/>
        </w:rPr>
        <w:t>trial results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as a marker of research quality, and </w:t>
      </w:r>
      <w:r w:rsidR="00B46B93">
        <w:rPr>
          <w:rFonts w:ascii="Calibri" w:hAnsi="Calibri" w:cs="Calibri"/>
        </w:rPr>
        <w:t>examined</w:t>
      </w:r>
      <w:r w:rsidRPr="00C04E8F">
        <w:rPr>
          <w:rFonts w:ascii="Calibri" w:hAnsi="Calibri" w:cs="Calibri"/>
        </w:rPr>
        <w:t xml:space="preserve"> whether observed between-group differences</w:t>
      </w:r>
      <w:r w:rsidR="00472E5E">
        <w:rPr>
          <w:rFonts w:ascii="Calibri" w:hAnsi="Calibri" w:cs="Calibri"/>
        </w:rPr>
        <w:t xml:space="preserve"> of CCI® points</w:t>
      </w:r>
      <w:r w:rsidRPr="00C04E8F">
        <w:rPr>
          <w:rFonts w:ascii="Calibri" w:hAnsi="Calibri" w:cs="Calibri"/>
        </w:rPr>
        <w:t xml:space="preserve"> </w:t>
      </w:r>
      <w:r w:rsidR="00B46B93">
        <w:rPr>
          <w:rFonts w:ascii="Calibri" w:hAnsi="Calibri" w:cs="Calibri"/>
        </w:rPr>
        <w:t>were interpreted for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clinical relevance.</w:t>
      </w:r>
    </w:p>
    <w:p w14:paraId="7B1204D1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E1EB408" w14:textId="2CF62C66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Study Design</w:t>
      </w:r>
    </w:p>
    <w:p w14:paraId="4254CBC6" w14:textId="6DE22B37" w:rsidR="00E53D2C" w:rsidRPr="00C04E8F" w:rsidRDefault="00867646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Through a</w:t>
      </w:r>
      <w:r w:rsidR="003723C1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systematic literature search in Scopus (August 2023, updated July 2025) we identified all RCTs using the CCI® as an endpoint. Extracted data included the designation of the CCI® (primary, secondary, or exploratory endpoint), trial</w:t>
      </w:r>
      <w:r w:rsidR="0025216C">
        <w:rPr>
          <w:rFonts w:ascii="Calibri" w:hAnsi="Calibri" w:cs="Calibri"/>
        </w:rPr>
        <w:t xml:space="preserve"> aim</w:t>
      </w:r>
      <w:r w:rsidRPr="00C04E8F">
        <w:rPr>
          <w:rFonts w:ascii="Calibri" w:hAnsi="Calibri" w:cs="Calibri"/>
        </w:rPr>
        <w:t xml:space="preserve"> (superiority, non-inferiority, or equivalence), and </w:t>
      </w:r>
      <w:r w:rsidR="00E21E8F" w:rsidRPr="00E21E8F">
        <w:rPr>
          <w:rFonts w:ascii="Calibri" w:hAnsi="Calibri" w:cs="Calibri"/>
        </w:rPr>
        <w:t>the use of the CCI® for sample size calculation</w:t>
      </w:r>
      <w:r w:rsidRPr="00C04E8F">
        <w:rPr>
          <w:rFonts w:ascii="Calibri" w:hAnsi="Calibri" w:cs="Calibri"/>
        </w:rPr>
        <w:t xml:space="preserve">. The same parameters were </w:t>
      </w:r>
      <w:r w:rsidR="00B46B93">
        <w:rPr>
          <w:rFonts w:ascii="Calibri" w:hAnsi="Calibri" w:cs="Calibri"/>
        </w:rPr>
        <w:t xml:space="preserve">abstracted from </w:t>
      </w:r>
      <w:r w:rsidRPr="00C04E8F">
        <w:rPr>
          <w:rFonts w:ascii="Calibri" w:hAnsi="Calibri" w:cs="Calibri"/>
        </w:rPr>
        <w:t xml:space="preserve">the corresponding pre-trial documentation to assess concordance and </w:t>
      </w:r>
      <w:r w:rsidRPr="00C04E8F">
        <w:rPr>
          <w:rFonts w:ascii="Calibri" w:hAnsi="Calibri" w:cs="Calibri"/>
        </w:rPr>
        <w:lastRenderedPageBreak/>
        <w:t xml:space="preserve">identify discrepancies between </w:t>
      </w:r>
      <w:r w:rsidR="00F17102">
        <w:rPr>
          <w:rStyle w:val="Fett"/>
          <w:rFonts w:ascii="Calibri" w:hAnsi="Calibri" w:cs="Calibri"/>
          <w:b w:val="0"/>
          <w:bCs w:val="0"/>
        </w:rPr>
        <w:t>study design</w:t>
      </w:r>
      <w:r w:rsidR="00BC708D">
        <w:rPr>
          <w:rStyle w:val="Fett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Fett"/>
          <w:rFonts w:ascii="Calibri" w:hAnsi="Calibri" w:cs="Calibri"/>
          <w:b w:val="0"/>
          <w:bCs w:val="0"/>
        </w:rPr>
        <w:t>and publication</w:t>
      </w:r>
      <w:r w:rsidRPr="00C04E8F">
        <w:rPr>
          <w:rFonts w:ascii="Calibri" w:hAnsi="Calibri" w:cs="Calibri"/>
        </w:rPr>
        <w:t xml:space="preserve">. For RCTs </w:t>
      </w:r>
      <w:r w:rsidR="00B46B93">
        <w:rPr>
          <w:rFonts w:ascii="Calibri" w:hAnsi="Calibri" w:cs="Calibri"/>
        </w:rPr>
        <w:t>specifying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the CCI® as the primary endpoint, we </w:t>
      </w:r>
      <w:r w:rsidR="00B46B93">
        <w:rPr>
          <w:rFonts w:ascii="Calibri" w:hAnsi="Calibri" w:cs="Calibri"/>
        </w:rPr>
        <w:t>recorded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statistical significance, the</w:t>
      </w:r>
      <w:r w:rsidR="00B46B93">
        <w:rPr>
          <w:rFonts w:ascii="Calibri" w:hAnsi="Calibri" w:cs="Calibri"/>
        </w:rPr>
        <w:t xml:space="preserve"> between-group</w:t>
      </w:r>
      <w:r w:rsidRPr="00C04E8F">
        <w:rPr>
          <w:rFonts w:ascii="Calibri" w:hAnsi="Calibri" w:cs="Calibri"/>
        </w:rPr>
        <w:t xml:space="preserve"> </w:t>
      </w:r>
      <w:r w:rsidR="00B46B93">
        <w:rPr>
          <w:rFonts w:ascii="Calibri" w:hAnsi="Calibri" w:cs="Calibri"/>
        </w:rPr>
        <w:t>effect-size</w:t>
      </w:r>
      <w:r w:rsidRPr="00C04E8F">
        <w:rPr>
          <w:rFonts w:ascii="Calibri" w:hAnsi="Calibri" w:cs="Calibri"/>
        </w:rPr>
        <w:t>, and whether clinical significance was addressed.</w:t>
      </w:r>
    </w:p>
    <w:p w14:paraId="7600EDB9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B37AA11" w14:textId="7D4FB5DD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Results</w:t>
      </w:r>
    </w:p>
    <w:p w14:paraId="3425986A" w14:textId="77777777" w:rsidR="00C04E8F" w:rsidRDefault="0006265B" w:rsidP="005F757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Of 1612 records citing the CCI® up to July 2025, 13</w:t>
      </w:r>
      <w:r w:rsidR="00FF7C37" w:rsidRPr="004D2539">
        <w:rPr>
          <w:rFonts w:ascii="Calibri" w:hAnsi="Calibri" w:cs="Calibri"/>
        </w:rPr>
        <w:t>6</w:t>
      </w:r>
      <w:r w:rsidRPr="00C04E8F">
        <w:rPr>
          <w:rFonts w:ascii="Calibri" w:hAnsi="Calibri" w:cs="Calibri"/>
        </w:rPr>
        <w:t xml:space="preserve"> RCTs were eligible for inclusion, comprising </w:t>
      </w:r>
      <w:r w:rsidR="00FF7C37" w:rsidRPr="004D2539">
        <w:rPr>
          <w:rFonts w:ascii="Calibri" w:hAnsi="Calibri" w:cs="Calibri"/>
        </w:rPr>
        <w:t>87</w:t>
      </w:r>
      <w:r w:rsidRPr="00C04E8F">
        <w:rPr>
          <w:rFonts w:ascii="Calibri" w:hAnsi="Calibri" w:cs="Calibri"/>
        </w:rPr>
        <w:t xml:space="preserve"> published and 49 ongoing trials </w:t>
      </w:r>
      <w:r w:rsidR="00867646" w:rsidRPr="00C04E8F">
        <w:rPr>
          <w:rFonts w:ascii="Calibri" w:hAnsi="Calibri" w:cs="Calibri"/>
        </w:rPr>
        <w:t>(</w:t>
      </w:r>
      <w:r w:rsidR="00867646" w:rsidRPr="00C04E8F">
        <w:rPr>
          <w:rFonts w:ascii="Calibri" w:hAnsi="Calibri" w:cs="Calibri"/>
          <w:b/>
          <w:bCs/>
        </w:rPr>
        <w:t>Figure 1</w:t>
      </w:r>
      <w:r w:rsidR="00867646" w:rsidRPr="00C04E8F">
        <w:rPr>
          <w:rFonts w:ascii="Calibri" w:hAnsi="Calibri" w:cs="Calibri"/>
        </w:rPr>
        <w:t>)</w:t>
      </w:r>
      <w:r w:rsidR="0018618F" w:rsidRPr="00C04E8F">
        <w:rPr>
          <w:rFonts w:ascii="Calibri" w:hAnsi="Calibri" w:cs="Calibri"/>
        </w:rPr>
        <w:t xml:space="preserve">. </w:t>
      </w:r>
      <w:r w:rsidRPr="00C04E8F">
        <w:rPr>
          <w:rFonts w:ascii="Calibri" w:hAnsi="Calibri" w:cs="Calibri"/>
        </w:rPr>
        <w:t xml:space="preserve">The CCI® was defined as a </w:t>
      </w:r>
      <w:r w:rsidRPr="00C04E8F">
        <w:rPr>
          <w:rStyle w:val="Fett"/>
          <w:rFonts w:ascii="Calibri" w:hAnsi="Calibri" w:cs="Calibri"/>
          <w:b w:val="0"/>
          <w:bCs w:val="0"/>
        </w:rPr>
        <w:t xml:space="preserve">primary endpoint in 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34</w:t>
      </w:r>
      <w:r w:rsidR="00FF7C37" w:rsidRPr="00C04E8F">
        <w:rPr>
          <w:rStyle w:val="Fett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Fett"/>
          <w:rFonts w:ascii="Calibri" w:hAnsi="Calibri" w:cs="Calibri"/>
          <w:b w:val="0"/>
          <w:bCs w:val="0"/>
        </w:rPr>
        <w:t>(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25</w:t>
      </w:r>
      <w:r w:rsidRPr="00C04E8F">
        <w:rPr>
          <w:rStyle w:val="Fett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, </w:t>
      </w:r>
      <w:r w:rsidRPr="00C04E8F">
        <w:rPr>
          <w:rStyle w:val="Fett"/>
          <w:rFonts w:ascii="Calibri" w:hAnsi="Calibri" w:cs="Calibri"/>
          <w:b w:val="0"/>
          <w:bCs w:val="0"/>
        </w:rPr>
        <w:t xml:space="preserve">secondary in 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10</w:t>
      </w:r>
      <w:r w:rsidR="00C04E8F">
        <w:rPr>
          <w:rStyle w:val="Fett"/>
          <w:rFonts w:ascii="Calibri" w:hAnsi="Calibri" w:cs="Calibri"/>
          <w:b w:val="0"/>
          <w:bCs w:val="0"/>
        </w:rPr>
        <w:t>0</w:t>
      </w:r>
      <w:r w:rsidR="00FF7C37" w:rsidRPr="00C04E8F">
        <w:rPr>
          <w:rStyle w:val="Fett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Fett"/>
          <w:rFonts w:ascii="Calibri" w:hAnsi="Calibri" w:cs="Calibri"/>
          <w:b w:val="0"/>
          <w:bCs w:val="0"/>
        </w:rPr>
        <w:t>(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7</w:t>
      </w:r>
      <w:r w:rsidR="00C04E8F">
        <w:rPr>
          <w:rStyle w:val="Fett"/>
          <w:rFonts w:ascii="Calibri" w:hAnsi="Calibri" w:cs="Calibri"/>
          <w:b w:val="0"/>
          <w:bCs w:val="0"/>
        </w:rPr>
        <w:t>4</w:t>
      </w:r>
      <w:r w:rsidRPr="00C04E8F">
        <w:rPr>
          <w:rStyle w:val="Fett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, and </w:t>
      </w:r>
      <w:r w:rsidRPr="00C04E8F">
        <w:rPr>
          <w:rStyle w:val="Fett"/>
          <w:rFonts w:ascii="Calibri" w:hAnsi="Calibri" w:cs="Calibri"/>
          <w:b w:val="0"/>
          <w:bCs w:val="0"/>
        </w:rPr>
        <w:t xml:space="preserve">exploratory in 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2</w:t>
      </w:r>
      <w:r w:rsidR="00FF7C37" w:rsidRPr="00C04E8F">
        <w:rPr>
          <w:rStyle w:val="Fett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Fett"/>
          <w:rFonts w:ascii="Calibri" w:hAnsi="Calibri" w:cs="Calibri"/>
          <w:b w:val="0"/>
          <w:bCs w:val="0"/>
        </w:rPr>
        <w:t>(</w:t>
      </w:r>
      <w:r w:rsidR="00FF7C37" w:rsidRPr="004D2539">
        <w:rPr>
          <w:rStyle w:val="Fett"/>
          <w:rFonts w:ascii="Calibri" w:hAnsi="Calibri" w:cs="Calibri"/>
          <w:b w:val="0"/>
          <w:bCs w:val="0"/>
        </w:rPr>
        <w:t>1</w:t>
      </w:r>
      <w:r w:rsidRPr="00C04E8F">
        <w:rPr>
          <w:rStyle w:val="Fett"/>
          <w:rFonts w:ascii="Calibri" w:hAnsi="Calibri" w:cs="Calibri"/>
          <w:b w:val="0"/>
          <w:bCs w:val="0"/>
        </w:rPr>
        <w:t>%)</w:t>
      </w:r>
      <w:r w:rsidRPr="00C04E8F">
        <w:rPr>
          <w:rFonts w:ascii="Calibri" w:hAnsi="Calibri" w:cs="Calibri"/>
        </w:rPr>
        <w:t xml:space="preserve"> trial</w:t>
      </w:r>
      <w:r w:rsidR="00FF7C37" w:rsidRPr="004D2539">
        <w:rPr>
          <w:rFonts w:ascii="Calibri" w:hAnsi="Calibri" w:cs="Calibri"/>
        </w:rPr>
        <w:t>s.</w:t>
      </w:r>
      <w:r w:rsidR="00FF7C37" w:rsidRPr="004D2539" w:rsidDel="00FF7C37">
        <w:rPr>
          <w:rFonts w:ascii="Calibri" w:hAnsi="Calibri" w:cs="Calibri"/>
        </w:rPr>
        <w:t xml:space="preserve"> </w:t>
      </w:r>
    </w:p>
    <w:p w14:paraId="1A87152E" w14:textId="6BC446C2" w:rsidR="00867646" w:rsidRPr="00F5749A" w:rsidRDefault="0006265B" w:rsidP="005F757C">
      <w:pPr>
        <w:spacing w:line="480" w:lineRule="auto"/>
        <w:rPr>
          <w:rFonts w:ascii="Calibri" w:hAnsi="Calibri" w:cs="Calibri"/>
          <w:color w:val="000000" w:themeColor="text1"/>
        </w:rPr>
      </w:pPr>
      <w:r w:rsidRPr="00C04E8F">
        <w:rPr>
          <w:rFonts w:ascii="Calibri" w:hAnsi="Calibri" w:cs="Calibri"/>
        </w:rPr>
        <w:t>A pre-trial document was available for 8</w:t>
      </w:r>
      <w:r w:rsidR="00FF7C37" w:rsidRPr="004D2539">
        <w:rPr>
          <w:rFonts w:ascii="Calibri" w:hAnsi="Calibri" w:cs="Calibri"/>
        </w:rPr>
        <w:t>4 (98%)</w:t>
      </w:r>
      <w:r w:rsidRPr="00C04E8F">
        <w:rPr>
          <w:rFonts w:ascii="Calibri" w:hAnsi="Calibri" w:cs="Calibri"/>
        </w:rPr>
        <w:t xml:space="preserve"> published RCTs</w:t>
      </w:r>
      <w:r w:rsidR="00223769">
        <w:rPr>
          <w:rFonts w:ascii="Calibri" w:hAnsi="Calibri" w:cs="Calibri"/>
        </w:rPr>
        <w:t xml:space="preserve"> (</w:t>
      </w:r>
      <w:r w:rsidR="00223769" w:rsidRPr="00C04E8F">
        <w:rPr>
          <w:rFonts w:ascii="Calibri" w:hAnsi="Calibri" w:cs="Calibri"/>
          <w:b/>
          <w:bCs/>
        </w:rPr>
        <w:t>Table 1</w:t>
      </w:r>
      <w:r w:rsidR="00223769">
        <w:rPr>
          <w:rFonts w:ascii="Calibri" w:hAnsi="Calibri" w:cs="Calibri"/>
        </w:rPr>
        <w:t>)</w:t>
      </w:r>
      <w:r w:rsidRPr="00C04E8F">
        <w:rPr>
          <w:rFonts w:ascii="Calibri" w:hAnsi="Calibri" w:cs="Calibri"/>
        </w:rPr>
        <w:t>, including 3</w:t>
      </w:r>
      <w:r w:rsidR="00FF7C37" w:rsidRPr="004D2539">
        <w:rPr>
          <w:rFonts w:ascii="Calibri" w:hAnsi="Calibri" w:cs="Calibri"/>
        </w:rPr>
        <w:t>1</w:t>
      </w:r>
      <w:r w:rsidRPr="00C04E8F">
        <w:rPr>
          <w:rFonts w:ascii="Calibri" w:hAnsi="Calibri" w:cs="Calibri"/>
        </w:rPr>
        <w:t xml:space="preserve"> (3</w:t>
      </w:r>
      <w:r w:rsidR="00FF7C37" w:rsidRPr="004D2539">
        <w:rPr>
          <w:rFonts w:ascii="Calibri" w:hAnsi="Calibri" w:cs="Calibri"/>
        </w:rPr>
        <w:t>7</w:t>
      </w:r>
      <w:r w:rsidRPr="00C04E8F">
        <w:rPr>
          <w:rFonts w:ascii="Calibri" w:hAnsi="Calibri" w:cs="Calibri"/>
        </w:rPr>
        <w:t xml:space="preserve">%) published protocols, </w:t>
      </w:r>
      <w:r w:rsidR="00FF7C37" w:rsidRPr="004D2539">
        <w:rPr>
          <w:rFonts w:ascii="Calibri" w:hAnsi="Calibri" w:cs="Calibri"/>
        </w:rPr>
        <w:t>8</w:t>
      </w:r>
      <w:r w:rsidRPr="00C04E8F">
        <w:rPr>
          <w:rFonts w:ascii="Calibri" w:hAnsi="Calibri" w:cs="Calibri"/>
        </w:rPr>
        <w:t xml:space="preserve"> (10%) </w:t>
      </w:r>
      <w:r w:rsidR="00FF7C37" w:rsidRPr="004D2539">
        <w:rPr>
          <w:rFonts w:ascii="Calibri" w:hAnsi="Calibri" w:cs="Calibri"/>
        </w:rPr>
        <w:t xml:space="preserve">full-text </w:t>
      </w:r>
      <w:r w:rsidRPr="00C04E8F">
        <w:rPr>
          <w:rFonts w:ascii="Calibri" w:hAnsi="Calibri" w:cs="Calibri"/>
        </w:rPr>
        <w:t xml:space="preserve">protocols </w:t>
      </w:r>
      <w:r w:rsidR="004D2539" w:rsidRPr="004D2539">
        <w:rPr>
          <w:rFonts w:ascii="Calibri" w:hAnsi="Calibri" w:cs="Calibri"/>
        </w:rPr>
        <w:t>provided</w:t>
      </w:r>
      <w:r w:rsidR="004D2539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as supplementary material, and 4</w:t>
      </w:r>
      <w:r w:rsidR="00FF7C37" w:rsidRPr="004D2539">
        <w:rPr>
          <w:rFonts w:ascii="Calibri" w:hAnsi="Calibri" w:cs="Calibri"/>
        </w:rPr>
        <w:t>5</w:t>
      </w:r>
      <w:r w:rsidRPr="00C04E8F">
        <w:rPr>
          <w:rFonts w:ascii="Calibri" w:hAnsi="Calibri" w:cs="Calibri"/>
        </w:rPr>
        <w:t xml:space="preserve"> (5</w:t>
      </w:r>
      <w:r w:rsidR="00FF7C37" w:rsidRPr="004D2539">
        <w:rPr>
          <w:rFonts w:ascii="Calibri" w:hAnsi="Calibri" w:cs="Calibri"/>
        </w:rPr>
        <w:t>4</w:t>
      </w:r>
      <w:r w:rsidRPr="00C04E8F">
        <w:rPr>
          <w:rFonts w:ascii="Calibri" w:hAnsi="Calibri" w:cs="Calibri"/>
        </w:rPr>
        <w:t xml:space="preserve">%) </w:t>
      </w:r>
      <w:r w:rsidR="00B46B93">
        <w:rPr>
          <w:rFonts w:ascii="Calibri" w:hAnsi="Calibri" w:cs="Calibri"/>
        </w:rPr>
        <w:t>registry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records.</w:t>
      </w:r>
      <w:r w:rsidR="00867646" w:rsidRPr="00C04E8F">
        <w:rPr>
          <w:rFonts w:ascii="Calibri" w:hAnsi="Calibri" w:cs="Calibri"/>
        </w:rPr>
        <w:t xml:space="preserve"> </w:t>
      </w:r>
      <w:r w:rsidR="005F757C" w:rsidRPr="005F757C">
        <w:rPr>
          <w:rFonts w:ascii="Calibri" w:hAnsi="Calibri" w:cs="Calibri"/>
        </w:rPr>
        <w:t xml:space="preserve">Among these </w:t>
      </w:r>
      <w:r w:rsidR="00B46B93">
        <w:rPr>
          <w:rFonts w:ascii="Calibri" w:hAnsi="Calibri" w:cs="Calibri"/>
        </w:rPr>
        <w:t>RCTs</w:t>
      </w:r>
      <w:r w:rsidR="005F757C" w:rsidRPr="005F757C">
        <w:rPr>
          <w:rFonts w:ascii="Calibri" w:hAnsi="Calibri" w:cs="Calibri"/>
        </w:rPr>
        <w:t xml:space="preserve">, the CCI® was used as a </w:t>
      </w:r>
      <w:r w:rsidR="005F757C" w:rsidRPr="00C04E8F">
        <w:rPr>
          <w:rFonts w:ascii="Calibri" w:hAnsi="Calibri" w:cs="Calibri"/>
        </w:rPr>
        <w:t>primary endpoint in 14 (17%)</w:t>
      </w:r>
      <w:r w:rsidR="0008320E">
        <w:rPr>
          <w:rFonts w:ascii="Calibri" w:hAnsi="Calibri" w:cs="Calibri"/>
        </w:rPr>
        <w:t xml:space="preserve"> trials</w:t>
      </w:r>
      <w:r w:rsidR="005F757C" w:rsidRPr="005F757C">
        <w:rPr>
          <w:rFonts w:ascii="Calibri" w:hAnsi="Calibri" w:cs="Calibri"/>
        </w:rPr>
        <w:t xml:space="preserve">, whereas this designation was </w:t>
      </w:r>
      <w:r w:rsidR="005F757C" w:rsidRPr="00C04E8F">
        <w:rPr>
          <w:rFonts w:ascii="Calibri" w:hAnsi="Calibri" w:cs="Calibri"/>
        </w:rPr>
        <w:t>pre-specified in 12 corresponding pre-trial documents</w:t>
      </w:r>
      <w:r w:rsidR="005F757C" w:rsidRPr="005F757C">
        <w:rPr>
          <w:rFonts w:ascii="Calibri" w:hAnsi="Calibri" w:cs="Calibri"/>
        </w:rPr>
        <w:t xml:space="preserve">, indicating minor discrepancies between </w:t>
      </w:r>
      <w:r w:rsidR="00F17102">
        <w:rPr>
          <w:rFonts w:ascii="Calibri" w:hAnsi="Calibri" w:cs="Calibri"/>
        </w:rPr>
        <w:t>study design</w:t>
      </w:r>
      <w:r w:rsidR="00F17102" w:rsidRPr="005F757C">
        <w:rPr>
          <w:rFonts w:ascii="Calibri" w:hAnsi="Calibri" w:cs="Calibri"/>
        </w:rPr>
        <w:t xml:space="preserve"> </w:t>
      </w:r>
      <w:r w:rsidR="005F757C" w:rsidRPr="005F757C">
        <w:rPr>
          <w:rFonts w:ascii="Calibri" w:hAnsi="Calibri" w:cs="Calibri"/>
        </w:rPr>
        <w:t>and publication</w:t>
      </w:r>
      <w:r w:rsidR="004760AC">
        <w:rPr>
          <w:rFonts w:ascii="Calibri" w:hAnsi="Calibri" w:cs="Calibri"/>
        </w:rPr>
        <w:t xml:space="preserve"> (</w:t>
      </w:r>
      <w:r w:rsidR="004760AC" w:rsidRPr="00C04E8F">
        <w:rPr>
          <w:rFonts w:ascii="Calibri" w:hAnsi="Calibri" w:cs="Calibri"/>
          <w:b/>
          <w:bCs/>
        </w:rPr>
        <w:t xml:space="preserve">Table </w:t>
      </w:r>
      <w:r w:rsidR="00223769">
        <w:rPr>
          <w:rFonts w:ascii="Calibri" w:hAnsi="Calibri" w:cs="Calibri"/>
          <w:b/>
          <w:bCs/>
        </w:rPr>
        <w:t>2</w:t>
      </w:r>
      <w:r w:rsidR="004760AC">
        <w:rPr>
          <w:rFonts w:ascii="Calibri" w:hAnsi="Calibri" w:cs="Calibri"/>
        </w:rPr>
        <w:t>)</w:t>
      </w:r>
      <w:r w:rsidR="005F757C" w:rsidRPr="005F757C">
        <w:rPr>
          <w:rFonts w:ascii="Calibri" w:hAnsi="Calibri" w:cs="Calibri"/>
        </w:rPr>
        <w:t>.</w:t>
      </w:r>
      <w:r w:rsidR="005F757C">
        <w:rPr>
          <w:rFonts w:ascii="Calibri" w:hAnsi="Calibri" w:cs="Calibri"/>
        </w:rPr>
        <w:t xml:space="preserve"> </w:t>
      </w:r>
      <w:r w:rsidR="00530695" w:rsidRPr="00530695">
        <w:rPr>
          <w:rFonts w:ascii="Calibri" w:hAnsi="Calibri" w:cs="Calibri"/>
        </w:rPr>
        <w:t xml:space="preserve">Where reported in pre-trial sources, </w:t>
      </w:r>
      <w:r w:rsidR="00530695">
        <w:rPr>
          <w:rFonts w:ascii="Calibri" w:hAnsi="Calibri" w:cs="Calibri"/>
        </w:rPr>
        <w:t xml:space="preserve">concordance </w:t>
      </w:r>
      <w:r w:rsidR="00B46B93">
        <w:rPr>
          <w:rFonts w:ascii="Calibri" w:hAnsi="Calibri" w:cs="Calibri"/>
        </w:rPr>
        <w:t xml:space="preserve">with </w:t>
      </w:r>
      <w:r w:rsidR="00530695">
        <w:rPr>
          <w:rFonts w:ascii="Calibri" w:hAnsi="Calibri" w:cs="Calibri"/>
        </w:rPr>
        <w:t xml:space="preserve">publication </w:t>
      </w:r>
      <w:r w:rsidR="00530695" w:rsidRPr="00530695">
        <w:rPr>
          <w:rFonts w:ascii="Calibri" w:hAnsi="Calibri" w:cs="Calibri"/>
        </w:rPr>
        <w:t>was 100% for sample-size calculation and 61% for trial aim.</w:t>
      </w:r>
    </w:p>
    <w:p w14:paraId="6B23655D" w14:textId="19B2A2D3" w:rsidR="00B46B93" w:rsidRPr="00C04E8F" w:rsidRDefault="00E53D2C" w:rsidP="00E53D2C">
      <w:pPr>
        <w:spacing w:line="480" w:lineRule="auto"/>
        <w:rPr>
          <w:rFonts w:ascii="Calibri" w:hAnsi="Calibri" w:cs="Calibri"/>
          <w:color w:val="000000" w:themeColor="text1"/>
        </w:rPr>
      </w:pPr>
      <w:r w:rsidRPr="00F5749A">
        <w:rPr>
          <w:rFonts w:ascii="Calibri" w:hAnsi="Calibri" w:cs="Calibri"/>
          <w:color w:val="000000" w:themeColor="text1"/>
        </w:rPr>
        <w:t xml:space="preserve">Among </w:t>
      </w:r>
      <w:r w:rsidR="005D2313" w:rsidRPr="00F5749A">
        <w:rPr>
          <w:rFonts w:ascii="Calibri" w:hAnsi="Calibri" w:cs="Calibri"/>
          <w:color w:val="000000" w:themeColor="text1"/>
        </w:rPr>
        <w:t xml:space="preserve">the 14 </w:t>
      </w:r>
      <w:r w:rsidRPr="00F5749A">
        <w:rPr>
          <w:rFonts w:ascii="Calibri" w:hAnsi="Calibri" w:cs="Calibri"/>
          <w:color w:val="000000" w:themeColor="text1"/>
        </w:rPr>
        <w:t>studies using the CCI® as a primary endpoint</w:t>
      </w:r>
      <w:r w:rsidR="00D52699" w:rsidRPr="00F5749A">
        <w:rPr>
          <w:rFonts w:ascii="Calibri" w:hAnsi="Calibri" w:cs="Calibri"/>
          <w:color w:val="000000" w:themeColor="text1"/>
        </w:rPr>
        <w:t xml:space="preserve">, </w:t>
      </w:r>
      <w:r w:rsidR="00B46B93" w:rsidRPr="00F5749A">
        <w:rPr>
          <w:rFonts w:ascii="Calibri" w:hAnsi="Calibri" w:cs="Calibri"/>
          <w:color w:val="000000" w:themeColor="text1"/>
        </w:rPr>
        <w:t xml:space="preserve">three reported statistically significant between-group differences ranging from 3.9 to 14.8 points. Only </w:t>
      </w:r>
      <w:r w:rsidR="00B46B93" w:rsidRPr="00B46B93">
        <w:rPr>
          <w:rFonts w:ascii="Calibri" w:hAnsi="Calibri" w:cs="Calibri"/>
          <w:color w:val="000000" w:themeColor="text1"/>
        </w:rPr>
        <w:t>one publication explicitly discussed whether the observed effect size was clinically meaningful.</w:t>
      </w:r>
    </w:p>
    <w:p w14:paraId="25F2B55A" w14:textId="77777777" w:rsidR="00C04E8F" w:rsidRDefault="00C04E8F" w:rsidP="00E53D2C">
      <w:pPr>
        <w:spacing w:line="480" w:lineRule="auto"/>
        <w:rPr>
          <w:rFonts w:ascii="Calibri" w:hAnsi="Calibri" w:cs="Calibri"/>
          <w:b/>
          <w:bCs/>
        </w:rPr>
      </w:pPr>
    </w:p>
    <w:p w14:paraId="650957BB" w14:textId="502E940E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Discussion</w:t>
      </w:r>
    </w:p>
    <w:p w14:paraId="79F24D7B" w14:textId="63FAB990" w:rsidR="005D2313" w:rsidRPr="00B46B93" w:rsidRDefault="005D2313" w:rsidP="00E53D2C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t xml:space="preserve">This systematic overview </w:t>
      </w:r>
      <w:r w:rsidR="00B46B93">
        <w:rPr>
          <w:rFonts w:ascii="Calibri" w:hAnsi="Calibri" w:cs="Calibri"/>
        </w:rPr>
        <w:t>confirms</w:t>
      </w:r>
      <w:r w:rsidR="00B46B93" w:rsidRPr="005D2313">
        <w:rPr>
          <w:rFonts w:ascii="Calibri" w:hAnsi="Calibri" w:cs="Calibri"/>
        </w:rPr>
        <w:t xml:space="preserve"> </w:t>
      </w:r>
      <w:r w:rsidRPr="005D2313">
        <w:rPr>
          <w:rFonts w:ascii="Calibri" w:hAnsi="Calibri" w:cs="Calibri"/>
        </w:rPr>
        <w:t xml:space="preserve">that the CCI® is </w:t>
      </w:r>
      <w:r w:rsidR="00B46B93">
        <w:rPr>
          <w:rFonts w:ascii="Calibri" w:hAnsi="Calibri" w:cs="Calibri"/>
        </w:rPr>
        <w:t>well</w:t>
      </w:r>
      <w:r w:rsidR="00B46B93" w:rsidRPr="005D2313">
        <w:rPr>
          <w:rFonts w:ascii="Calibri" w:hAnsi="Calibri" w:cs="Calibri"/>
        </w:rPr>
        <w:t xml:space="preserve"> </w:t>
      </w:r>
      <w:r w:rsidRPr="005D2313">
        <w:rPr>
          <w:rFonts w:ascii="Calibri" w:hAnsi="Calibri" w:cs="Calibri"/>
        </w:rPr>
        <w:t xml:space="preserve">established as an outcome measure in surgical RCTs and increasingly embedded in trial </w:t>
      </w:r>
      <w:r w:rsidR="00BC708D">
        <w:rPr>
          <w:rFonts w:ascii="Calibri" w:hAnsi="Calibri" w:cs="Calibri"/>
        </w:rPr>
        <w:t>design</w:t>
      </w:r>
      <w:r w:rsidRPr="005D2313">
        <w:rPr>
          <w:rFonts w:ascii="Calibri" w:hAnsi="Calibri" w:cs="Calibri"/>
        </w:rPr>
        <w:t>.</w:t>
      </w:r>
      <w:r w:rsidR="00B46B93">
        <w:rPr>
          <w:rFonts w:ascii="Calibri" w:hAnsi="Calibri" w:cs="Calibri"/>
        </w:rPr>
        <w:t xml:space="preserve"> W</w:t>
      </w:r>
      <w:r w:rsidRPr="005D2313">
        <w:rPr>
          <w:rFonts w:ascii="Calibri" w:hAnsi="Calibri" w:cs="Calibri"/>
        </w:rPr>
        <w:t xml:space="preserve">here pre-trial documentation was available, concordance </w:t>
      </w:r>
      <w:r w:rsidR="00B46B93">
        <w:rPr>
          <w:rFonts w:ascii="Calibri" w:hAnsi="Calibri" w:cs="Calibri"/>
        </w:rPr>
        <w:t>to</w:t>
      </w:r>
      <w:r w:rsidRPr="005D2313">
        <w:rPr>
          <w:rFonts w:ascii="Calibri" w:hAnsi="Calibri" w:cs="Calibri"/>
        </w:rPr>
        <w:t xml:space="preserve"> corresponding publications was remarkably </w:t>
      </w:r>
      <w:r w:rsidRPr="005D2313">
        <w:rPr>
          <w:rFonts w:ascii="Calibri" w:hAnsi="Calibri" w:cs="Calibri"/>
        </w:rPr>
        <w:lastRenderedPageBreak/>
        <w:t>high</w:t>
      </w:r>
      <w:r w:rsidR="000F2CF8">
        <w:rPr>
          <w:rFonts w:ascii="Calibri" w:hAnsi="Calibri" w:cs="Calibri"/>
        </w:rPr>
        <w:t xml:space="preserve">, </w:t>
      </w:r>
      <w:r w:rsidRPr="005D2313">
        <w:rPr>
          <w:rFonts w:ascii="Calibri" w:hAnsi="Calibri" w:cs="Calibri"/>
        </w:rPr>
        <w:t xml:space="preserve">an encouraging finding that reflects a growing culture of transparency and </w:t>
      </w:r>
      <w:r w:rsidRPr="00B46B93">
        <w:rPr>
          <w:rFonts w:ascii="Calibri" w:hAnsi="Calibri" w:cs="Calibri"/>
        </w:rPr>
        <w:t>methodological rigor in surgical research.</w:t>
      </w:r>
    </w:p>
    <w:p w14:paraId="5B209122" w14:textId="278BABAB" w:rsidR="00D52699" w:rsidRPr="00B46B93" w:rsidRDefault="00D52699" w:rsidP="00E53D2C">
      <w:pPr>
        <w:spacing w:line="480" w:lineRule="auto"/>
        <w:rPr>
          <w:rFonts w:ascii="Calibri" w:hAnsi="Calibri" w:cs="Calibri"/>
        </w:rPr>
      </w:pPr>
      <w:r w:rsidRPr="00B46B93">
        <w:rPr>
          <w:rFonts w:ascii="Calibri" w:hAnsi="Calibri" w:cs="Calibri"/>
        </w:rPr>
        <w:t xml:space="preserve">A remaining gap concerns clinical interpretability. Although three primary-endpoint trials reported statistically significant between-group differences, yet their clinical meaning </w:t>
      </w:r>
      <w:r w:rsidR="00B46B93">
        <w:rPr>
          <w:rFonts w:ascii="Calibri" w:hAnsi="Calibri" w:cs="Calibri"/>
        </w:rPr>
        <w:t>was questioned in only one study</w:t>
      </w:r>
      <w:r w:rsidRPr="00B46B93">
        <w:rPr>
          <w:rFonts w:ascii="Calibri" w:hAnsi="Calibri" w:cs="Calibri"/>
        </w:rPr>
        <w:t xml:space="preserve">. The recently established </w:t>
      </w:r>
      <w:r w:rsidRPr="00B46B93">
        <w:rPr>
          <w:rStyle w:val="Fett"/>
          <w:rFonts w:ascii="Calibri" w:hAnsi="Calibri" w:cs="Calibri"/>
          <w:b w:val="0"/>
          <w:bCs w:val="0"/>
        </w:rPr>
        <w:t>12-point MID</w:t>
      </w:r>
      <w:r w:rsidRPr="00B46B93">
        <w:rPr>
          <w:rFonts w:ascii="Calibri" w:hAnsi="Calibri" w:cs="Calibri"/>
          <w:b/>
        </w:rPr>
        <w:t xml:space="preserve"> </w:t>
      </w:r>
      <w:r w:rsidRPr="00B46B93">
        <w:rPr>
          <w:rFonts w:ascii="Calibri" w:hAnsi="Calibri" w:cs="Calibri"/>
          <w:bCs/>
        </w:rPr>
        <w:t>now enables a structured reappraisal: results can be read through this MID</w:t>
      </w:r>
      <w:r w:rsidRPr="00B46B93">
        <w:rPr>
          <w:rFonts w:ascii="Calibri" w:hAnsi="Calibri" w:cs="Calibri"/>
          <w:b/>
        </w:rPr>
        <w:t xml:space="preserve"> </w:t>
      </w:r>
      <w:r w:rsidRPr="00B46B93">
        <w:rPr>
          <w:rFonts w:ascii="Calibri" w:hAnsi="Calibri" w:cs="Calibri"/>
          <w:bCs/>
        </w:rPr>
        <w:t>l</w:t>
      </w:r>
      <w:r w:rsidRPr="00B46B93">
        <w:rPr>
          <w:rFonts w:ascii="Calibri" w:hAnsi="Calibri" w:cs="Calibri"/>
        </w:rPr>
        <w:t xml:space="preserve">ens, to yield consistent judgements of clinical relevance. Prospectively, protocols should </w:t>
      </w:r>
      <w:r w:rsidR="00B46B93">
        <w:rPr>
          <w:rFonts w:ascii="Calibri" w:hAnsi="Calibri" w:cs="Calibri"/>
        </w:rPr>
        <w:t>prespecify</w:t>
      </w:r>
      <w:r w:rsidR="00B46B93" w:rsidRPr="00B46B93">
        <w:rPr>
          <w:rFonts w:ascii="Calibri" w:hAnsi="Calibri" w:cs="Calibri"/>
        </w:rPr>
        <w:t xml:space="preserve"> </w:t>
      </w:r>
      <w:r w:rsidRPr="00B46B93">
        <w:rPr>
          <w:rFonts w:ascii="Calibri" w:hAnsi="Calibri" w:cs="Calibri"/>
        </w:rPr>
        <w:t>how the MID informs design assumptions, sample-size calculations, and the interpretation of outcomes.</w:t>
      </w:r>
    </w:p>
    <w:p w14:paraId="562D3BA9" w14:textId="77777777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Conclusion</w:t>
      </w:r>
    </w:p>
    <w:p w14:paraId="45012E03" w14:textId="7D42DF3D" w:rsidR="00E53D2C" w:rsidRDefault="005D2313" w:rsidP="005D2313">
      <w:pPr>
        <w:spacing w:line="480" w:lineRule="auto"/>
        <w:rPr>
          <w:ins w:id="0" w:author="fariba abbassi" w:date="2025-10-21T17:36:00Z" w16du:dateUtc="2025-10-21T15:36:00Z"/>
          <w:rFonts w:ascii="Calibri" w:hAnsi="Calibri" w:cs="Calibri"/>
        </w:rPr>
      </w:pPr>
      <w:r w:rsidRPr="005D2313">
        <w:rPr>
          <w:rFonts w:ascii="Calibri" w:hAnsi="Calibri" w:cs="Calibri"/>
        </w:rPr>
        <w:t xml:space="preserve">The CCI® is firmly established in surgical RCTs, with </w:t>
      </w:r>
      <w:r w:rsidRPr="00C04E8F">
        <w:rPr>
          <w:rFonts w:ascii="Calibri" w:hAnsi="Calibri" w:cs="Calibri"/>
        </w:rPr>
        <w:t xml:space="preserve">reassuring </w:t>
      </w:r>
      <w:r w:rsidR="00B46B93">
        <w:rPr>
          <w:rFonts w:ascii="Calibri" w:hAnsi="Calibri" w:cs="Calibri"/>
        </w:rPr>
        <w:t xml:space="preserve">pre-trial documentation </w:t>
      </w:r>
      <w:r w:rsidRPr="00C04E8F">
        <w:rPr>
          <w:rFonts w:ascii="Calibri" w:hAnsi="Calibri" w:cs="Calibri"/>
        </w:rPr>
        <w:t>–publication alignment</w:t>
      </w:r>
      <w:r w:rsidRPr="005D2313">
        <w:rPr>
          <w:rFonts w:ascii="Calibri" w:hAnsi="Calibri" w:cs="Calibri"/>
        </w:rPr>
        <w:t xml:space="preserve"> and </w:t>
      </w:r>
      <w:r w:rsidRPr="00C04E8F">
        <w:rPr>
          <w:rFonts w:ascii="Calibri" w:hAnsi="Calibri" w:cs="Calibri"/>
        </w:rPr>
        <w:t>robust powering when used as a primary endpoint</w:t>
      </w:r>
      <w:r w:rsidRPr="005D2313">
        <w:rPr>
          <w:rFonts w:ascii="Calibri" w:hAnsi="Calibri" w:cs="Calibri"/>
        </w:rPr>
        <w:t xml:space="preserve">. To fully leverage its value, trials should extend this rigor beyond the primary-endpoint subset and </w:t>
      </w:r>
      <w:r w:rsidRPr="00C04E8F">
        <w:rPr>
          <w:rFonts w:ascii="Calibri" w:hAnsi="Calibri" w:cs="Calibri"/>
        </w:rPr>
        <w:t>systematically interpret effects against the 12-point MID</w:t>
      </w:r>
      <w:r w:rsidRPr="005D2313">
        <w:rPr>
          <w:rFonts w:ascii="Calibri" w:hAnsi="Calibri" w:cs="Calibri"/>
        </w:rPr>
        <w:t>.</w:t>
      </w:r>
    </w:p>
    <w:p w14:paraId="02E29418" w14:textId="77777777" w:rsidR="00456A23" w:rsidRDefault="00456A23" w:rsidP="005D2313">
      <w:pPr>
        <w:spacing w:line="480" w:lineRule="auto"/>
        <w:rPr>
          <w:ins w:id="1" w:author="fariba abbassi" w:date="2025-10-21T17:36:00Z" w16du:dateUtc="2025-10-21T15:36:00Z"/>
          <w:rFonts w:ascii="Calibri" w:hAnsi="Calibri" w:cs="Calibri"/>
        </w:rPr>
      </w:pPr>
    </w:p>
    <w:p w14:paraId="7A931C6E" w14:textId="77777777" w:rsidR="00456A23" w:rsidRDefault="00456A23" w:rsidP="005D2313">
      <w:pPr>
        <w:spacing w:line="480" w:lineRule="auto"/>
        <w:rPr>
          <w:ins w:id="2" w:author="fariba abbassi" w:date="2025-10-21T17:36:00Z" w16du:dateUtc="2025-10-21T15:36:00Z"/>
          <w:rFonts w:ascii="Calibri" w:hAnsi="Calibri" w:cs="Calibri"/>
        </w:rPr>
      </w:pPr>
    </w:p>
    <w:p w14:paraId="232C3324" w14:textId="2A911476" w:rsidR="00456A23" w:rsidRPr="00456A23" w:rsidRDefault="00456A23">
      <w:pPr>
        <w:ind w:firstLine="0"/>
        <w:rPr>
          <w:ins w:id="3" w:author="fariba abbassi" w:date="2025-10-21T17:39:00Z" w16du:dateUtc="2025-10-21T15:39:00Z"/>
          <w:rFonts w:ascii="Calibri" w:hAnsi="Calibri" w:cs="Calibri"/>
        </w:rPr>
      </w:pPr>
      <w:ins w:id="4" w:author="fariba abbassi" w:date="2025-10-21T17:39:00Z" w16du:dateUtc="2025-10-21T15:39:00Z">
        <w:r w:rsidRPr="00456A23">
          <w:rPr>
            <w:rFonts w:ascii="Calibri" w:hAnsi="Calibri" w:cs="Calibri"/>
          </w:rPr>
          <w:br w:type="page"/>
        </w:r>
      </w:ins>
    </w:p>
    <w:p w14:paraId="6D264E0C" w14:textId="77777777" w:rsidR="00456A23" w:rsidRPr="00456A23" w:rsidRDefault="00456A23" w:rsidP="00456A23">
      <w:pPr>
        <w:spacing w:line="276" w:lineRule="auto"/>
        <w:ind w:left="851" w:hanging="142"/>
        <w:rPr>
          <w:rFonts w:ascii="Calibri" w:hAnsi="Calibri" w:cs="Calibri"/>
        </w:rPr>
      </w:pPr>
      <w:r w:rsidRPr="00456A23">
        <w:rPr>
          <w:rFonts w:ascii="Calibri" w:hAnsi="Calibri" w:cs="Calibri"/>
          <w:b/>
          <w:bCs/>
        </w:rPr>
        <w:lastRenderedPageBreak/>
        <w:t>Table 1.</w:t>
      </w:r>
      <w:r w:rsidRPr="00456A23">
        <w:rPr>
          <w:rFonts w:ascii="Calibri" w:hAnsi="Calibri" w:cs="Calibri"/>
        </w:rPr>
        <w:t xml:space="preserve"> Characteristics of Published RCTs With an Available Pre-trial Protocol</w:t>
      </w:r>
    </w:p>
    <w:tbl>
      <w:tblPr>
        <w:tblW w:w="7655" w:type="dxa"/>
        <w:jc w:val="center"/>
        <w:tblLayout w:type="fixed"/>
        <w:tblLook w:val="0420" w:firstRow="1" w:lastRow="0" w:firstColumn="0" w:lastColumn="0" w:noHBand="0" w:noVBand="1"/>
      </w:tblPr>
      <w:tblGrid>
        <w:gridCol w:w="4962"/>
        <w:gridCol w:w="2693"/>
      </w:tblGrid>
      <w:tr w:rsidR="00456A23" w:rsidRPr="00456A23" w14:paraId="72A3F979" w14:textId="77777777" w:rsidTr="00604CA0">
        <w:trPr>
          <w:tblHeader/>
          <w:jc w:val="center"/>
        </w:trPr>
        <w:tc>
          <w:tcPr>
            <w:tcW w:w="49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2542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3B6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5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Published RCTs</w:t>
            </w:r>
          </w:p>
          <w:p w14:paraId="4B82C3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N = 84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456A23" w:rsidRPr="00456A23" w14:paraId="4175680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679A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Continent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5449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59B3E031" w14:textId="77777777" w:rsidTr="00604CA0">
        <w:trPr>
          <w:trHeight w:val="81"/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4316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Europe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80EF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56 (66.7%)</w:t>
            </w:r>
          </w:p>
        </w:tc>
      </w:tr>
      <w:tr w:rsidR="00456A23" w:rsidRPr="00456A23" w14:paraId="2DB16DCA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CA14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4D73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18 (21.4%)</w:t>
            </w:r>
          </w:p>
        </w:tc>
      </w:tr>
      <w:tr w:rsidR="00456A23" w:rsidRPr="00456A23" w14:paraId="0907D94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DAE2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North America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005B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  <w:tr w:rsidR="00456A23" w:rsidRPr="00456A23" w14:paraId="3B505850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618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Australia/ New Zealand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5E8C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 (2.4%)</w:t>
            </w:r>
          </w:p>
        </w:tc>
      </w:tr>
      <w:tr w:rsidR="00456A23" w:rsidRPr="00456A23" w14:paraId="7F0C6F5C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8C11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Medical discipline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5D6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2A070E1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918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Abdominal Surgery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95E6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57 (67.9%)</w:t>
            </w:r>
          </w:p>
        </w:tc>
      </w:tr>
      <w:tr w:rsidR="00456A23" w:rsidRPr="00456A23" w14:paraId="0D01A0E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3D06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ICU, Anesthesiology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E258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15 (17.9%)</w:t>
            </w:r>
          </w:p>
        </w:tc>
      </w:tr>
      <w:tr w:rsidR="00456A23" w:rsidRPr="00456A23" w14:paraId="1061674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68C1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Transplant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8535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 (6.0%)</w:t>
            </w:r>
          </w:p>
        </w:tc>
      </w:tr>
      <w:tr w:rsidR="00456A23" w:rsidRPr="00456A23" w14:paraId="24F4263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E2C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Other disciplines with invasive procedures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2048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 (4.8%)</w:t>
            </w:r>
          </w:p>
        </w:tc>
      </w:tr>
      <w:tr w:rsidR="00456A23" w:rsidRPr="00456A23" w14:paraId="0C91DCF9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A621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Gastroenterology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21E51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7A957AE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7043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Gynecology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A727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4E414CC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88A3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Thoracic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B56E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0DB86C5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B7A5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CCI use as endpoint in published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0FB6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2525CFE0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01C1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Primary endpoint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389A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 (16.7%)</w:t>
            </w:r>
          </w:p>
        </w:tc>
      </w:tr>
      <w:tr w:rsidR="00456A23" w:rsidRPr="00456A23" w14:paraId="005F8E8F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47AE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Non-primary endpoint*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C929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70 (83.3%)</w:t>
            </w:r>
          </w:p>
        </w:tc>
      </w:tr>
      <w:tr w:rsidR="00456A23" w:rsidRPr="00456A23" w14:paraId="242FC76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BB2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CCI difference significant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55B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0181092C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08A09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C652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19 (22.6%)</w:t>
            </w:r>
          </w:p>
        </w:tc>
      </w:tr>
      <w:tr w:rsidR="00456A23" w:rsidRPr="00456A23" w14:paraId="334822FD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9907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7D08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57 (67.9%)</w:t>
            </w:r>
          </w:p>
        </w:tc>
      </w:tr>
      <w:tr w:rsidR="00456A23" w:rsidRPr="00456A23" w14:paraId="7C5D494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30A1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8024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  <w:tr w:rsidR="00456A23" w:rsidRPr="00456A23" w14:paraId="4E9F064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0BB3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bookmarkStart w:id="5" w:name="OLE_LINK1"/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Between group difference ≥ 12 CCI® points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B6DC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11374B2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0478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E44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 (8.3%)</w:t>
            </w:r>
          </w:p>
        </w:tc>
      </w:tr>
      <w:tr w:rsidR="00456A23" w:rsidRPr="00456A23" w14:paraId="517B10DE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A96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D86D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73 (86.9%)</w:t>
            </w:r>
          </w:p>
        </w:tc>
      </w:tr>
      <w:tr w:rsidR="00456A23" w:rsidRPr="00456A23" w14:paraId="3836D03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2ECF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A85A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 (4.8%)</w:t>
            </w:r>
          </w:p>
        </w:tc>
      </w:tr>
      <w:bookmarkEnd w:id="5"/>
      <w:tr w:rsidR="00456A23" w:rsidRPr="00456A23" w14:paraId="756F509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E47F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Study type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C7A5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4F9224F3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DF5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Superiority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CCE4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20 (23.8%)</w:t>
            </w:r>
          </w:p>
        </w:tc>
      </w:tr>
      <w:tr w:rsidR="00456A23" w:rsidRPr="00456A23" w14:paraId="352E3F7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0701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Non-inferiority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91F31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11 (13.1%)</w:t>
            </w:r>
          </w:p>
        </w:tc>
      </w:tr>
      <w:tr w:rsidR="00456A23" w:rsidRPr="00456A23" w14:paraId="58BB32D7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4A51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D874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53 (63.1%)</w:t>
            </w:r>
          </w:p>
        </w:tc>
      </w:tr>
      <w:tr w:rsidR="00456A23" w:rsidRPr="00456A23" w14:paraId="09C8BE9A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A349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Sample size calculation based on CCI®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0D14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13 (15.5%)</w:t>
            </w:r>
          </w:p>
        </w:tc>
      </w:tr>
      <w:tr w:rsidR="00456A23" w:rsidRPr="00456A23" w14:paraId="49818F4A" w14:textId="77777777" w:rsidTr="00604CA0">
        <w:trPr>
          <w:jc w:val="center"/>
        </w:trPr>
        <w:tc>
          <w:tcPr>
            <w:tcW w:w="49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4C37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Pre-trial documentation</w:t>
            </w:r>
          </w:p>
        </w:tc>
        <w:tc>
          <w:tcPr>
            <w:tcW w:w="26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B2B1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667CFFA2" w14:textId="77777777" w:rsidTr="00604CA0">
        <w:trPr>
          <w:jc w:val="center"/>
        </w:trPr>
        <w:tc>
          <w:tcPr>
            <w:tcW w:w="496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2D39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Only registry</w:t>
            </w:r>
          </w:p>
        </w:tc>
        <w:tc>
          <w:tcPr>
            <w:tcW w:w="2693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FDB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45 (53.6%)</w:t>
            </w:r>
          </w:p>
        </w:tc>
      </w:tr>
      <w:tr w:rsidR="00456A23" w:rsidRPr="00456A23" w14:paraId="0D00726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7DA9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Published protocol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AC76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31 (36.9%)</w:t>
            </w:r>
          </w:p>
        </w:tc>
      </w:tr>
      <w:tr w:rsidR="00456A23" w:rsidRPr="00456A23" w14:paraId="70F27F20" w14:textId="77777777" w:rsidTr="00604CA0">
        <w:trPr>
          <w:jc w:val="center"/>
        </w:trPr>
        <w:tc>
          <w:tcPr>
            <w:tcW w:w="496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1342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Full-text protocol available in supplemental material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B97F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</w:tbl>
    <w:p w14:paraId="2203F400" w14:textId="77777777" w:rsidR="00456A23" w:rsidRPr="00456A23" w:rsidRDefault="00456A23" w:rsidP="00456A23">
      <w:pPr>
        <w:ind w:left="851" w:hanging="142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*</w:t>
      </w:r>
      <w:proofErr w:type="gramStart"/>
      <w:r w:rsidRPr="00456A23">
        <w:rPr>
          <w:rFonts w:ascii="Calibri" w:hAnsi="Calibri" w:cs="Calibri"/>
          <w:i/>
          <w:iCs/>
          <w:sz w:val="18"/>
          <w:szCs w:val="18"/>
        </w:rPr>
        <w:t>secondary</w:t>
      </w:r>
      <w:proofErr w:type="gramEnd"/>
      <w:r w:rsidRPr="00456A23">
        <w:rPr>
          <w:rFonts w:ascii="Calibri" w:hAnsi="Calibri" w:cs="Calibri"/>
          <w:i/>
          <w:iCs/>
          <w:sz w:val="18"/>
          <w:szCs w:val="18"/>
        </w:rPr>
        <w:t xml:space="preserve"> and exploratory endpoints grouped</w:t>
      </w:r>
    </w:p>
    <w:p w14:paraId="1ACABC60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5608636" w14:textId="77777777" w:rsidR="00456A23" w:rsidRDefault="00456A23" w:rsidP="00456A23">
      <w:pPr>
        <w:spacing w:line="360" w:lineRule="auto"/>
        <w:ind w:firstLine="0"/>
        <w:rPr>
          <w:rFonts w:ascii="Calibri" w:hAnsi="Calibri" w:cs="Calibri"/>
        </w:rPr>
      </w:pPr>
    </w:p>
    <w:p w14:paraId="21DB4CD4" w14:textId="77777777" w:rsidR="00456A23" w:rsidRPr="00456A23" w:rsidRDefault="00456A23" w:rsidP="00456A23">
      <w:pPr>
        <w:spacing w:line="360" w:lineRule="auto"/>
        <w:ind w:firstLine="0"/>
        <w:rPr>
          <w:rFonts w:ascii="Calibri" w:hAnsi="Calibri" w:cs="Calibri"/>
        </w:rPr>
      </w:pPr>
    </w:p>
    <w:p w14:paraId="756199B5" w14:textId="60379B1A" w:rsidR="00456A23" w:rsidRPr="00456A23" w:rsidRDefault="00456A23" w:rsidP="00456A23">
      <w:pPr>
        <w:spacing w:line="360" w:lineRule="auto"/>
        <w:ind w:firstLine="0"/>
        <w:rPr>
          <w:rFonts w:ascii="Calibri" w:hAnsi="Calibri" w:cs="Calibri"/>
          <w:b/>
          <w:bCs/>
        </w:rPr>
      </w:pPr>
      <w:r w:rsidRPr="00456A23">
        <w:rPr>
          <w:rFonts w:ascii="Calibri" w:hAnsi="Calibri" w:cs="Calibri"/>
          <w:b/>
          <w:bCs/>
        </w:rPr>
        <w:t xml:space="preserve">Table </w:t>
      </w:r>
      <w:r>
        <w:rPr>
          <w:rFonts w:ascii="Calibri" w:hAnsi="Calibri" w:cs="Calibri"/>
          <w:b/>
          <w:bCs/>
        </w:rPr>
        <w:t>2</w:t>
      </w:r>
      <w:r w:rsidRPr="00456A23">
        <w:rPr>
          <w:rFonts w:ascii="Calibri" w:hAnsi="Calibri" w:cs="Calibri"/>
          <w:b/>
          <w:bCs/>
        </w:rPr>
        <w:t>. Alignment Between Registered Protocols and Publications for CCI® Endpoints</w:t>
      </w:r>
    </w:p>
    <w:tbl>
      <w:tblPr>
        <w:tblW w:w="8505" w:type="dxa"/>
        <w:tblLayout w:type="fixed"/>
        <w:tblLook w:val="0420" w:firstRow="1" w:lastRow="0" w:firstColumn="0" w:lastColumn="0" w:noHBand="0" w:noVBand="1"/>
      </w:tblPr>
      <w:tblGrid>
        <w:gridCol w:w="3260"/>
        <w:gridCol w:w="2552"/>
        <w:gridCol w:w="2693"/>
      </w:tblGrid>
      <w:tr w:rsidR="00456A23" w:rsidRPr="00456A23" w14:paraId="66AC338C" w14:textId="77777777" w:rsidTr="00456A23">
        <w:trPr>
          <w:tblHeader/>
        </w:trPr>
        <w:tc>
          <w:tcPr>
            <w:tcW w:w="3260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B974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64F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in published RCTs</w:t>
            </w:r>
          </w:p>
        </w:tc>
      </w:tr>
      <w:tr w:rsidR="00456A23" w:rsidRPr="00456A23" w14:paraId="237A1059" w14:textId="77777777" w:rsidTr="00456A23">
        <w:trPr>
          <w:tblHeader/>
        </w:trPr>
        <w:tc>
          <w:tcPr>
            <w:tcW w:w="3260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6270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7680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primary endpoint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14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FED9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non-primary endpoint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70</w:t>
            </w:r>
          </w:p>
        </w:tc>
      </w:tr>
      <w:tr w:rsidR="00456A23" w:rsidRPr="00456A23" w14:paraId="04B0BB2C" w14:textId="77777777" w:rsidTr="00456A23">
        <w:tc>
          <w:tcPr>
            <w:tcW w:w="3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1E80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in pre-trial documentation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FD34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9FAA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</w:tr>
      <w:tr w:rsidR="00456A23" w:rsidRPr="00456A23" w14:paraId="3D8043DA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941C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primary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E45D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85.7% (12/14)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B1A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2.9% (2/70)</w:t>
            </w:r>
          </w:p>
        </w:tc>
      </w:tr>
      <w:tr w:rsidR="00456A23" w:rsidRPr="00456A23" w14:paraId="01A9BD20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7D52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non-primary endpoint*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8A2D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0.0% (0/14)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BE70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37.1% (26/70)</w:t>
            </w:r>
          </w:p>
        </w:tc>
      </w:tr>
      <w:tr w:rsidR="00456A23" w:rsidRPr="00456A23" w14:paraId="4F81A86E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92B19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not as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739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14.3% (2/14)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6D26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60.0% (42/70)</w:t>
            </w:r>
          </w:p>
        </w:tc>
      </w:tr>
    </w:tbl>
    <w:p w14:paraId="3C277208" w14:textId="77777777" w:rsidR="00456A23" w:rsidRPr="00456A23" w:rsidRDefault="00456A23" w:rsidP="00456A23">
      <w:pPr>
        <w:ind w:left="-284" w:firstLine="284"/>
        <w:jc w:val="both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*</w:t>
      </w:r>
      <w:proofErr w:type="gramStart"/>
      <w:r w:rsidRPr="00456A23">
        <w:rPr>
          <w:rFonts w:ascii="Calibri" w:hAnsi="Calibri" w:cs="Calibri"/>
          <w:i/>
          <w:iCs/>
          <w:sz w:val="18"/>
          <w:szCs w:val="18"/>
        </w:rPr>
        <w:t>secondary</w:t>
      </w:r>
      <w:proofErr w:type="gramEnd"/>
      <w:r w:rsidRPr="00456A23">
        <w:rPr>
          <w:rFonts w:ascii="Calibri" w:hAnsi="Calibri" w:cs="Calibri"/>
          <w:i/>
          <w:iCs/>
          <w:sz w:val="18"/>
          <w:szCs w:val="18"/>
        </w:rPr>
        <w:t xml:space="preserve"> and exploratory endpoints grouped</w:t>
      </w:r>
    </w:p>
    <w:p w14:paraId="504E703A" w14:textId="77777777" w:rsidR="00456A23" w:rsidRPr="00456A23" w:rsidRDefault="00456A23" w:rsidP="00456A23">
      <w:pPr>
        <w:ind w:left="-709"/>
        <w:jc w:val="both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CCI: Comprehensive Complication Index; RCT: Randomized Controlled Trial</w:t>
      </w:r>
    </w:p>
    <w:p w14:paraId="7AECB944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BEAF0AF" w14:textId="77777777" w:rsidR="00BC682A" w:rsidRDefault="00BC682A" w:rsidP="005D2313">
      <w:pPr>
        <w:spacing w:line="480" w:lineRule="auto"/>
        <w:rPr>
          <w:rFonts w:ascii="Calibri" w:hAnsi="Calibri" w:cs="Calibri"/>
        </w:rPr>
      </w:pPr>
    </w:p>
    <w:p w14:paraId="0BA4660A" w14:textId="77777777" w:rsidR="00BC682A" w:rsidRDefault="00BC682A">
      <w:pPr>
        <w:ind w:firstLine="0"/>
        <w:rPr>
          <w:rFonts w:ascii="Calibri" w:hAnsi="Calibri" w:cs="Calibri"/>
        </w:rPr>
      </w:pPr>
    </w:p>
    <w:sectPr w:rsidR="00BC68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2C"/>
    <w:rsid w:val="00014BE8"/>
    <w:rsid w:val="00016C09"/>
    <w:rsid w:val="00030067"/>
    <w:rsid w:val="0003527F"/>
    <w:rsid w:val="0006139C"/>
    <w:rsid w:val="0006265B"/>
    <w:rsid w:val="00070B1D"/>
    <w:rsid w:val="0008320E"/>
    <w:rsid w:val="00090360"/>
    <w:rsid w:val="000953A6"/>
    <w:rsid w:val="00097855"/>
    <w:rsid w:val="000D321A"/>
    <w:rsid w:val="000E21D2"/>
    <w:rsid w:val="000E240F"/>
    <w:rsid w:val="000F2CF8"/>
    <w:rsid w:val="000F66FA"/>
    <w:rsid w:val="00115C4A"/>
    <w:rsid w:val="00120B60"/>
    <w:rsid w:val="0015142E"/>
    <w:rsid w:val="00167844"/>
    <w:rsid w:val="001713D0"/>
    <w:rsid w:val="0018618F"/>
    <w:rsid w:val="001D6A53"/>
    <w:rsid w:val="001E6CD4"/>
    <w:rsid w:val="001F68EF"/>
    <w:rsid w:val="0020254E"/>
    <w:rsid w:val="00223769"/>
    <w:rsid w:val="002239BB"/>
    <w:rsid w:val="00226B94"/>
    <w:rsid w:val="0025216C"/>
    <w:rsid w:val="00270439"/>
    <w:rsid w:val="00284156"/>
    <w:rsid w:val="002A0DDB"/>
    <w:rsid w:val="002A25DF"/>
    <w:rsid w:val="002B3B49"/>
    <w:rsid w:val="002C1064"/>
    <w:rsid w:val="002F4F21"/>
    <w:rsid w:val="00301AE3"/>
    <w:rsid w:val="00314AC0"/>
    <w:rsid w:val="003723C1"/>
    <w:rsid w:val="0037403F"/>
    <w:rsid w:val="003756E4"/>
    <w:rsid w:val="00385B81"/>
    <w:rsid w:val="00395FC8"/>
    <w:rsid w:val="003A242F"/>
    <w:rsid w:val="003B7943"/>
    <w:rsid w:val="003D6348"/>
    <w:rsid w:val="004062C0"/>
    <w:rsid w:val="00416E69"/>
    <w:rsid w:val="00456A23"/>
    <w:rsid w:val="00472E5E"/>
    <w:rsid w:val="004760AC"/>
    <w:rsid w:val="00485EE9"/>
    <w:rsid w:val="004C756B"/>
    <w:rsid w:val="004D2539"/>
    <w:rsid w:val="004E6BC9"/>
    <w:rsid w:val="00510C46"/>
    <w:rsid w:val="00530695"/>
    <w:rsid w:val="0053120D"/>
    <w:rsid w:val="00535A24"/>
    <w:rsid w:val="00545285"/>
    <w:rsid w:val="00554D89"/>
    <w:rsid w:val="0056396C"/>
    <w:rsid w:val="00566C89"/>
    <w:rsid w:val="00581168"/>
    <w:rsid w:val="005A29E4"/>
    <w:rsid w:val="005A3D11"/>
    <w:rsid w:val="005B1523"/>
    <w:rsid w:val="005D0BCD"/>
    <w:rsid w:val="005D2313"/>
    <w:rsid w:val="005E0239"/>
    <w:rsid w:val="005E7A84"/>
    <w:rsid w:val="005F757C"/>
    <w:rsid w:val="006026BD"/>
    <w:rsid w:val="0060635A"/>
    <w:rsid w:val="00623FCB"/>
    <w:rsid w:val="00630581"/>
    <w:rsid w:val="00650DB0"/>
    <w:rsid w:val="006637C7"/>
    <w:rsid w:val="00665F21"/>
    <w:rsid w:val="00672165"/>
    <w:rsid w:val="00673EE2"/>
    <w:rsid w:val="00677150"/>
    <w:rsid w:val="006778E6"/>
    <w:rsid w:val="006947EA"/>
    <w:rsid w:val="006B491A"/>
    <w:rsid w:val="006C09EE"/>
    <w:rsid w:val="00703310"/>
    <w:rsid w:val="00715474"/>
    <w:rsid w:val="0071640D"/>
    <w:rsid w:val="007218EB"/>
    <w:rsid w:val="00734E55"/>
    <w:rsid w:val="00746DE9"/>
    <w:rsid w:val="00762C11"/>
    <w:rsid w:val="00797FBB"/>
    <w:rsid w:val="007D42E0"/>
    <w:rsid w:val="007D6959"/>
    <w:rsid w:val="008026AA"/>
    <w:rsid w:val="008455AE"/>
    <w:rsid w:val="00867646"/>
    <w:rsid w:val="0088584E"/>
    <w:rsid w:val="008A32FE"/>
    <w:rsid w:val="008C4E41"/>
    <w:rsid w:val="008E65FE"/>
    <w:rsid w:val="00904B93"/>
    <w:rsid w:val="00921A89"/>
    <w:rsid w:val="009350A3"/>
    <w:rsid w:val="00942466"/>
    <w:rsid w:val="00977675"/>
    <w:rsid w:val="009870EB"/>
    <w:rsid w:val="009F4126"/>
    <w:rsid w:val="00A047B3"/>
    <w:rsid w:val="00A13881"/>
    <w:rsid w:val="00A17F3A"/>
    <w:rsid w:val="00A21BAC"/>
    <w:rsid w:val="00A21DC6"/>
    <w:rsid w:val="00A43CAB"/>
    <w:rsid w:val="00AB3B77"/>
    <w:rsid w:val="00AB5731"/>
    <w:rsid w:val="00AD333C"/>
    <w:rsid w:val="00AD5EA4"/>
    <w:rsid w:val="00AD782E"/>
    <w:rsid w:val="00AF0D29"/>
    <w:rsid w:val="00B0759F"/>
    <w:rsid w:val="00B35645"/>
    <w:rsid w:val="00B4520F"/>
    <w:rsid w:val="00B46B93"/>
    <w:rsid w:val="00B5111A"/>
    <w:rsid w:val="00B62F21"/>
    <w:rsid w:val="00B7010B"/>
    <w:rsid w:val="00B81A9A"/>
    <w:rsid w:val="00B8768C"/>
    <w:rsid w:val="00B9628A"/>
    <w:rsid w:val="00BC682A"/>
    <w:rsid w:val="00BC708D"/>
    <w:rsid w:val="00BD6375"/>
    <w:rsid w:val="00C04E8F"/>
    <w:rsid w:val="00CA1C57"/>
    <w:rsid w:val="00CB2BCB"/>
    <w:rsid w:val="00CD555F"/>
    <w:rsid w:val="00CD6EDC"/>
    <w:rsid w:val="00CD7C3E"/>
    <w:rsid w:val="00D14F2C"/>
    <w:rsid w:val="00D25F73"/>
    <w:rsid w:val="00D326BC"/>
    <w:rsid w:val="00D331D0"/>
    <w:rsid w:val="00D52699"/>
    <w:rsid w:val="00D546FA"/>
    <w:rsid w:val="00D66E39"/>
    <w:rsid w:val="00D82151"/>
    <w:rsid w:val="00D863A6"/>
    <w:rsid w:val="00DC67CA"/>
    <w:rsid w:val="00DD1D21"/>
    <w:rsid w:val="00E0311A"/>
    <w:rsid w:val="00E21E8F"/>
    <w:rsid w:val="00E3182D"/>
    <w:rsid w:val="00E529A4"/>
    <w:rsid w:val="00E53D2C"/>
    <w:rsid w:val="00E702BE"/>
    <w:rsid w:val="00E77848"/>
    <w:rsid w:val="00E82283"/>
    <w:rsid w:val="00EA071D"/>
    <w:rsid w:val="00EA48F6"/>
    <w:rsid w:val="00EC6227"/>
    <w:rsid w:val="00F02BC4"/>
    <w:rsid w:val="00F037E2"/>
    <w:rsid w:val="00F11559"/>
    <w:rsid w:val="00F17102"/>
    <w:rsid w:val="00F35634"/>
    <w:rsid w:val="00F37572"/>
    <w:rsid w:val="00F53A4A"/>
    <w:rsid w:val="00F5749A"/>
    <w:rsid w:val="00F67EEB"/>
    <w:rsid w:val="00F9002D"/>
    <w:rsid w:val="00FA4045"/>
    <w:rsid w:val="00FB1C60"/>
    <w:rsid w:val="00FB65C1"/>
    <w:rsid w:val="00FC7739"/>
    <w:rsid w:val="00FD45E8"/>
    <w:rsid w:val="00FE7BC9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04786"/>
  <w15:chartTrackingRefBased/>
  <w15:docId w15:val="{4AC88F6A-9253-1446-BB24-42B96B9E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F7C37"/>
    <w:pPr>
      <w:ind w:firstLine="709"/>
    </w:pPr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5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3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3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3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3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3D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3D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3D2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3D2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3D2C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3D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3D2C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3D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3D2C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E53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3D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3D2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3D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E53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3D2C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E53D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3D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3D2C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E53D2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53D2C"/>
    <w:rPr>
      <w:b/>
      <w:bCs/>
    </w:rPr>
  </w:style>
  <w:style w:type="paragraph" w:customStyle="1" w:styleId="Lehmannheading2">
    <w:name w:val="Lehmann heading 2"/>
    <w:basedOn w:val="Standard"/>
    <w:uiPriority w:val="99"/>
    <w:qFormat/>
    <w:rsid w:val="00E53D2C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53D2C"/>
    <w:rPr>
      <w:color w:val="467886" w:themeColor="hyperlink"/>
      <w:u w:val="single"/>
    </w:rPr>
  </w:style>
  <w:style w:type="paragraph" w:styleId="berarbeitung">
    <w:name w:val="Revision"/>
    <w:hidden/>
    <w:uiPriority w:val="99"/>
    <w:semiHidden/>
    <w:rsid w:val="00F037E2"/>
    <w:rPr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A1C5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A1C5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A1C57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A1C5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A1C57"/>
    <w:rPr>
      <w:b/>
      <w:bCs/>
      <w:sz w:val="20"/>
      <w:szCs w:val="20"/>
      <w:lang w:val="en-US"/>
    </w:rPr>
  </w:style>
  <w:style w:type="paragraph" w:styleId="KeinLeerraum">
    <w:name w:val="No Spacing"/>
    <w:uiPriority w:val="1"/>
    <w:qFormat/>
    <w:rsid w:val="00BC682A"/>
    <w:pPr>
      <w:ind w:firstLine="709"/>
    </w:pPr>
    <w:rPr>
      <w:lang w:val="en-US"/>
    </w:rPr>
  </w:style>
  <w:style w:type="paragraph" w:customStyle="1" w:styleId="Default">
    <w:name w:val="Default"/>
    <w:rsid w:val="00BC682A"/>
    <w:pPr>
      <w:widowControl w:val="0"/>
      <w:autoSpaceDE w:val="0"/>
      <w:autoSpaceDN w:val="0"/>
      <w:adjustRightInd w:val="0"/>
    </w:pPr>
    <w:rPr>
      <w:rFonts w:ascii="Calibri" w:eastAsia="Times New Roman" w:hAnsi="Calibri" w:cs="Calibri"/>
      <w:color w:val="000000"/>
      <w:kern w:val="0"/>
      <w:lang w:val="en-CA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913</Words>
  <Characters>5754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47</cp:revision>
  <dcterms:created xsi:type="dcterms:W3CDTF">2025-10-14T08:14:00Z</dcterms:created>
  <dcterms:modified xsi:type="dcterms:W3CDTF">2025-10-21T15:48:00Z</dcterms:modified>
</cp:coreProperties>
</file>