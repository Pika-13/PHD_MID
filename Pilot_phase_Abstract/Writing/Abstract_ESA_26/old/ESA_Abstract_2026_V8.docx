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6DB0" w14:textId="48F7188C" w:rsidR="00B7001D" w:rsidRDefault="00B7001D" w:rsidP="00237319">
      <w:pPr>
        <w:spacing w:before="100" w:beforeAutospacing="1" w:after="100" w:afterAutospacing="1" w:line="48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B7001D">
        <w:rPr>
          <w:rFonts w:ascii="Calibri" w:hAnsi="Calibri" w:cs="Calibri"/>
          <w:b/>
          <w:bCs/>
          <w:sz w:val="28"/>
          <w:szCs w:val="28"/>
        </w:rPr>
        <w:t>Getting to the Root of the Problem: Surgical RCTs</w:t>
      </w:r>
      <w:r w:rsidR="00933650">
        <w:rPr>
          <w:rFonts w:ascii="Calibri" w:hAnsi="Calibri" w:cs="Calibri"/>
          <w:b/>
          <w:bCs/>
          <w:sz w:val="28"/>
          <w:szCs w:val="28"/>
        </w:rPr>
        <w:t xml:space="preserve"> Are Poorly Designed </w:t>
      </w:r>
      <w:r w:rsidR="00D45A79">
        <w:rPr>
          <w:rFonts w:ascii="Calibri" w:hAnsi="Calibri" w:cs="Calibri"/>
          <w:b/>
          <w:bCs/>
          <w:sz w:val="28"/>
          <w:szCs w:val="28"/>
        </w:rPr>
        <w:t>P</w:t>
      </w:r>
      <w:r w:rsidR="00EE5CBF">
        <w:rPr>
          <w:rFonts w:ascii="Calibri" w:hAnsi="Calibri" w:cs="Calibri"/>
          <w:b/>
          <w:bCs/>
          <w:sz w:val="28"/>
          <w:szCs w:val="28"/>
        </w:rPr>
        <w:t xml:space="preserve">reventing </w:t>
      </w:r>
      <w:r w:rsidR="00D45A79">
        <w:rPr>
          <w:rFonts w:ascii="Calibri" w:hAnsi="Calibri" w:cs="Calibri"/>
          <w:b/>
          <w:bCs/>
          <w:sz w:val="28"/>
          <w:szCs w:val="28"/>
        </w:rPr>
        <w:t>C</w:t>
      </w:r>
      <w:r w:rsidR="00EE5CBF">
        <w:rPr>
          <w:rFonts w:ascii="Calibri" w:hAnsi="Calibri" w:cs="Calibri"/>
          <w:b/>
          <w:bCs/>
          <w:sz w:val="28"/>
          <w:szCs w:val="28"/>
        </w:rPr>
        <w:t xml:space="preserve">onclusive </w:t>
      </w:r>
      <w:r w:rsidR="00D45A79">
        <w:rPr>
          <w:rFonts w:ascii="Calibri" w:hAnsi="Calibri" w:cs="Calibri"/>
          <w:b/>
          <w:bCs/>
          <w:sz w:val="28"/>
          <w:szCs w:val="28"/>
        </w:rPr>
        <w:t>D</w:t>
      </w:r>
      <w:r w:rsidR="00EE5CBF">
        <w:rPr>
          <w:rFonts w:ascii="Calibri" w:hAnsi="Calibri" w:cs="Calibri"/>
          <w:b/>
          <w:bCs/>
          <w:sz w:val="28"/>
          <w:szCs w:val="28"/>
        </w:rPr>
        <w:t xml:space="preserve">ecision </w:t>
      </w:r>
      <w:r w:rsidR="00D45A79">
        <w:rPr>
          <w:rFonts w:ascii="Calibri" w:hAnsi="Calibri" w:cs="Calibri"/>
          <w:b/>
          <w:bCs/>
          <w:sz w:val="28"/>
          <w:szCs w:val="28"/>
        </w:rPr>
        <w:t>M</w:t>
      </w:r>
      <w:r w:rsidR="00EE5CBF">
        <w:rPr>
          <w:rFonts w:ascii="Calibri" w:hAnsi="Calibri" w:cs="Calibri"/>
          <w:b/>
          <w:bCs/>
          <w:sz w:val="28"/>
          <w:szCs w:val="28"/>
        </w:rPr>
        <w:t>aking</w:t>
      </w:r>
    </w:p>
    <w:p w14:paraId="383AC165" w14:textId="77777777" w:rsidR="00237319" w:rsidRPr="00E53D2C" w:rsidRDefault="00237319" w:rsidP="00237319">
      <w:pPr>
        <w:spacing w:line="480" w:lineRule="auto"/>
        <w:rPr>
          <w:rFonts w:ascii="Calibri" w:hAnsi="Calibri" w:cs="Calibri"/>
        </w:rPr>
      </w:pPr>
    </w:p>
    <w:p w14:paraId="411A0BF8" w14:textId="2AA09C63" w:rsidR="00237319" w:rsidRPr="00C04E8F" w:rsidRDefault="00237319" w:rsidP="00237319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Fariba Abbassi,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A2887">
        <w:rPr>
          <w:rFonts w:ascii="Calibri" w:hAnsi="Calibri" w:cs="Calibri"/>
          <w:b/>
          <w:bCs/>
          <w:i/>
          <w:iCs/>
          <w:vertAlign w:val="superscript"/>
        </w:rPr>
        <w:t>,2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Joana Rodrigues</w:t>
      </w:r>
      <w:r>
        <w:rPr>
          <w:rFonts w:ascii="Calibri" w:hAnsi="Calibri" w:cs="Calibri"/>
          <w:b/>
          <w:bCs/>
        </w:rPr>
        <w:t xml:space="preserve"> Ribeiro</w:t>
      </w:r>
      <w:r w:rsidRPr="00C04E8F">
        <w:rPr>
          <w:rFonts w:ascii="Calibri" w:hAnsi="Calibri" w:cs="Calibri"/>
          <w:b/>
          <w:bCs/>
        </w:rPr>
        <w:t>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CE741D">
        <w:rPr>
          <w:rFonts w:ascii="Calibri" w:hAnsi="Calibri" w:cs="Calibri"/>
          <w:b/>
          <w:bCs/>
          <w:i/>
          <w:iCs/>
          <w:vertAlign w:val="superscript"/>
        </w:rPr>
        <w:t>,2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Matthias Pfister,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2</w:t>
      </w:r>
      <w:r w:rsidR="00FF0010">
        <w:rPr>
          <w:rFonts w:ascii="Calibri" w:hAnsi="Calibri" w:cs="Calibri"/>
          <w:b/>
          <w:bCs/>
          <w:i/>
          <w:iCs/>
          <w:vertAlign w:val="superscript"/>
        </w:rPr>
        <w:t>,3</w:t>
      </w:r>
      <w:r w:rsidRPr="00C04E8F">
        <w:rPr>
          <w:rFonts w:ascii="Calibri" w:hAnsi="Calibri" w:cs="Calibri"/>
          <w:b/>
          <w:bCs/>
        </w:rPr>
        <w:t xml:space="preserve">; </w:t>
      </w:r>
      <w:r w:rsidRPr="00C04E8F">
        <w:rPr>
          <w:rFonts w:ascii="Calibri" w:hAnsi="Calibri" w:cs="Calibri"/>
          <w:b/>
          <w:bCs/>
        </w:rPr>
        <w:br/>
        <w:t>Pierre-Alain Clavien, MD, PhD</w:t>
      </w:r>
      <w:r w:rsidR="00CE741D">
        <w:rPr>
          <w:rFonts w:ascii="Calibri" w:hAnsi="Calibri" w:cs="Calibri"/>
          <w:b/>
          <w:bCs/>
          <w:i/>
          <w:iCs/>
          <w:vertAlign w:val="superscript"/>
        </w:rPr>
        <w:t>2</w:t>
      </w:r>
      <w:r w:rsidR="00FF0010">
        <w:rPr>
          <w:rFonts w:ascii="Calibri" w:hAnsi="Calibri" w:cs="Calibri"/>
          <w:b/>
          <w:bCs/>
          <w:i/>
          <w:iCs/>
          <w:vertAlign w:val="superscript"/>
        </w:rPr>
        <w:t>,4</w:t>
      </w:r>
      <w:r w:rsidR="00FA2887"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7F1AA0D8" wp14:editId="3B99754F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4E8F">
        <w:rPr>
          <w:rFonts w:ascii="Calibri" w:hAnsi="Calibri" w:cs="Calibri"/>
          <w:b/>
          <w:bCs/>
        </w:rPr>
        <w:t>; Milo A Puhan, MD, PhD</w:t>
      </w:r>
      <w:r w:rsidR="00CE741D">
        <w:rPr>
          <w:rFonts w:ascii="Calibri" w:hAnsi="Calibri" w:cs="Calibri"/>
          <w:b/>
          <w:bCs/>
          <w:i/>
          <w:iCs/>
          <w:vertAlign w:val="superscript"/>
        </w:rPr>
        <w:t>1,2</w:t>
      </w:r>
      <w:r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7F7322FF" wp14:editId="7F1294CF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FF7D" w14:textId="77777777" w:rsidR="00237319" w:rsidRPr="00D45A79" w:rsidRDefault="00237319" w:rsidP="00237319">
      <w:pPr>
        <w:spacing w:line="480" w:lineRule="auto"/>
        <w:rPr>
          <w:rFonts w:ascii="Calibri" w:hAnsi="Calibri" w:cs="Calibri"/>
          <w:i/>
          <w:iCs/>
        </w:rPr>
      </w:pPr>
    </w:p>
    <w:p w14:paraId="74DB2271" w14:textId="6B616CDE" w:rsidR="00CE741D" w:rsidRPr="00D45A79" w:rsidRDefault="00237319" w:rsidP="00FF0010">
      <w:pPr>
        <w:rPr>
          <w:rFonts w:ascii="Calibri" w:hAnsi="Calibri" w:cs="Calibri"/>
          <w:i/>
          <w:iCs/>
        </w:rPr>
      </w:pPr>
      <w:r w:rsidRPr="00FF0010">
        <w:rPr>
          <w:rFonts w:ascii="Calibri" w:hAnsi="Calibri" w:cs="Calibri"/>
          <w:i/>
          <w:iCs/>
          <w:vertAlign w:val="superscript"/>
        </w:rPr>
        <w:t>1</w:t>
      </w:r>
      <w:r w:rsidRPr="00FF0010">
        <w:rPr>
          <w:rFonts w:ascii="Calibri" w:hAnsi="Calibri" w:cs="Calibri"/>
          <w:i/>
          <w:iCs/>
        </w:rPr>
        <w:t>Epidemiology, Biostatistics and Prevention Institute, University of Zurich, Zurich (Switzerland)</w:t>
      </w:r>
      <w:r w:rsidR="00CE741D" w:rsidRPr="00FF0010">
        <w:rPr>
          <w:rFonts w:ascii="Calibri" w:hAnsi="Calibri" w:cs="Calibri"/>
          <w:i/>
          <w:iCs/>
        </w:rPr>
        <w:br/>
      </w:r>
      <w:r w:rsidR="00CE741D" w:rsidRPr="00FF0010">
        <w:rPr>
          <w:rFonts w:ascii="Calibri" w:hAnsi="Calibri" w:cs="Calibri"/>
          <w:i/>
          <w:iCs/>
        </w:rPr>
        <w:br/>
      </w:r>
      <w:r w:rsidR="00CE741D" w:rsidRPr="00D45A79">
        <w:rPr>
          <w:rFonts w:ascii="Calibri" w:hAnsi="Calibri" w:cs="Calibri"/>
          <w:i/>
          <w:iCs/>
          <w:vertAlign w:val="superscript"/>
        </w:rPr>
        <w:t>2</w:t>
      </w:r>
      <w:r w:rsidR="00CE741D" w:rsidRPr="00D45A79">
        <w:rPr>
          <w:rFonts w:ascii="Calibri" w:hAnsi="Calibri" w:cs="Calibri"/>
          <w:i/>
          <w:iCs/>
        </w:rPr>
        <w:t>Hub for Translational Research and Liver/GI Health, FZ-Healthcare Foundation, Zurich, Switzerland</w:t>
      </w:r>
    </w:p>
    <w:p w14:paraId="3C2C4AC2" w14:textId="2CBF7FCE" w:rsidR="00237319" w:rsidRPr="00FF0010" w:rsidRDefault="00237319" w:rsidP="00FF0010">
      <w:pPr>
        <w:autoSpaceDE w:val="0"/>
        <w:autoSpaceDN w:val="0"/>
        <w:adjustRightInd w:val="0"/>
        <w:rPr>
          <w:rFonts w:ascii="Calibri" w:hAnsi="Calibri" w:cs="Calibri"/>
          <w:i/>
          <w:iCs/>
          <w:color w:val="212121"/>
          <w:shd w:val="clear" w:color="auto" w:fill="FFFFFF"/>
        </w:rPr>
      </w:pPr>
      <w:r w:rsidRPr="00FF0010">
        <w:rPr>
          <w:rFonts w:ascii="Calibri" w:hAnsi="Calibri" w:cs="Calibri"/>
          <w:i/>
          <w:iCs/>
        </w:rPr>
        <w:br/>
      </w:r>
      <w:r w:rsidR="00FF0010">
        <w:rPr>
          <w:rFonts w:ascii="Calibri" w:hAnsi="Calibri" w:cs="Calibri"/>
          <w:i/>
          <w:iCs/>
          <w:vertAlign w:val="superscript"/>
        </w:rPr>
        <w:t>3</w:t>
      </w:r>
      <w:r w:rsidRPr="00FF0010">
        <w:rPr>
          <w:rFonts w:ascii="Calibri" w:hAnsi="Calibri" w:cs="Calibri"/>
          <w:i/>
          <w:iCs/>
        </w:rPr>
        <w:t xml:space="preserve">Department of Surgery, Cantonal Hospital Thurgau, Frauenfeld </w:t>
      </w:r>
      <w:r w:rsidRPr="00FF0010">
        <w:rPr>
          <w:rFonts w:ascii="Calibri" w:hAnsi="Calibri" w:cs="Calibri"/>
          <w:i/>
          <w:iCs/>
          <w:color w:val="212121"/>
          <w:shd w:val="clear" w:color="auto" w:fill="FFFFFF"/>
        </w:rPr>
        <w:t>(Switzerland)</w:t>
      </w:r>
    </w:p>
    <w:p w14:paraId="0A3CD0CB" w14:textId="04608ABB" w:rsidR="00237319" w:rsidRPr="00FF0010" w:rsidRDefault="00237319" w:rsidP="00FF0010">
      <w:pPr>
        <w:autoSpaceDE w:val="0"/>
        <w:autoSpaceDN w:val="0"/>
        <w:adjustRightInd w:val="0"/>
        <w:rPr>
          <w:rFonts w:ascii="Calibri" w:hAnsi="Calibri" w:cs="Calibri"/>
          <w:i/>
          <w:iCs/>
        </w:rPr>
      </w:pPr>
      <w:r w:rsidRPr="00FF0010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FF0010">
        <w:rPr>
          <w:rFonts w:ascii="Calibri" w:hAnsi="Calibri" w:cs="Calibri"/>
          <w:i/>
          <w:iCs/>
          <w:vertAlign w:val="superscript"/>
        </w:rPr>
        <w:t>4</w:t>
      </w:r>
      <w:r w:rsidR="00CE741D" w:rsidRPr="00FF0010">
        <w:rPr>
          <w:rFonts w:ascii="Calibri" w:hAnsi="Calibri" w:cs="Calibri"/>
          <w:i/>
          <w:iCs/>
        </w:rPr>
        <w:t>Department of</w:t>
      </w:r>
      <w:r w:rsidRPr="00FF0010">
        <w:rPr>
          <w:rFonts w:ascii="Calibri" w:hAnsi="Calibri" w:cs="Calibri"/>
          <w:i/>
          <w:iCs/>
        </w:rPr>
        <w:t xml:space="preserve"> Surgery and Transplantation, University of Zurich, Wyss Translational Center, Swiss Medical Network, Zurich (Switzerland)</w:t>
      </w:r>
      <w:r w:rsidRPr="00FF0010">
        <w:rPr>
          <w:rFonts w:ascii="Calibri" w:hAnsi="Calibri" w:cs="Calibri"/>
          <w:i/>
          <w:iCs/>
        </w:rPr>
        <w:br/>
      </w:r>
    </w:p>
    <w:p w14:paraId="5A22A6D4" w14:textId="77777777" w:rsidR="00237319" w:rsidRPr="00FF0010" w:rsidRDefault="00237319" w:rsidP="00FF0010">
      <w:pPr>
        <w:autoSpaceDE w:val="0"/>
        <w:autoSpaceDN w:val="0"/>
        <w:adjustRightInd w:val="0"/>
        <w:rPr>
          <w:rFonts w:ascii="Calibri" w:hAnsi="Calibri" w:cs="Calibri"/>
          <w:i/>
          <w:iCs/>
        </w:rPr>
      </w:pPr>
      <w:r w:rsidRPr="00FF0010">
        <w:rPr>
          <w:rFonts w:ascii="Calibri" w:hAnsi="Calibri" w:cs="Calibri"/>
          <w:i/>
          <w:iCs/>
        </w:rPr>
        <w:t>*Both authors contributed equally to this work</w:t>
      </w:r>
    </w:p>
    <w:p w14:paraId="7E66FDDC" w14:textId="77777777" w:rsidR="00237319" w:rsidRPr="00E53D2C" w:rsidRDefault="00237319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2069F1C7" w14:textId="77777777" w:rsidR="00237319" w:rsidRPr="00FF0010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1B6D2D25" w14:textId="77777777" w:rsidR="00237319" w:rsidRPr="00FF0010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4669B3B7" w14:textId="77777777" w:rsidR="00237319" w:rsidRPr="00D45A79" w:rsidRDefault="00237319" w:rsidP="00D45A79">
      <w:pPr>
        <w:ind w:firstLine="567"/>
        <w:rPr>
          <w:rFonts w:ascii="Calibri" w:hAnsi="Calibri" w:cs="Calibri"/>
          <w:color w:val="000000"/>
        </w:rPr>
      </w:pPr>
      <w:r w:rsidRPr="00D45A79">
        <w:rPr>
          <w:rFonts w:ascii="Calibri" w:hAnsi="Calibri" w:cs="Calibri"/>
          <w:noProof/>
        </w:rPr>
        <w:drawing>
          <wp:inline distT="0" distB="0" distL="0" distR="0" wp14:anchorId="06E3B2ED" wp14:editId="6853ECF6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5A79">
        <w:rPr>
          <w:rFonts w:ascii="Calibri" w:hAnsi="Calibri" w:cs="Calibri"/>
        </w:rPr>
        <w:t xml:space="preserve"> Corresponding author: </w:t>
      </w:r>
      <w:r w:rsidRPr="00D45A79">
        <w:rPr>
          <w:rFonts w:ascii="Calibri" w:hAnsi="Calibri" w:cs="Calibri"/>
        </w:rPr>
        <w:tab/>
      </w:r>
      <w:r w:rsidRPr="00D45A79">
        <w:rPr>
          <w:rFonts w:ascii="Calibri" w:hAnsi="Calibri" w:cs="Calibri"/>
          <w:b/>
          <w:bCs/>
        </w:rPr>
        <w:t>Milo A Puhan, MD, PhD</w:t>
      </w:r>
    </w:p>
    <w:p w14:paraId="60205410" w14:textId="77777777" w:rsidR="00237319" w:rsidRPr="00D45A79" w:rsidRDefault="00237319" w:rsidP="00237319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color w:val="201F1E"/>
        </w:rPr>
      </w:pPr>
      <w:r w:rsidRPr="00D45A79">
        <w:rPr>
          <w:rFonts w:ascii="Calibri" w:hAnsi="Calibri" w:cs="Calibri"/>
          <w:color w:val="201F1E"/>
        </w:rPr>
        <w:tab/>
        <w:t>University of Zurich</w:t>
      </w:r>
    </w:p>
    <w:p w14:paraId="5345C8D2" w14:textId="77777777" w:rsidR="00237319" w:rsidRPr="00D45A79" w:rsidRDefault="00237319" w:rsidP="00237319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color w:val="201F1E"/>
        </w:rPr>
      </w:pPr>
      <w:r w:rsidRPr="00D45A79">
        <w:rPr>
          <w:rFonts w:ascii="Calibri" w:hAnsi="Calibri" w:cs="Calibri"/>
          <w:color w:val="201F1E"/>
        </w:rPr>
        <w:tab/>
        <w:t>Epidemiology, Biostatistics and Prevention Institute</w:t>
      </w:r>
    </w:p>
    <w:p w14:paraId="3736066B" w14:textId="77777777" w:rsidR="00237319" w:rsidRPr="00D45A7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color w:val="201F1E"/>
          <w:lang w:val="de-CH"/>
        </w:rPr>
      </w:pPr>
      <w:r w:rsidRPr="00D45A79">
        <w:rPr>
          <w:rFonts w:ascii="Calibri" w:hAnsi="Calibri" w:cs="Calibri"/>
          <w:color w:val="201F1E"/>
        </w:rPr>
        <w:tab/>
      </w:r>
      <w:r w:rsidRPr="00D45A79">
        <w:rPr>
          <w:rFonts w:ascii="Calibri" w:hAnsi="Calibri" w:cs="Calibri"/>
          <w:color w:val="201F1E"/>
          <w:lang w:val="de-CH"/>
        </w:rPr>
        <w:t>Hirschengraben 84</w:t>
      </w:r>
    </w:p>
    <w:p w14:paraId="2EA10074" w14:textId="77777777" w:rsidR="00237319" w:rsidRPr="00D45A7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color w:val="201F1E"/>
          <w:lang w:val="de-CH"/>
        </w:rPr>
      </w:pPr>
      <w:r w:rsidRPr="00D45A79">
        <w:rPr>
          <w:rFonts w:ascii="Calibri" w:hAnsi="Calibri" w:cs="Calibri"/>
          <w:color w:val="201F1E"/>
          <w:lang w:val="de-CH"/>
        </w:rPr>
        <w:tab/>
        <w:t>8001 Zurich, Switzerland</w:t>
      </w:r>
    </w:p>
    <w:p w14:paraId="719B23DA" w14:textId="242A5075" w:rsidR="00237319" w:rsidRPr="00D45A7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bdr w:val="none" w:sz="0" w:space="0" w:color="auto" w:frame="1"/>
          <w:lang w:val="de-CH"/>
        </w:rPr>
      </w:pPr>
      <w:r w:rsidRPr="00D45A79">
        <w:rPr>
          <w:rFonts w:ascii="Calibri" w:hAnsi="Calibri" w:cs="Calibri"/>
          <w:color w:val="201F1E"/>
          <w:lang w:val="de-CH"/>
        </w:rPr>
        <w:tab/>
      </w:r>
      <w:r w:rsidR="00D45A79" w:rsidRPr="00D45A79">
        <w:rPr>
          <w:rFonts w:ascii="Calibri" w:hAnsi="Calibri" w:cs="Calibri"/>
          <w:color w:val="201F1E"/>
          <w:lang w:val="de-CH"/>
        </w:rPr>
        <w:t>E-Mail</w:t>
      </w:r>
      <w:r w:rsidRPr="00D45A79">
        <w:rPr>
          <w:rFonts w:ascii="Calibri" w:hAnsi="Calibri" w:cs="Calibri"/>
          <w:color w:val="201F1E"/>
          <w:lang w:val="de-CH"/>
        </w:rPr>
        <w:t>:</w:t>
      </w:r>
      <w:r w:rsidRPr="00D45A79">
        <w:rPr>
          <w:rFonts w:ascii="Calibri" w:hAnsi="Calibri" w:cs="Calibri"/>
          <w:color w:val="201F1E"/>
          <w:bdr w:val="none" w:sz="0" w:space="0" w:color="auto" w:frame="1"/>
          <w:lang w:val="de-CH"/>
        </w:rPr>
        <w:t> </w:t>
      </w:r>
      <w:hyperlink r:id="rId5" w:history="1">
        <w:r w:rsidR="00FA2887" w:rsidRPr="00D45A79">
          <w:rPr>
            <w:rStyle w:val="Hyperlink"/>
            <w:rFonts w:ascii="Calibri" w:hAnsi="Calibri" w:cs="Calibri"/>
            <w:bdr w:val="none" w:sz="0" w:space="0" w:color="auto" w:frame="1"/>
            <w:lang w:val="de-CH"/>
          </w:rPr>
          <w:t>miloalan.puhan@uzh.ch</w:t>
        </w:r>
      </w:hyperlink>
    </w:p>
    <w:p w14:paraId="16B2C328" w14:textId="77777777" w:rsidR="00237319" w:rsidRPr="00FF0010" w:rsidRDefault="00237319" w:rsidP="00D45A79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lang w:val="de-CH"/>
        </w:rPr>
      </w:pPr>
    </w:p>
    <w:p w14:paraId="62F59E36" w14:textId="77777777" w:rsidR="00FF0010" w:rsidRPr="00FF0010" w:rsidRDefault="00FF0010" w:rsidP="00D45A79">
      <w:pPr>
        <w:ind w:left="3544" w:hanging="2977"/>
        <w:rPr>
          <w:rFonts w:ascii="Calibri" w:eastAsia="Calibri" w:hAnsi="Calibri" w:cs="Calibri"/>
        </w:rPr>
      </w:pPr>
      <w:r w:rsidRPr="00FF0010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1642ECA5" wp14:editId="207D3F00">
            <wp:extent cx="166370" cy="166370"/>
            <wp:effectExtent l="0" t="0" r="5080" b="5080"/>
            <wp:docPr id="1599474071" name="Grafik 1599474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010">
        <w:rPr>
          <w:rFonts w:ascii="Calibri" w:hAnsi="Calibri" w:cs="Calibri"/>
          <w:color w:val="000000" w:themeColor="text1"/>
        </w:rPr>
        <w:t xml:space="preserve"> Corresponding author: </w:t>
      </w:r>
      <w:r w:rsidRPr="00FF0010">
        <w:rPr>
          <w:rFonts w:ascii="Calibri" w:hAnsi="Calibri" w:cs="Calibri"/>
          <w:color w:val="000000" w:themeColor="text1"/>
        </w:rPr>
        <w:tab/>
      </w:r>
      <w:r w:rsidRPr="00D45A79">
        <w:rPr>
          <w:rFonts w:ascii="Calibri" w:eastAsia="Calibri" w:hAnsi="Calibri" w:cs="Calibri"/>
          <w:b/>
          <w:bCs/>
        </w:rPr>
        <w:t>Pierre-Alain Clavien, MD, PhD</w:t>
      </w:r>
    </w:p>
    <w:p w14:paraId="03C35ECE" w14:textId="77777777" w:rsidR="00FF0010" w:rsidRPr="00FF0010" w:rsidRDefault="00FF0010" w:rsidP="00FF0010">
      <w:pPr>
        <w:ind w:left="3544"/>
        <w:rPr>
          <w:rFonts w:ascii="Calibri" w:eastAsia="Calibri" w:hAnsi="Calibri" w:cs="Calibri"/>
        </w:rPr>
      </w:pPr>
      <w:r w:rsidRPr="00FF0010">
        <w:rPr>
          <w:rFonts w:ascii="Calibri" w:eastAsia="Calibri" w:hAnsi="Calibri" w:cs="Calibri"/>
        </w:rPr>
        <w:t>Department of Surgery and Transplantation</w:t>
      </w:r>
    </w:p>
    <w:p w14:paraId="7918A880" w14:textId="77777777" w:rsidR="00FF0010" w:rsidRPr="00FF0010" w:rsidRDefault="00FF0010" w:rsidP="00D45A79">
      <w:pPr>
        <w:ind w:left="3544"/>
        <w:rPr>
          <w:rFonts w:ascii="Calibri" w:eastAsia="Calibri" w:hAnsi="Calibri" w:cs="Calibri"/>
        </w:rPr>
      </w:pPr>
      <w:r w:rsidRPr="00FF0010">
        <w:rPr>
          <w:rFonts w:ascii="Calibri" w:eastAsia="Calibri" w:hAnsi="Calibri" w:cs="Calibri"/>
        </w:rPr>
        <w:t xml:space="preserve">University of Zurich </w:t>
      </w:r>
    </w:p>
    <w:p w14:paraId="42052206" w14:textId="77777777" w:rsidR="00FF0010" w:rsidRPr="00FF0010" w:rsidRDefault="00FF0010" w:rsidP="00D45A79">
      <w:pPr>
        <w:ind w:left="3544"/>
        <w:rPr>
          <w:rFonts w:ascii="Calibri" w:eastAsia="Calibri" w:hAnsi="Calibri" w:cs="Calibri"/>
        </w:rPr>
      </w:pPr>
      <w:r w:rsidRPr="00FF0010">
        <w:rPr>
          <w:rFonts w:ascii="Calibri" w:eastAsia="Calibri" w:hAnsi="Calibri" w:cs="Calibri"/>
        </w:rPr>
        <w:t xml:space="preserve">Swiss Medical Network </w:t>
      </w:r>
    </w:p>
    <w:p w14:paraId="59F70CD4" w14:textId="77777777" w:rsidR="00FF0010" w:rsidRPr="00FF0010" w:rsidRDefault="00FF0010" w:rsidP="00D45A79">
      <w:pPr>
        <w:ind w:left="3544"/>
        <w:rPr>
          <w:rFonts w:ascii="Calibri" w:eastAsia="Calibri" w:hAnsi="Calibri" w:cs="Calibri"/>
        </w:rPr>
      </w:pPr>
      <w:proofErr w:type="spellStart"/>
      <w:r w:rsidRPr="00FF0010">
        <w:rPr>
          <w:rFonts w:ascii="Calibri" w:eastAsia="Calibri" w:hAnsi="Calibri" w:cs="Calibri"/>
        </w:rPr>
        <w:t>Toblerstrasse</w:t>
      </w:r>
      <w:proofErr w:type="spellEnd"/>
      <w:r w:rsidRPr="00FF0010">
        <w:rPr>
          <w:rFonts w:ascii="Calibri" w:eastAsia="Calibri" w:hAnsi="Calibri" w:cs="Calibri"/>
        </w:rPr>
        <w:t xml:space="preserve"> 51 </w:t>
      </w:r>
    </w:p>
    <w:p w14:paraId="75B41A3F" w14:textId="77777777" w:rsidR="00FF0010" w:rsidRPr="00FF0010" w:rsidRDefault="00FF0010" w:rsidP="00D45A79">
      <w:pPr>
        <w:ind w:left="3544"/>
        <w:rPr>
          <w:rFonts w:ascii="Calibri" w:eastAsia="Calibri" w:hAnsi="Calibri" w:cs="Calibri"/>
        </w:rPr>
      </w:pPr>
      <w:r w:rsidRPr="00FF0010">
        <w:rPr>
          <w:rFonts w:ascii="Calibri" w:eastAsia="Calibri" w:hAnsi="Calibri" w:cs="Calibri"/>
        </w:rPr>
        <w:t>8044 Zurich, Switzerland</w:t>
      </w:r>
    </w:p>
    <w:p w14:paraId="195FDF0C" w14:textId="1EB36C58" w:rsidR="00FF0010" w:rsidRPr="00FF0010" w:rsidRDefault="00FF0010" w:rsidP="00D45A79">
      <w:pPr>
        <w:ind w:left="3544"/>
        <w:rPr>
          <w:rFonts w:ascii="Calibri" w:eastAsia="Calibri" w:hAnsi="Calibri" w:cs="Calibri"/>
        </w:rPr>
      </w:pPr>
      <w:r w:rsidRPr="00FF0010">
        <w:rPr>
          <w:rFonts w:ascii="Calibri" w:eastAsia="Calibri" w:hAnsi="Calibri" w:cs="Calibri"/>
        </w:rPr>
        <w:t>E</w:t>
      </w:r>
      <w:r w:rsidR="00D45A79">
        <w:rPr>
          <w:rFonts w:ascii="Calibri" w:eastAsia="Calibri" w:hAnsi="Calibri" w:cs="Calibri"/>
        </w:rPr>
        <w:t>-M</w:t>
      </w:r>
      <w:r w:rsidRPr="00FF0010">
        <w:rPr>
          <w:rFonts w:ascii="Calibri" w:eastAsia="Calibri" w:hAnsi="Calibri" w:cs="Calibri"/>
        </w:rPr>
        <w:t>ail: clavien@access.uzh.ch</w:t>
      </w:r>
    </w:p>
    <w:p w14:paraId="0DFC8217" w14:textId="77777777" w:rsidR="00237319" w:rsidRPr="00F67EEB" w:rsidRDefault="00237319" w:rsidP="00FF0010">
      <w:pPr>
        <w:pStyle w:val="Lehmannheading2"/>
        <w:tabs>
          <w:tab w:val="left" w:pos="3544"/>
        </w:tabs>
        <w:snapToGrid w:val="0"/>
        <w:spacing w:before="0" w:line="240" w:lineRule="auto"/>
        <w:contextualSpacing/>
        <w:rPr>
          <w:rFonts w:ascii="Calibri" w:hAnsi="Calibri" w:cs="Calibri"/>
          <w:lang w:val="de-CH"/>
        </w:rPr>
      </w:pPr>
      <w:r w:rsidRPr="00F67EEB">
        <w:rPr>
          <w:rFonts w:ascii="Calibri" w:hAnsi="Calibri" w:cs="Calibri"/>
          <w:lang w:val="de-CH"/>
        </w:rPr>
        <w:br w:type="page"/>
      </w:r>
    </w:p>
    <w:p w14:paraId="2B175EB5" w14:textId="77777777" w:rsidR="00237319" w:rsidRPr="001101B0" w:rsidRDefault="00237319" w:rsidP="00237319">
      <w:pPr>
        <w:spacing w:before="100" w:beforeAutospacing="1" w:after="100" w:afterAutospacing="1" w:line="480" w:lineRule="auto"/>
        <w:jc w:val="center"/>
        <w:rPr>
          <w:rFonts w:ascii="Calibri" w:hAnsi="Calibri" w:cs="Calibri"/>
          <w:b/>
          <w:bCs/>
          <w:sz w:val="28"/>
          <w:szCs w:val="28"/>
          <w:lang w:val="de-DE"/>
        </w:rPr>
      </w:pPr>
      <w:r w:rsidRPr="001101B0">
        <w:rPr>
          <w:rFonts w:ascii="Calibri" w:hAnsi="Calibri" w:cs="Calibri"/>
          <w:b/>
          <w:bCs/>
          <w:sz w:val="28"/>
          <w:szCs w:val="28"/>
          <w:lang w:val="de-DE"/>
        </w:rPr>
        <w:lastRenderedPageBreak/>
        <w:t>Abstract</w:t>
      </w:r>
    </w:p>
    <w:p w14:paraId="1FB9D7C1" w14:textId="77777777" w:rsidR="00F46BFA" w:rsidRPr="001101B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Background</w:t>
      </w:r>
      <w:r w:rsidR="00007392"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 xml:space="preserve"> and aim</w:t>
      </w:r>
    </w:p>
    <w:p w14:paraId="3796CFB8" w14:textId="32A9F0D8" w:rsidR="00007392" w:rsidRPr="001101B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Randomized controlled trials (RCTs) are considered the gold standard for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generating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evidence.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H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owever,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RCTs </w:t>
      </w:r>
      <w:r w:rsidR="00FE5F1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are 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often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25265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incompletely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and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inconsistently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reported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and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rarely 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place</w:t>
      </w:r>
      <w:r w:rsidR="00B82DE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patients</w:t>
      </w:r>
      <w:r w:rsidR="00B82DE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at the center of their research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Consequently, much of today’s surgical evidence </w:t>
      </w:r>
      <w:r w:rsidR="00B82DE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fail</w:t>
      </w:r>
      <w:r w:rsidR="00D45A7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B82DE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to inform patient-focused decisions at the bedside.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</w:p>
    <w:p w14:paraId="2FABA00F" w14:textId="1DD16E65" w:rsidR="00F46BFA" w:rsidRPr="001101B0" w:rsidRDefault="00502E61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ins w:id="0" w:author="fariba abbassi" w:date="2025-11-04T16:35:00Z" w16du:dateUtc="2025-11-04T15:35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Poor reporting, however, may only be the symptom of a deeper issue, namely, inadequate trial planning. </w:t>
        </w:r>
      </w:ins>
      <w:del w:id="1" w:author="fariba abbassi" w:date="2025-11-04T16:35:00Z" w16du:dateUtc="2025-11-04T15:35:00Z">
        <w:r w:rsidR="00B82DE2" w:rsidRPr="001101B0" w:rsidDel="00502E61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We postulated that the </w:delText>
        </w:r>
        <w:r w:rsidR="0005456C" w:rsidRPr="001101B0" w:rsidDel="00502E61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root of </w:delText>
        </w:r>
        <w:r w:rsidR="00933650" w:rsidRPr="001101B0" w:rsidDel="00502E61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these </w:delText>
        </w:r>
        <w:r w:rsidR="0005456C" w:rsidRPr="001101B0" w:rsidDel="00502E61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issues </w:delText>
        </w:r>
        <w:r w:rsidR="00933650" w:rsidRPr="001101B0" w:rsidDel="00502E61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lies in</w:delText>
        </w:r>
        <w:r w:rsidR="0005456C" w:rsidRPr="001101B0" w:rsidDel="00502E61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</w:delText>
        </w:r>
        <w:r w:rsidR="001D09A0" w:rsidRPr="001101B0" w:rsidDel="00502E61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inadequate trial planning.</w:delText>
        </w:r>
      </w:del>
      <w:r w:rsidR="001D09A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To investigate this hypothesis, we systematically exami</w:t>
      </w:r>
      <w:r w:rsidR="0025265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ne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d</w:t>
      </w:r>
      <w:r w:rsidR="001D09A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RCTs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from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their</w:t>
      </w:r>
      <w:r w:rsidR="0005456C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pre-tr</w:t>
      </w:r>
      <w:r w:rsidR="00B82DE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ia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l documents to </w:t>
      </w:r>
      <w:r w:rsidR="0025265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their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final</w:t>
      </w:r>
      <w:r w:rsidR="0025265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publication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25265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66282D99" w14:textId="77777777" w:rsidR="00F46BFA" w:rsidRPr="001101B0" w:rsidRDefault="001D09A0" w:rsidP="00007392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Methods</w:t>
      </w:r>
    </w:p>
    <w:p w14:paraId="2E6A31BB" w14:textId="5B2DD986" w:rsidR="001D09A0" w:rsidRPr="001101B0" w:rsidRDefault="00B82DE2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ins w:id="2" w:author="Pierre Clavien Clavien" w:date="2025-11-03T12:49:00Z" w16du:dateUtc="2025-11-03T11:49:00Z">
        <w:del w:id="3" w:author="fariba abbassi" w:date="2025-11-04T14:57:00Z" w16du:dateUtc="2025-11-04T13:57:00Z">
          <w:r w:rsidRPr="001101B0" w:rsidDel="00D45A79">
            <w:rPr>
              <w:rFonts w:ascii="Calibri" w:hAnsi="Calibri" w:cs="Calibri"/>
            </w:rPr>
            <w:delText xml:space="preserve">The </w:delText>
          </w:r>
          <w:commentRangeStart w:id="4"/>
          <w:commentRangeStart w:id="5"/>
          <w:r w:rsidRPr="001101B0" w:rsidDel="00D45A79">
            <w:rPr>
              <w:rFonts w:ascii="Calibri" w:hAnsi="Calibri" w:cs="Calibri"/>
            </w:rPr>
            <w:delText xml:space="preserve">only validated </w:delText>
          </w:r>
        </w:del>
      </w:ins>
      <w:commentRangeEnd w:id="4"/>
      <w:ins w:id="6" w:author="Pierre Clavien Clavien" w:date="2025-11-03T12:53:00Z" w16du:dateUtc="2025-11-03T11:53:00Z">
        <w:del w:id="7" w:author="fariba abbassi" w:date="2025-11-04T14:57:00Z" w16du:dateUtc="2025-11-04T13:57:00Z">
          <w:r w:rsidR="00EE5CBF" w:rsidRPr="001101B0" w:rsidDel="00D45A79">
            <w:rPr>
              <w:rStyle w:val="Kommentarzeichen"/>
              <w:rFonts w:ascii="Calibri" w:hAnsi="Calibri" w:cs="Calibri"/>
              <w:rPrChange w:id="8" w:author="fariba abbassi" w:date="2025-11-04T17:21:00Z" w16du:dateUtc="2025-11-04T16:21:00Z">
                <w:rPr>
                  <w:rStyle w:val="Kommentarzeichen"/>
                </w:rPr>
              </w:rPrChange>
            </w:rPr>
            <w:commentReference w:id="4"/>
          </w:r>
        </w:del>
      </w:ins>
      <w:commentRangeEnd w:id="5"/>
      <w:del w:id="9" w:author="fariba abbassi" w:date="2025-11-04T14:57:00Z" w16du:dateUtc="2025-11-04T13:57:00Z">
        <w:r w:rsidR="00FF0010" w:rsidRPr="001101B0" w:rsidDel="00D45A79">
          <w:rPr>
            <w:rStyle w:val="Kommentarzeichen"/>
            <w:rFonts w:ascii="Calibri" w:hAnsi="Calibri" w:cs="Calibri"/>
            <w:rPrChange w:id="10" w:author="fariba abbassi" w:date="2025-11-04T17:21:00Z" w16du:dateUtc="2025-11-04T16:21:00Z">
              <w:rPr>
                <w:rStyle w:val="Kommentarzeichen"/>
              </w:rPr>
            </w:rPrChange>
          </w:rPr>
          <w:commentReference w:id="5"/>
        </w:r>
      </w:del>
      <w:r w:rsidR="001D09A0" w:rsidRPr="001101B0">
        <w:rPr>
          <w:rFonts w:ascii="Calibri" w:hAnsi="Calibri" w:cs="Calibri"/>
        </w:rPr>
        <w:t>Through a systematic literature search in Scopus</w:t>
      </w:r>
      <w:r w:rsidR="00933650" w:rsidRPr="001101B0">
        <w:rPr>
          <w:rFonts w:ascii="Calibri" w:hAnsi="Calibri" w:cs="Calibri"/>
        </w:rPr>
        <w:t>,</w:t>
      </w:r>
      <w:r w:rsidR="001D09A0" w:rsidRPr="001101B0">
        <w:rPr>
          <w:rFonts w:ascii="Calibri" w:hAnsi="Calibri" w:cs="Calibri"/>
        </w:rPr>
        <w:t xml:space="preserve"> we identified all RCTs </w:t>
      </w:r>
      <w:r w:rsidR="00933650" w:rsidRPr="001101B0">
        <w:rPr>
          <w:rFonts w:ascii="Calibri" w:hAnsi="Calibri" w:cs="Calibri"/>
        </w:rPr>
        <w:t>using the Comprehensive Complication Index (</w:t>
      </w:r>
      <w:r w:rsidR="0073028C" w:rsidRPr="001101B0">
        <w:rPr>
          <w:rFonts w:ascii="Calibri" w:hAnsi="Calibri" w:cs="Calibri"/>
        </w:rPr>
        <w:t>CCI</w:t>
      </w:r>
      <w:r w:rsidR="0073028C" w:rsidRPr="001101B0">
        <w:rPr>
          <w:rFonts w:ascii="Calibri" w:hAnsi="Calibri" w:cs="Calibri"/>
          <w:vertAlign w:val="superscript"/>
        </w:rPr>
        <w:sym w:font="Symbol" w:char="F0D2"/>
      </w:r>
      <w:r w:rsidR="00933650" w:rsidRPr="001101B0">
        <w:rPr>
          <w:rFonts w:ascii="Calibri" w:hAnsi="Calibri" w:cs="Calibri"/>
        </w:rPr>
        <w:t>)</w:t>
      </w:r>
      <w:ins w:id="11" w:author="fariba abbassi" w:date="2025-11-04T14:59:00Z" w16du:dateUtc="2025-11-04T13:59:00Z">
        <w:r w:rsidR="00D45A79" w:rsidRPr="001101B0">
          <w:rPr>
            <w:rFonts w:ascii="Calibri" w:hAnsi="Calibri" w:cs="Calibri"/>
          </w:rPr>
          <w:t>. As the</w:t>
        </w:r>
      </w:ins>
      <w:ins w:id="12" w:author="fariba abbassi" w:date="2025-11-04T17:05:00Z" w16du:dateUtc="2025-11-04T16:05:00Z">
        <w:r w:rsidR="00443B6E" w:rsidRPr="001101B0">
          <w:rPr>
            <w:rFonts w:ascii="Calibri" w:hAnsi="Calibri" w:cs="Calibri"/>
          </w:rPr>
          <w:t xml:space="preserve"> CCI®</w:t>
        </w:r>
      </w:ins>
      <w:ins w:id="13" w:author="fariba abbassi" w:date="2025-11-04T17:06:00Z" w16du:dateUtc="2025-11-04T16:06:00Z">
        <w:r w:rsidR="00443B6E" w:rsidRPr="001101B0">
          <w:rPr>
            <w:rFonts w:ascii="Calibri" w:hAnsi="Calibri" w:cs="Calibri"/>
          </w:rPr>
          <w:t xml:space="preserve"> is the</w:t>
        </w:r>
      </w:ins>
      <w:ins w:id="14" w:author="fariba abbassi" w:date="2025-11-04T14:59:00Z" w16du:dateUtc="2025-11-04T13:59:00Z">
        <w:r w:rsidR="00D45A79" w:rsidRPr="001101B0">
          <w:rPr>
            <w:rFonts w:ascii="Calibri" w:hAnsi="Calibri" w:cs="Calibri"/>
          </w:rPr>
          <w:t xml:space="preserve"> only </w:t>
        </w:r>
      </w:ins>
      <w:del w:id="15" w:author="fariba abbassi" w:date="2025-11-04T14:59:00Z" w16du:dateUtc="2025-11-04T13:59:00Z">
        <w:r w:rsidR="00933650" w:rsidRPr="001101B0" w:rsidDel="00D45A79">
          <w:rPr>
            <w:rFonts w:ascii="Calibri" w:hAnsi="Calibri" w:cs="Calibri"/>
          </w:rPr>
          <w:delText>,</w:delText>
        </w:r>
        <w:r w:rsidR="00007392" w:rsidRPr="001101B0" w:rsidDel="00D45A79">
          <w:rPr>
            <w:rFonts w:ascii="Calibri" w:hAnsi="Calibri" w:cs="Calibri"/>
          </w:rPr>
          <w:delText xml:space="preserve"> </w:delText>
        </w:r>
        <w:r w:rsidR="00933650" w:rsidRPr="001101B0" w:rsidDel="00D45A79">
          <w:rPr>
            <w:rFonts w:ascii="Calibri" w:hAnsi="Calibri" w:cs="Calibri"/>
          </w:rPr>
          <w:delText>a</w:delText>
        </w:r>
        <w:r w:rsidR="00007392" w:rsidRPr="001101B0" w:rsidDel="00D45A79">
          <w:rPr>
            <w:rFonts w:ascii="Calibri" w:hAnsi="Calibri" w:cs="Calibri"/>
          </w:rPr>
          <w:delText xml:space="preserve"> </w:delText>
        </w:r>
      </w:del>
      <w:r w:rsidR="00007392" w:rsidRPr="001101B0">
        <w:rPr>
          <w:rFonts w:ascii="Calibri" w:hAnsi="Calibri" w:cs="Calibri"/>
        </w:rPr>
        <w:t xml:space="preserve">validated </w:t>
      </w:r>
      <w:ins w:id="16" w:author="fariba abbassi" w:date="2025-11-04T15:00:00Z" w16du:dateUtc="2025-11-04T14:00:00Z">
        <w:r w:rsidR="00D45A79" w:rsidRPr="001101B0">
          <w:rPr>
            <w:rFonts w:ascii="Calibri" w:hAnsi="Calibri" w:cs="Calibri"/>
          </w:rPr>
          <w:t xml:space="preserve">and patient-relevant </w:t>
        </w:r>
      </w:ins>
      <w:del w:id="17" w:author="fariba abbassi" w:date="2025-11-04T14:59:00Z" w16du:dateUtc="2025-11-04T13:59:00Z">
        <w:r w:rsidR="00007392" w:rsidRPr="001101B0" w:rsidDel="00D45A79">
          <w:rPr>
            <w:rFonts w:ascii="Calibri" w:hAnsi="Calibri" w:cs="Calibri"/>
          </w:rPr>
          <w:delText xml:space="preserve">and patient-relevant </w:delText>
        </w:r>
      </w:del>
      <w:del w:id="18" w:author="fariba abbassi" w:date="2025-11-04T16:36:00Z" w16du:dateUtc="2025-11-04T15:36:00Z">
        <w:r w:rsidR="00007392" w:rsidRPr="001101B0" w:rsidDel="00502E61">
          <w:rPr>
            <w:rFonts w:ascii="Calibri" w:hAnsi="Calibri" w:cs="Calibri"/>
          </w:rPr>
          <w:delText xml:space="preserve">outcome </w:delText>
        </w:r>
      </w:del>
      <w:r w:rsidR="00007392" w:rsidRPr="001101B0">
        <w:rPr>
          <w:rFonts w:ascii="Calibri" w:hAnsi="Calibri" w:cs="Calibri"/>
        </w:rPr>
        <w:t>measure of postoperative morbidity</w:t>
      </w:r>
      <w:ins w:id="19" w:author="fariba abbassi" w:date="2025-11-04T14:59:00Z" w16du:dateUtc="2025-11-04T13:59:00Z">
        <w:r w:rsidR="00D45A79" w:rsidRPr="001101B0">
          <w:rPr>
            <w:rFonts w:ascii="Calibri" w:hAnsi="Calibri" w:cs="Calibri"/>
          </w:rPr>
          <w:t xml:space="preserve">, </w:t>
        </w:r>
      </w:ins>
      <w:ins w:id="20" w:author="fariba abbassi" w:date="2025-11-04T15:00:00Z" w16du:dateUtc="2025-11-04T14:00:00Z">
        <w:r w:rsidR="00D45A79" w:rsidRPr="001101B0">
          <w:rPr>
            <w:rFonts w:ascii="Calibri" w:hAnsi="Calibri" w:cs="Calibri"/>
          </w:rPr>
          <w:t xml:space="preserve">trials using </w:t>
        </w:r>
      </w:ins>
      <w:ins w:id="21" w:author="fariba abbassi" w:date="2025-11-04T17:06:00Z" w16du:dateUtc="2025-11-04T16:06:00Z">
        <w:r w:rsidR="00443B6E" w:rsidRPr="001101B0">
          <w:rPr>
            <w:rFonts w:ascii="Calibri" w:hAnsi="Calibri" w:cs="Calibri"/>
          </w:rPr>
          <w:t>this outcome the</w:t>
        </w:r>
      </w:ins>
      <w:ins w:id="22" w:author="fariba abbassi" w:date="2025-11-04T17:07:00Z" w16du:dateUtc="2025-11-04T16:07:00Z">
        <w:r w:rsidR="00443B6E" w:rsidRPr="001101B0">
          <w:rPr>
            <w:rFonts w:ascii="Calibri" w:hAnsi="Calibri" w:cs="Calibri"/>
          </w:rPr>
          <w:t>oretically a huge</w:t>
        </w:r>
      </w:ins>
      <w:ins w:id="23" w:author="fariba abbassi" w:date="2025-11-04T15:00:00Z" w16du:dateUtc="2025-11-04T14:00:00Z">
        <w:r w:rsidR="00D45A79" w:rsidRPr="001101B0">
          <w:rPr>
            <w:rFonts w:ascii="Calibri" w:hAnsi="Calibri" w:cs="Calibri"/>
          </w:rPr>
          <w:t xml:space="preserve"> potential to inform </w:t>
        </w:r>
      </w:ins>
      <w:ins w:id="24" w:author="fariba abbassi" w:date="2025-11-04T16:36:00Z" w16du:dateUtc="2025-11-04T15:36:00Z">
        <w:r w:rsidR="00502E61" w:rsidRPr="001101B0">
          <w:rPr>
            <w:rFonts w:ascii="Calibri" w:hAnsi="Calibri" w:cs="Calibri"/>
          </w:rPr>
          <w:t xml:space="preserve">meaningful </w:t>
        </w:r>
      </w:ins>
      <w:ins w:id="25" w:author="fariba abbassi" w:date="2025-11-04T15:00:00Z" w16du:dateUtc="2025-11-04T14:00:00Z">
        <w:r w:rsidR="00D45A79" w:rsidRPr="001101B0">
          <w:rPr>
            <w:rFonts w:ascii="Calibri" w:hAnsi="Calibri" w:cs="Calibri"/>
          </w:rPr>
          <w:t>decision making</w:t>
        </w:r>
      </w:ins>
      <w:r w:rsidR="00007392" w:rsidRPr="001101B0">
        <w:rPr>
          <w:rFonts w:ascii="Calibri" w:hAnsi="Calibri" w:cs="Calibri"/>
        </w:rPr>
        <w:t xml:space="preserve">. </w:t>
      </w:r>
      <w:r w:rsidR="00933650" w:rsidRPr="001101B0">
        <w:rPr>
          <w:rFonts w:ascii="Calibri" w:hAnsi="Calibri" w:cs="Calibri"/>
        </w:rPr>
        <w:t>For each trial, we retrie</w:t>
      </w:r>
      <w:r w:rsidR="001D09A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ved pre-trial documen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t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ation</w:t>
      </w:r>
      <w:r w:rsidR="001D09A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del w:id="26" w:author="Pierre Clavien Clavien" w:date="2025-11-03T12:52:00Z" w16du:dateUtc="2025-11-03T11:52:00Z">
        <w:r w:rsidR="001D09A0" w:rsidRPr="001101B0" w:rsidDel="00B82DE2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and </w:delText>
        </w:r>
      </w:del>
      <w:ins w:id="27" w:author="Pierre Clavien Clavien" w:date="2025-11-03T12:52:00Z" w16du:dateUtc="2025-11-03T11:52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as well as </w:t>
        </w:r>
      </w:ins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final </w:t>
      </w:r>
      <w:r w:rsidR="001D09A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publication.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re-trial document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 were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assessed</w:t>
      </w:r>
      <w:r w:rsidR="001D09A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for </w:t>
      </w:r>
      <w:ins w:id="28" w:author="fariba abbassi" w:date="2025-11-04T16:37:00Z" w16du:dateUtc="2025-11-04T15:37:00Z">
        <w:r w:rsidR="00502E61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the </w:t>
        </w:r>
      </w:ins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definition </w:t>
      </w:r>
      <w:ins w:id="29" w:author="fariba abbassi" w:date="2025-11-04T16:37:00Z" w16du:dateUtc="2025-11-04T15:37:00Z">
        <w:r w:rsidR="00502E61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of </w:t>
        </w:r>
      </w:ins>
      <w:del w:id="30" w:author="fariba abbassi" w:date="2025-11-04T16:37:00Z" w16du:dateUtc="2025-11-04T15:37:00Z">
        <w:r w:rsidR="00933650" w:rsidRPr="001101B0" w:rsidDel="00502E61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of</w:delText>
        </w:r>
        <w:r w:rsidR="001D09A0" w:rsidRPr="001101B0" w:rsidDel="00502E61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primary and secondary </w:delText>
        </w:r>
      </w:del>
      <w:r w:rsidR="001D09A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endpoints, </w:t>
      </w:r>
      <w:del w:id="31" w:author="fariba abbassi" w:date="2025-11-04T15:01:00Z" w16du:dateUtc="2025-11-04T14:01:00Z">
        <w:r w:rsidR="00933650"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reporting of </w:delText>
        </w:r>
        <w:r w:rsidR="001D09A0"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sample size calculation, and </w:delText>
        </w:r>
      </w:del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specification of</w:t>
      </w:r>
      <w:r w:rsidR="001D09A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study aim 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(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superiority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,</w:t>
      </w:r>
      <w:r w:rsidR="00B9783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non-inferiority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or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equivalence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)</w:t>
      </w:r>
      <w:ins w:id="32" w:author="fariba abbassi" w:date="2025-11-04T15:01:00Z" w16du:dateUtc="2025-11-04T14:01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, and </w:t>
        </w:r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reporting of sample size calculation</w:t>
        </w:r>
      </w:ins>
      <w:r w:rsidR="007A479E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  <w:r w:rsidR="00F46BFA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F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inal publication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 were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del w:id="33" w:author="fariba abbassi" w:date="2025-11-04T16:38:00Z" w16du:dateUtc="2025-11-04T15:38:00Z">
        <w:r w:rsidR="00007392" w:rsidRPr="001101B0" w:rsidDel="00502E61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assessed </w:delText>
        </w:r>
      </w:del>
      <w:ins w:id="34" w:author="fariba abbassi" w:date="2025-11-04T16:38:00Z" w16du:dateUtc="2025-11-04T15:38:00Z">
        <w:r w:rsidR="00502E61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analyzed</w:t>
        </w:r>
        <w:r w:rsidR="00502E61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for statistical significance of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 primary endpoint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and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whether effect size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were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discussed to be meaningful for patients.</w:t>
      </w:r>
    </w:p>
    <w:p w14:paraId="3B02A308" w14:textId="77777777" w:rsidR="00F46BFA" w:rsidRPr="001101B0" w:rsidRDefault="001D09A0" w:rsidP="001D09A0">
      <w:pPr>
        <w:spacing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Results</w:t>
      </w:r>
    </w:p>
    <w:p w14:paraId="6F354A69" w14:textId="52A64CC0" w:rsidR="001D09A0" w:rsidRPr="001101B0" w:rsidRDefault="001D09A0" w:rsidP="001D09A0">
      <w:pPr>
        <w:spacing w:line="480" w:lineRule="auto"/>
        <w:rPr>
          <w:rFonts w:ascii="Calibri" w:hAnsi="Calibri" w:cs="Calibri"/>
        </w:rPr>
      </w:pPr>
      <w:r w:rsidRPr="001101B0">
        <w:rPr>
          <w:rFonts w:ascii="Calibri" w:hAnsi="Calibri" w:cs="Calibri"/>
        </w:rPr>
        <w:t xml:space="preserve">Of 1612 records </w:t>
      </w:r>
      <w:r w:rsidR="009241C1" w:rsidRPr="001101B0">
        <w:rPr>
          <w:rFonts w:ascii="Calibri" w:hAnsi="Calibri" w:cs="Calibri"/>
        </w:rPr>
        <w:t xml:space="preserve">quoting </w:t>
      </w:r>
      <w:r w:rsidRPr="001101B0">
        <w:rPr>
          <w:rFonts w:ascii="Calibri" w:hAnsi="Calibri" w:cs="Calibri"/>
        </w:rPr>
        <w:t>the CCI®, 136 RCTs were eligible, comprising 87 published</w:t>
      </w:r>
      <w:r w:rsidR="009241C1" w:rsidRPr="001101B0">
        <w:rPr>
          <w:rFonts w:ascii="Calibri" w:hAnsi="Calibri" w:cs="Calibri"/>
        </w:rPr>
        <w:t xml:space="preserve"> RCTs</w:t>
      </w:r>
      <w:r w:rsidRPr="001101B0">
        <w:rPr>
          <w:rFonts w:ascii="Calibri" w:hAnsi="Calibri" w:cs="Calibri"/>
        </w:rPr>
        <w:t xml:space="preserve"> and 49 ongoing trials</w:t>
      </w:r>
      <w:del w:id="35" w:author="fariba abbassi" w:date="2025-11-04T15:01:00Z" w16du:dateUtc="2025-11-04T14:01:00Z">
        <w:r w:rsidRPr="001101B0" w:rsidDel="00D45A79">
          <w:rPr>
            <w:rFonts w:ascii="Calibri" w:hAnsi="Calibri" w:cs="Calibri"/>
          </w:rPr>
          <w:delText xml:space="preserve"> (</w:delText>
        </w:r>
        <w:r w:rsidRPr="001101B0" w:rsidDel="00D45A79">
          <w:rPr>
            <w:rFonts w:ascii="Calibri" w:hAnsi="Calibri" w:cs="Calibri"/>
            <w:b/>
            <w:bCs/>
            <w:u w:val="single"/>
          </w:rPr>
          <w:delText>Figure 1</w:delText>
        </w:r>
        <w:r w:rsidRPr="001101B0" w:rsidDel="00D45A79">
          <w:rPr>
            <w:rFonts w:ascii="Calibri" w:hAnsi="Calibri" w:cs="Calibri"/>
          </w:rPr>
          <w:delText>)</w:delText>
        </w:r>
      </w:del>
      <w:r w:rsidRPr="001101B0">
        <w:rPr>
          <w:rFonts w:ascii="Calibri" w:hAnsi="Calibri" w:cs="Calibri"/>
        </w:rPr>
        <w:t>.</w:t>
      </w:r>
    </w:p>
    <w:p w14:paraId="6A749C8C" w14:textId="02360611" w:rsidR="001D09A0" w:rsidRPr="001101B0" w:rsidRDefault="001D09A0" w:rsidP="001D09A0">
      <w:pPr>
        <w:spacing w:before="100" w:beforeAutospacing="1" w:after="100" w:afterAutospacing="1" w:line="480" w:lineRule="auto"/>
        <w:rPr>
          <w:rFonts w:ascii="Calibri" w:hAnsi="Calibri" w:cs="Calibri"/>
        </w:rPr>
      </w:pPr>
      <w:r w:rsidRPr="001101B0">
        <w:rPr>
          <w:rFonts w:ascii="Calibri" w:hAnsi="Calibri" w:cs="Calibri"/>
        </w:rPr>
        <w:lastRenderedPageBreak/>
        <w:t>A pre-trial document was available for 84 (98%)</w:t>
      </w:r>
      <w:r w:rsidR="0036570E" w:rsidRPr="001101B0">
        <w:rPr>
          <w:rFonts w:ascii="Calibri" w:hAnsi="Calibri" w:cs="Calibri"/>
        </w:rPr>
        <w:t xml:space="preserve"> </w:t>
      </w:r>
      <w:r w:rsidRPr="001101B0">
        <w:rPr>
          <w:rFonts w:ascii="Calibri" w:hAnsi="Calibri" w:cs="Calibri"/>
        </w:rPr>
        <w:t>published RCTs</w:t>
      </w:r>
      <w:commentRangeStart w:id="36"/>
      <w:r w:rsidRPr="001101B0">
        <w:rPr>
          <w:rFonts w:ascii="Calibri" w:hAnsi="Calibri" w:cs="Calibri"/>
        </w:rPr>
        <w:t>, including 31 (37%) published protocols, 8 (10%) full-text protocols provided as supplementary material, and 45 (54%) registry records</w:t>
      </w:r>
      <w:commentRangeEnd w:id="36"/>
      <w:r w:rsidR="00D45A79" w:rsidRPr="001101B0">
        <w:rPr>
          <w:rStyle w:val="Kommentarzeichen"/>
          <w:rFonts w:ascii="Calibri" w:hAnsi="Calibri" w:cs="Calibri"/>
          <w:rPrChange w:id="37" w:author="fariba abbassi" w:date="2025-11-04T17:21:00Z" w16du:dateUtc="2025-11-04T16:21:00Z">
            <w:rPr>
              <w:rStyle w:val="Kommentarzeichen"/>
            </w:rPr>
          </w:rPrChange>
        </w:rPr>
        <w:commentReference w:id="36"/>
      </w:r>
      <w:r w:rsidRPr="001101B0">
        <w:rPr>
          <w:rFonts w:ascii="Calibri" w:hAnsi="Calibri" w:cs="Calibri"/>
        </w:rPr>
        <w:t>.</w:t>
      </w:r>
      <w:r w:rsidR="00007392" w:rsidRPr="001101B0">
        <w:rPr>
          <w:rFonts w:ascii="Calibri" w:hAnsi="Calibri" w:cs="Calibri"/>
        </w:rPr>
        <w:t xml:space="preserve"> In pre-trial documents, a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primary endpoint was defined in all 84 (100%), 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secondary endpoint in 81</w:t>
      </w:r>
      <w:r w:rsidR="0036570E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del w:id="38" w:author="fariba abbassi" w:date="2025-11-04T15:04:00Z" w16du:dateUtc="2025-11-04T14:04:00Z">
        <w:r w:rsidR="0036570E"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studies</w:delText>
        </w:r>
        <w:r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</w:delText>
        </w:r>
      </w:del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(96%)</w:t>
      </w:r>
      <w:ins w:id="39" w:author="fariba abbassi" w:date="2025-11-04T15:04:00Z" w16du:dateUtc="2025-11-04T14:04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studies</w:t>
        </w:r>
      </w:ins>
      <w:ins w:id="40" w:author="fariba abbassi" w:date="2025-11-04T15:03:00Z" w16du:dateUtc="2025-11-04T14:03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. T</w:t>
        </w:r>
      </w:ins>
      <w:del w:id="41" w:author="fariba abbassi" w:date="2025-11-04T15:03:00Z" w16du:dateUtc="2025-11-04T14:03:00Z">
        <w:r w:rsidR="00933650"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;</w:delText>
        </w:r>
      </w:del>
      <w:ins w:id="42" w:author="fariba abbassi" w:date="2025-11-04T15:02:00Z" w16du:dateUtc="2025-11-04T14:02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he study aim for the primary and secondary endpoint</w:t>
        </w:r>
      </w:ins>
      <w:ins w:id="43" w:author="fariba abbassi" w:date="2025-11-04T16:39:00Z" w16du:dateUtc="2025-11-04T15:39:00Z">
        <w:r w:rsidR="00502E61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s</w:t>
        </w:r>
      </w:ins>
      <w:ins w:id="44" w:author="fariba abbassi" w:date="2025-11-04T15:02:00Z" w16du:dateUtc="2025-11-04T14:02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ins w:id="45" w:author="fariba abbassi" w:date="2025-11-04T15:05:00Z" w16du:dateUtc="2025-11-04T14:05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was reported </w:t>
        </w:r>
      </w:ins>
      <w:ins w:id="46" w:author="fariba abbassi" w:date="2025-11-04T15:02:00Z" w16du:dateUtc="2025-11-04T14:02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in 23 (27%) and 3 (4%), respectively</w:t>
        </w:r>
      </w:ins>
      <w:commentRangeStart w:id="47"/>
      <w:ins w:id="48" w:author="fariba abbassi" w:date="2025-11-04T15:05:00Z" w16du:dateUtc="2025-11-04T14:05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, and</w:t>
        </w:r>
      </w:ins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sample size calculation </w:t>
      </w:r>
      <w:del w:id="49" w:author="fariba abbassi" w:date="2025-11-04T15:05:00Z" w16du:dateUtc="2025-11-04T14:05:00Z">
        <w:r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was reported </w:delText>
        </w:r>
      </w:del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in</w:t>
      </w:r>
      <w:r w:rsidR="0036570E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45 (54%)</w:t>
      </w:r>
      <w:r w:rsidR="0036570E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studies</w:t>
      </w:r>
      <w:commentRangeEnd w:id="47"/>
      <w:r w:rsidR="00443B6E" w:rsidRPr="001101B0">
        <w:rPr>
          <w:rStyle w:val="Kommentarzeichen"/>
          <w:rFonts w:ascii="Calibri" w:hAnsi="Calibri" w:cs="Calibri"/>
          <w:rPrChange w:id="50" w:author="fariba abbassi" w:date="2025-11-04T17:21:00Z" w16du:dateUtc="2025-11-04T16:21:00Z">
            <w:rPr>
              <w:rStyle w:val="Kommentarzeichen"/>
            </w:rPr>
          </w:rPrChange>
        </w:rPr>
        <w:commentReference w:id="47"/>
      </w:r>
      <w:ins w:id="51" w:author="fariba abbassi" w:date="2025-11-04T15:05:00Z" w16du:dateUtc="2025-11-04T14:05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del w:id="52" w:author="fariba abbassi" w:date="2025-11-04T15:05:00Z" w16du:dateUtc="2025-11-04T14:05:00Z">
        <w:r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, and t</w:delText>
        </w:r>
      </w:del>
      <w:del w:id="53" w:author="fariba abbassi" w:date="2025-11-04T15:02:00Z" w16du:dateUtc="2025-11-04T14:02:00Z">
        <w:r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he study aim </w:delText>
        </w:r>
        <w:r w:rsidR="00007392"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for the primary and secondary endpoint </w:delText>
        </w:r>
        <w:r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in 23 (27%)</w:delText>
        </w:r>
        <w:r w:rsidR="00007392"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and 3 (4%), respectively</w:delText>
        </w:r>
      </w:del>
      <w:del w:id="54" w:author="fariba abbassi" w:date="2025-11-04T15:05:00Z" w16du:dateUtc="2025-11-04T14:05:00Z">
        <w:r w:rsidR="00237319"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</w:delText>
        </w:r>
      </w:del>
      <w:r w:rsidR="0023731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(</w:t>
      </w:r>
      <w:r w:rsidR="00237319" w:rsidRPr="001101B0">
        <w:rPr>
          <w:rFonts w:ascii="Calibri" w:eastAsia="Times New Roman" w:hAnsi="Calibri" w:cs="Calibri"/>
          <w:b/>
          <w:bCs/>
          <w:kern w:val="0"/>
          <w:u w:val="single"/>
          <w:lang w:eastAsia="de-DE"/>
          <w14:ligatures w14:val="none"/>
        </w:rPr>
        <w:t>Table 1</w:t>
      </w:r>
      <w:r w:rsidR="00237319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)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</w:t>
      </w:r>
    </w:p>
    <w:p w14:paraId="16A6912F" w14:textId="4CE013FA" w:rsidR="00007392" w:rsidRPr="001101B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Among the 87 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final 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publications,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del w:id="55" w:author="fariba abbassi" w:date="2025-11-04T15:05:00Z" w16du:dateUtc="2025-11-04T14:05:00Z">
        <w:r w:rsidR="00933650"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a</w:delText>
        </w:r>
        <w:r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sample size calculation was provided in 84 (98%). </w:delText>
        </w:r>
        <w:r w:rsidR="002C1BF0"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Twenty</w:delText>
        </w:r>
      </w:del>
      <w:ins w:id="56" w:author="fariba abbassi" w:date="2025-11-04T15:05:00Z" w16du:dateUtc="2025-11-04T14:05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20</w:t>
        </w:r>
      </w:ins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(23%) specified </w:t>
      </w:r>
      <w:r w:rsidR="002C1BF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a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superiority </w:t>
      </w:r>
      <w:r w:rsidR="002C1BF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design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and 12 (14%) a non-inferiority </w:t>
      </w:r>
      <w:r w:rsidR="002C1BF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design, </w:t>
      </w:r>
      <w:ins w:id="57" w:author="fariba abbassi" w:date="2025-11-04T15:06:00Z" w16du:dateUtc="2025-11-04T14:06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while </w:t>
        </w:r>
      </w:ins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55 did not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state</w:t>
      </w:r>
      <w:r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this information explicitly.</w:t>
      </w:r>
      <w:del w:id="58" w:author="fariba abbassi" w:date="2025-11-04T15:07:00Z" w16du:dateUtc="2025-11-04T14:07:00Z">
        <w:r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</w:delText>
        </w:r>
      </w:del>
      <w:ins w:id="59" w:author="fariba abbassi" w:date="2025-11-04T15:06:00Z" w16du:dateUtc="2025-11-04T14:06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Forty-four (51%) of </w:t>
      </w:r>
      <w:r w:rsidR="00933650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final</w:t>
      </w:r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publications achieved statistical significance for their primary endpoint, </w:t>
      </w:r>
      <w:del w:id="60" w:author="fariba abbassi" w:date="2025-11-04T15:07:00Z" w16du:dateUtc="2025-11-04T14:07:00Z">
        <w:r w:rsidR="00007392" w:rsidRPr="001101B0" w:rsidDel="00D45A79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while </w:delText>
        </w:r>
      </w:del>
      <w:ins w:id="61" w:author="fariba abbassi" w:date="2025-11-04T15:07:00Z" w16du:dateUtc="2025-11-04T14:07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but only</w:t>
        </w:r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r w:rsidR="00007392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9 (10%) discussed whether the observed effect could be interpreted as clinically meaningful.</w:t>
      </w:r>
      <w:ins w:id="62" w:author="fariba abbassi" w:date="2025-11-04T15:07:00Z" w16du:dateUtc="2025-11-04T14:07:00Z"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  <w:commentRangeStart w:id="63"/>
        <w:r w:rsidR="00D45A79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A sample size calculation was provided in 84 (98%).</w:t>
        </w:r>
        <w:commentRangeEnd w:id="63"/>
        <w:r w:rsidR="00D45A79" w:rsidRPr="001101B0">
          <w:rPr>
            <w:rStyle w:val="Kommentarzeichen"/>
            <w:rFonts w:ascii="Calibri" w:hAnsi="Calibri" w:cs="Calibri"/>
            <w:rPrChange w:id="64" w:author="fariba abbassi" w:date="2025-11-04T17:21:00Z" w16du:dateUtc="2025-11-04T16:21:00Z">
              <w:rPr>
                <w:rStyle w:val="Kommentarzeichen"/>
              </w:rPr>
            </w:rPrChange>
          </w:rPr>
          <w:commentReference w:id="63"/>
        </w:r>
      </w:ins>
    </w:p>
    <w:p w14:paraId="0F1C8840" w14:textId="77777777" w:rsidR="00F46BFA" w:rsidRPr="001101B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Discussion</w:t>
      </w:r>
    </w:p>
    <w:p w14:paraId="6AF0CE3E" w14:textId="487E94CB" w:rsidR="00502E61" w:rsidRPr="001101B0" w:rsidRDefault="00502E61" w:rsidP="001D09A0">
      <w:pPr>
        <w:spacing w:before="100" w:beforeAutospacing="1" w:after="100" w:afterAutospacing="1" w:line="480" w:lineRule="auto"/>
        <w:rPr>
          <w:ins w:id="65" w:author="fariba abbassi" w:date="2025-11-04T16:49:00Z" w16du:dateUtc="2025-11-04T15:49:00Z"/>
          <w:rFonts w:ascii="Calibri" w:eastAsia="Times New Roman" w:hAnsi="Calibri" w:cs="Calibri"/>
          <w:kern w:val="0"/>
          <w:lang w:eastAsia="de-DE"/>
          <w14:ligatures w14:val="none"/>
        </w:rPr>
      </w:pPr>
      <w:ins w:id="66" w:author="fariba abbassi" w:date="2025-11-04T16:45:00Z" w16du:dateUtc="2025-11-04T15:45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This review makes one point unmistakable: many surgical RCTs fail </w:t>
        </w:r>
      </w:ins>
      <w:ins w:id="67" w:author="fariba abbassi" w:date="2025-11-04T17:17:00Z" w16du:dateUtc="2025-11-04T16:17:00Z">
        <w:r w:rsidR="00E82278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already </w:t>
        </w:r>
      </w:ins>
      <w:ins w:id="68" w:author="fariba abbassi" w:date="2025-11-04T16:45:00Z" w16du:dateUtc="2025-11-04T15:45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at conception, not execution.</w:t>
        </w:r>
      </w:ins>
      <w:ins w:id="69" w:author="fariba abbassi" w:date="2025-11-04T16:47:00Z" w16du:dateUtc="2025-11-04T15:47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When the </w:t>
        </w:r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research</w:t>
        </w:r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question is misaligned with the clinical decision to be made, negative superiority results add little to practice</w:t>
        </w:r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and are a waste of </w:t>
        </w:r>
      </w:ins>
      <w:ins w:id="70" w:author="fariba abbassi" w:date="2025-11-04T16:49:00Z" w16du:dateUtc="2025-11-04T15:49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resources</w:t>
        </w:r>
      </w:ins>
      <w:ins w:id="71" w:author="fariba abbassi" w:date="2025-11-04T16:47:00Z" w16du:dateUtc="2025-11-04T15:47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. In many comparative scenarios, a more informative strategy is to test non-inferiority for </w:t>
        </w:r>
      </w:ins>
      <w:ins w:id="72" w:author="fariba abbassi" w:date="2025-11-04T16:48:00Z" w16du:dateUtc="2025-11-04T15:48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primary</w:t>
        </w:r>
      </w:ins>
      <w:ins w:id="73" w:author="fariba abbassi" w:date="2025-11-04T16:47:00Z" w16du:dateUtc="2025-11-04T15:47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endpoints (e.g., </w:t>
        </w:r>
      </w:ins>
      <w:ins w:id="74" w:author="fariba abbassi" w:date="2025-11-04T16:49:00Z" w16du:dateUtc="2025-11-04T15:49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cancer-free survival</w:t>
        </w:r>
      </w:ins>
      <w:ins w:id="75" w:author="fariba abbassi" w:date="2025-11-04T16:47:00Z" w16du:dateUtc="2025-11-04T15:47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) and, in parallel, prespecify superiority </w:t>
        </w:r>
      </w:ins>
      <w:ins w:id="76" w:author="fariba abbassi" w:date="2025-11-04T16:49:00Z" w16du:dateUtc="2025-11-04T15:49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for secondary endpoints </w:t>
        </w:r>
      </w:ins>
      <w:ins w:id="77" w:author="fariba abbassi" w:date="2025-11-04T17:21:00Z" w16du:dateUtc="2025-11-04T16:21:00Z">
        <w:r w:rsid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8</w:t>
        </w:r>
      </w:ins>
      <w:ins w:id="78" w:author="fariba abbassi" w:date="2025-11-04T16:49:00Z" w16du:dateUtc="2025-11-04T15:49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e.g., </w:t>
        </w:r>
      </w:ins>
      <w:ins w:id="79" w:author="fariba abbassi" w:date="2025-11-04T16:47:00Z" w16du:dateUtc="2025-11-04T15:47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recovery or morbidity outcomes</w:t>
        </w:r>
      </w:ins>
      <w:ins w:id="80" w:author="fariba abbassi" w:date="2025-11-04T16:49:00Z" w16du:dateUtc="2025-11-04T15:49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)</w:t>
        </w:r>
      </w:ins>
      <w:ins w:id="81" w:author="fariba abbassi" w:date="2025-11-04T16:47:00Z" w16du:dateUtc="2025-11-04T15:47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. </w:t>
        </w:r>
      </w:ins>
    </w:p>
    <w:p w14:paraId="13ED806C" w14:textId="77777777" w:rsidR="00502E61" w:rsidRPr="001101B0" w:rsidRDefault="00502E61" w:rsidP="001D09A0">
      <w:pPr>
        <w:spacing w:before="100" w:beforeAutospacing="1" w:after="100" w:afterAutospacing="1" w:line="480" w:lineRule="auto"/>
        <w:rPr>
          <w:ins w:id="82" w:author="fariba abbassi" w:date="2025-11-04T16:50:00Z" w16du:dateUtc="2025-11-04T15:50:00Z"/>
          <w:rFonts w:ascii="Calibri" w:eastAsia="Times New Roman" w:hAnsi="Calibri" w:cs="Calibri"/>
          <w:kern w:val="0"/>
          <w:lang w:eastAsia="de-DE"/>
          <w14:ligatures w14:val="none"/>
        </w:rPr>
      </w:pPr>
      <w:ins w:id="83" w:author="fariba abbassi" w:date="2025-11-04T16:47:00Z" w16du:dateUtc="2025-11-04T15:47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Sample size calculation should make these intentions explicit by defining what difference would matter to patients; without this linkage, studies risk achieving statistical significance without clinical usefulness. </w:t>
        </w:r>
      </w:ins>
    </w:p>
    <w:p w14:paraId="54A3C05D" w14:textId="3321D609" w:rsidR="00F46BFA" w:rsidRPr="001101B0" w:rsidRDefault="00502E61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ins w:id="84" w:author="fariba abbassi" w:date="2025-11-04T16:47:00Z" w16du:dateUtc="2025-11-04T15:47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lastRenderedPageBreak/>
          <w:t>The limited discussion of clinical meaningfulness in published reports further weakens interpretability</w:t>
        </w:r>
      </w:ins>
      <w:ins w:id="85" w:author="fariba abbassi" w:date="2025-11-04T17:10:00Z" w16du:dateUtc="2025-11-04T16:10:00Z">
        <w:r w:rsidR="00443B6E"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.</w:t>
        </w:r>
      </w:ins>
    </w:p>
    <w:p w14:paraId="40900E23" w14:textId="77777777" w:rsidR="00F46BFA" w:rsidRPr="001101B0" w:rsidRDefault="001D09A0" w:rsidP="00F46BFA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101B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Conclusion</w:t>
      </w:r>
    </w:p>
    <w:p w14:paraId="04693886" w14:textId="2A0934B6" w:rsidR="00237319" w:rsidRPr="001101B0" w:rsidRDefault="00E82278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ins w:id="86" w:author="fariba abbassi" w:date="2025-11-04T17:14:00Z" w16du:dateUtc="2025-11-04T16:14:00Z">
        <w:r w:rsidRPr="001101B0">
          <w:rPr>
            <w:rFonts w:ascii="Calibri" w:eastAsia="Times New Roman" w:hAnsi="Calibri" w:cs="Calibri"/>
            <w:kern w:val="0"/>
            <w:lang w:eastAsia="de-DE"/>
            <w14:ligatures w14:val="none"/>
          </w:rPr>
          <w:t>Many surgical RCTs should be questioned because they do not inform patient-relevant decision making. By asking for superiority where equivalence or non-inferiority would be meaningful, they miss the clinical point. Surgical research must start with the decision to be made and design trials around what truly matters to patients</w:t>
        </w:r>
      </w:ins>
      <w:r w:rsidR="00502E61" w:rsidRPr="001101B0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53AA2CAB" w14:textId="77777777" w:rsidR="00237319" w:rsidRDefault="00237319">
      <w:pPr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sectPr w:rsidR="00237319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br w:type="page"/>
      </w:r>
    </w:p>
    <w:p w14:paraId="42807A9B" w14:textId="77777777" w:rsidR="00237319" w:rsidRPr="00237319" w:rsidRDefault="00237319" w:rsidP="0046559D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right="60" w:hanging="567"/>
        <w:jc w:val="left"/>
        <w:rPr>
          <w:rFonts w:ascii="Calibri" w:hAnsi="Calibri" w:cs="Calibri"/>
          <w:b w:val="0"/>
          <w:bCs/>
        </w:rPr>
        <w:pPrChange w:id="87" w:author="fariba abbassi" w:date="2025-11-04T17:13:00Z" w16du:dateUtc="2025-11-04T16:13:00Z">
          <w:pPr>
            <w:pStyle w:val="TableCaption"/>
            <w:keepNext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pBdr>
            <w:spacing w:before="60" w:after="60"/>
            <w:ind w:left="60" w:right="60"/>
            <w:jc w:val="left"/>
          </w:pPr>
        </w:pPrChange>
      </w:pPr>
      <w:r w:rsidRPr="00237319">
        <w:rPr>
          <w:rFonts w:ascii="Calibri" w:hAnsi="Calibri" w:cs="Calibri"/>
          <w:i w:val="0"/>
          <w:iCs/>
        </w:rPr>
        <w:lastRenderedPageBreak/>
        <w:t>Table 1</w:t>
      </w:r>
      <w:r w:rsidRPr="00237319">
        <w:rPr>
          <w:rFonts w:ascii="Calibri" w:hAnsi="Calibri" w:cs="Calibri"/>
        </w:rPr>
        <w:t xml:space="preserve">. 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Information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rovided in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re-trial </w:t>
      </w:r>
      <w:r>
        <w:rPr>
          <w:rFonts w:ascii="Calibri" w:hAnsi="Calibri" w:cs="Calibri"/>
          <w:b w:val="0"/>
          <w:bCs/>
          <w:i w:val="0"/>
          <w:iCs/>
        </w:rPr>
        <w:t>Documents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 of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ublished </w:t>
      </w:r>
      <w:r>
        <w:rPr>
          <w:rFonts w:ascii="Calibri" w:hAnsi="Calibri" w:cs="Calibri"/>
          <w:b w:val="0"/>
          <w:bCs/>
          <w:i w:val="0"/>
          <w:iCs/>
        </w:rPr>
        <w:t>Randomized Controlled Trials</w:t>
      </w:r>
    </w:p>
    <w:tbl>
      <w:tblPr>
        <w:tblW w:w="10185" w:type="dxa"/>
        <w:jc w:val="center"/>
        <w:tblLayout w:type="fixed"/>
        <w:tblLook w:val="0420" w:firstRow="1" w:lastRow="0" w:firstColumn="0" w:lastColumn="0" w:noHBand="0" w:noVBand="1"/>
      </w:tblPr>
      <w:tblGrid>
        <w:gridCol w:w="3544"/>
        <w:gridCol w:w="2552"/>
        <w:gridCol w:w="2268"/>
        <w:gridCol w:w="1812"/>
        <w:gridCol w:w="9"/>
        <w:tblGridChange w:id="88">
          <w:tblGrid>
            <w:gridCol w:w="3544"/>
            <w:gridCol w:w="2552"/>
            <w:gridCol w:w="2268"/>
            <w:gridCol w:w="1812"/>
            <w:gridCol w:w="9"/>
          </w:tblGrid>
        </w:tblGridChange>
      </w:tblGrid>
      <w:tr w:rsidR="0046559D" w:rsidRPr="00237319" w14:paraId="70E205F2" w14:textId="77777777" w:rsidTr="0046559D">
        <w:trPr>
          <w:gridAfter w:val="1"/>
          <w:wAfter w:w="9" w:type="dxa"/>
          <w:tblHeader/>
          <w:jc w:val="center"/>
        </w:trPr>
        <w:tc>
          <w:tcPr>
            <w:tcW w:w="354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C6805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F6E3E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 xml:space="preserve">Protocol published  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31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525FB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 xml:space="preserve">Protocol unpublished  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8</w:t>
            </w:r>
          </w:p>
        </w:tc>
        <w:tc>
          <w:tcPr>
            <w:tcW w:w="18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EBF68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</w:t>
            </w:r>
            <w:r w:rsidRPr="00237319">
              <w:rPr>
                <w:rFonts w:ascii="Calibri" w:hAnsi="Calibri" w:cs="Calibri"/>
                <w:b/>
                <w:bCs/>
              </w:rPr>
              <w:t xml:space="preserve">egistry </w:t>
            </w:r>
            <w:r>
              <w:rPr>
                <w:rFonts w:ascii="Calibri" w:hAnsi="Calibri" w:cs="Calibri"/>
                <w:b/>
                <w:bCs/>
              </w:rPr>
              <w:t>r</w:t>
            </w:r>
            <w:r w:rsidRPr="00237319">
              <w:rPr>
                <w:rFonts w:ascii="Calibri" w:hAnsi="Calibri" w:cs="Calibri"/>
                <w:b/>
                <w:bCs/>
              </w:rPr>
              <w:t>ecords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45</w:t>
            </w:r>
          </w:p>
        </w:tc>
      </w:tr>
      <w:tr w:rsidR="0046559D" w:rsidRPr="00237319" w14:paraId="0AFBE656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AF6D9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>Primary endpoint defined</w:t>
            </w:r>
          </w:p>
          <w:p w14:paraId="01ACA5E6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>Secondary endpoint defined</w:t>
            </w:r>
          </w:p>
          <w:p w14:paraId="57650B78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 xml:space="preserve">Study aim for primary endpoint 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5ED29" w14:textId="77777777" w:rsid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  <w:p w14:paraId="79182451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6433E" w14:textId="77777777" w:rsid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  <w:p w14:paraId="72BE791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93457" w14:textId="77777777" w:rsid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 (100%)</w:t>
            </w:r>
          </w:p>
          <w:p w14:paraId="7D99A92C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42 (93%)</w:t>
            </w:r>
          </w:p>
        </w:tc>
      </w:tr>
      <w:tr w:rsidR="0046559D" w:rsidRPr="00237319" w14:paraId="1B61C3ED" w14:textId="77777777" w:rsidTr="0046559D">
        <w:trPr>
          <w:gridAfter w:val="1"/>
          <w:wAfter w:w="9" w:type="dxa"/>
          <w:trHeight w:val="414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0338D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Superiority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69EE8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10 (32%)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B1FB1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BBB6A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2/45 (4%)</w:t>
            </w:r>
          </w:p>
        </w:tc>
      </w:tr>
      <w:tr w:rsidR="0046559D" w:rsidRPr="00237319" w14:paraId="4320ABB6" w14:textId="77777777" w:rsidTr="0046559D">
        <w:trPr>
          <w:gridAfter w:val="1"/>
          <w:wAfter w:w="9" w:type="dxa"/>
          <w:trHeight w:val="180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61C97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Non-inferiority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376E4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6 (19%)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4DED8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5F264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1/45 (2%)</w:t>
            </w:r>
          </w:p>
        </w:tc>
      </w:tr>
      <w:tr w:rsidR="0046559D" w:rsidRPr="00237319" w14:paraId="62FA175A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84699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Not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9417C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15 (48%)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20D16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 (50%)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CD312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42/45 (93%)</w:t>
            </w:r>
          </w:p>
        </w:tc>
      </w:tr>
      <w:tr w:rsidR="0046559D" w:rsidRPr="00237319" w14:paraId="044102CD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ED248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Study</w:t>
            </w:r>
            <w:r w:rsidRPr="00237319">
              <w:rPr>
                <w:rFonts w:ascii="Calibri" w:hAnsi="Calibri" w:cs="Calibri"/>
                <w:b/>
                <w:bCs/>
              </w:rPr>
              <w:t xml:space="preserve"> aim for secondary</w:t>
            </w:r>
            <w:r>
              <w:rPr>
                <w:rFonts w:ascii="Calibri" w:hAnsi="Calibri" w:cs="Calibri"/>
                <w:b/>
                <w:bCs/>
              </w:rPr>
              <w:t xml:space="preserve">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5CDE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9D8A9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9A3E3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46559D" w:rsidRPr="00237319" w14:paraId="079B6854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522F3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Superiority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AB21F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 (6%)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0340A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9493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</w:tr>
      <w:tr w:rsidR="0046559D" w:rsidRPr="00237319" w14:paraId="6699B234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E16B6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Non-inferiority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A26C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F427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6A236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 xml:space="preserve"> </w:t>
            </w:r>
            <w:r w:rsidRPr="00237319">
              <w:rPr>
                <w:rFonts w:ascii="Calibri" w:hAnsi="Calibri" w:cs="Calibri"/>
              </w:rPr>
              <w:t>(0%)</w:t>
            </w:r>
          </w:p>
        </w:tc>
      </w:tr>
      <w:tr w:rsidR="0046559D" w:rsidRPr="00237319" w14:paraId="7B0F28D9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664C3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Equivalence trial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44795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 (3%)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B088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3F8DE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Pr="00237319">
              <w:rPr>
                <w:rFonts w:ascii="Calibri" w:hAnsi="Calibri" w:cs="Calibri"/>
              </w:rPr>
              <w:t xml:space="preserve"> (0%)</w:t>
            </w:r>
          </w:p>
        </w:tc>
      </w:tr>
      <w:tr w:rsidR="0046559D" w:rsidRPr="00237319" w14:paraId="43B7A1C1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F029F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Not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455EA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28 (90%)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0EF24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2F897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45</w:t>
            </w:r>
            <w:r>
              <w:rPr>
                <w:rFonts w:ascii="Calibri" w:hAnsi="Calibri" w:cs="Calibri"/>
              </w:rPr>
              <w:t xml:space="preserve"> </w:t>
            </w:r>
            <w:r w:rsidRPr="00237319">
              <w:rPr>
                <w:rFonts w:ascii="Calibri" w:hAnsi="Calibri" w:cs="Calibri"/>
              </w:rPr>
              <w:t>(100%)</w:t>
            </w:r>
          </w:p>
        </w:tc>
      </w:tr>
      <w:tr w:rsidR="0046559D" w:rsidRPr="00237319" w14:paraId="1D5003FE" w14:textId="77777777" w:rsidTr="0046559D">
        <w:trPr>
          <w:gridAfter w:val="1"/>
          <w:wAfter w:w="9" w:type="dxa"/>
          <w:jc w:val="center"/>
        </w:trPr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54E57" w14:textId="77777777" w:rsidR="00237319" w:rsidRPr="0046559D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46559D">
              <w:rPr>
                <w:rFonts w:ascii="Calibri" w:hAnsi="Calibri" w:cs="Calibri"/>
                <w:b/>
                <w:bCs/>
              </w:rPr>
              <w:t>Sample size calculation mentioned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B48A9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F21D5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</w:tc>
        <w:tc>
          <w:tcPr>
            <w:tcW w:w="18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1C92F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(13%)</w:t>
            </w:r>
          </w:p>
        </w:tc>
      </w:tr>
      <w:tr w:rsidR="0046559D" w:rsidRPr="00237319" w14:paraId="5892E98D" w14:textId="77777777" w:rsidTr="0046559D">
        <w:trPr>
          <w:jc w:val="center"/>
        </w:trPr>
        <w:tc>
          <w:tcPr>
            <w:tcW w:w="1018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5DAAD" w14:textId="77777777" w:rsidR="00237319" w:rsidRPr="00237319" w:rsidRDefault="00237319" w:rsidP="0046559D">
            <w:pPr>
              <w:pStyle w:val="KeinLeerraum"/>
              <w:tabs>
                <w:tab w:val="left" w:pos="1134"/>
              </w:tabs>
              <w:spacing w:line="360" w:lineRule="auto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 (%)</w:t>
            </w:r>
          </w:p>
        </w:tc>
      </w:tr>
    </w:tbl>
    <w:p w14:paraId="5A943125" w14:textId="57AD806E" w:rsidR="00237319" w:rsidRPr="00237319" w:rsidRDefault="00237319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</w:p>
    <w:sectPr w:rsidR="00237319" w:rsidRPr="00237319" w:rsidSect="002373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Pierre Clavien Clavien" w:date="2025-11-03T12:53:00Z" w:initials="PC">
    <w:p w14:paraId="62FCA4D7" w14:textId="77777777" w:rsidR="00EE5CBF" w:rsidRDefault="00EE5CBF" w:rsidP="00EE5CBF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We can may be be more modest and say a validated (omitting only)</w:t>
      </w:r>
    </w:p>
  </w:comment>
  <w:comment w:id="5" w:author="fariba abbassi" w:date="2025-11-03T19:06:00Z" w:initials="fa">
    <w:p w14:paraId="114CC93D" w14:textId="77777777" w:rsidR="00FF0010" w:rsidRDefault="00FF0010" w:rsidP="00FF0010">
      <w:r>
        <w:rPr>
          <w:rStyle w:val="Kommentarzeichen"/>
        </w:rPr>
        <w:annotationRef/>
      </w:r>
      <w:r>
        <w:rPr>
          <w:sz w:val="20"/>
          <w:szCs w:val="20"/>
        </w:rPr>
        <w:t>I dont think that someone understands this sentence. Furthermore, the CCI is at the moment not the focus of this study, therefore I would not start with this. I prefere the previous version.</w:t>
      </w:r>
    </w:p>
  </w:comment>
  <w:comment w:id="36" w:author="fariba abbassi" w:date="2025-11-04T15:02:00Z" w:initials="fa">
    <w:p w14:paraId="082D190D" w14:textId="77777777" w:rsidR="00D45A79" w:rsidRDefault="00D45A79" w:rsidP="00D45A79">
      <w:r>
        <w:rPr>
          <w:rStyle w:val="Kommentarzeichen"/>
        </w:rPr>
        <w:annotationRef/>
      </w:r>
      <w:r>
        <w:rPr>
          <w:sz w:val="20"/>
          <w:szCs w:val="20"/>
        </w:rPr>
        <w:t>evt. löschen?</w:t>
      </w:r>
    </w:p>
  </w:comment>
  <w:comment w:id="47" w:author="fariba abbassi" w:date="2025-11-04T17:08:00Z" w:initials="fa">
    <w:p w14:paraId="244FB28E" w14:textId="77777777" w:rsidR="00443B6E" w:rsidRDefault="00443B6E" w:rsidP="00443B6E">
      <w:r>
        <w:rPr>
          <w:rStyle w:val="Kommentarzeichen"/>
        </w:rPr>
        <w:annotationRef/>
      </w:r>
      <w:r>
        <w:rPr>
          <w:sz w:val="20"/>
          <w:szCs w:val="20"/>
        </w:rPr>
        <w:t>evt weglassen</w:t>
      </w:r>
    </w:p>
  </w:comment>
  <w:comment w:id="63" w:author="fariba abbassi" w:date="2025-11-04T15:06:00Z" w:initials="fa">
    <w:p w14:paraId="4579B520" w14:textId="086E910D" w:rsidR="00D45A79" w:rsidRDefault="00D45A79" w:rsidP="00D45A79">
      <w:r>
        <w:rPr>
          <w:rStyle w:val="Kommentarzeichen"/>
        </w:rPr>
        <w:annotationRef/>
      </w:r>
      <w:r>
        <w:rPr>
          <w:sz w:val="20"/>
          <w:szCs w:val="20"/>
        </w:rPr>
        <w:t>Weglassen?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FCA4D7" w15:done="0"/>
  <w15:commentEx w15:paraId="114CC93D" w15:paraIdParent="62FCA4D7" w15:done="0"/>
  <w15:commentEx w15:paraId="082D190D" w15:done="0"/>
  <w15:commentEx w15:paraId="244FB28E" w15:done="0"/>
  <w15:commentEx w15:paraId="4579B5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73AE66" w16cex:dateUtc="2025-11-03T11:53:00Z"/>
  <w16cex:commentExtensible w16cex:durableId="695D2475" w16cex:dateUtc="2025-11-03T18:06:00Z"/>
  <w16cex:commentExtensible w16cex:durableId="1D8BB565" w16cex:dateUtc="2025-11-04T14:02:00Z"/>
  <w16cex:commentExtensible w16cex:durableId="340D71D8" w16cex:dateUtc="2025-11-04T16:08:00Z"/>
  <w16cex:commentExtensible w16cex:durableId="3B903AB4" w16cex:dateUtc="2025-11-04T14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FCA4D7" w16cid:durableId="6C73AE66"/>
  <w16cid:commentId w16cid:paraId="114CC93D" w16cid:durableId="695D2475"/>
  <w16cid:commentId w16cid:paraId="082D190D" w16cid:durableId="1D8BB565"/>
  <w16cid:commentId w16cid:paraId="244FB28E" w16cid:durableId="340D71D8"/>
  <w16cid:commentId w16cid:paraId="4579B520" w16cid:durableId="3B903AB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riba abbassi">
    <w15:presenceInfo w15:providerId="Windows Live" w15:userId="343280d3660d6dc6"/>
  </w15:person>
  <w15:person w15:author="Pierre Clavien Clavien">
    <w15:presenceInfo w15:providerId="Windows Live" w15:userId="c4ec0721cf0833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A0"/>
    <w:rsid w:val="00007392"/>
    <w:rsid w:val="00030067"/>
    <w:rsid w:val="0003527F"/>
    <w:rsid w:val="0005456C"/>
    <w:rsid w:val="0006139C"/>
    <w:rsid w:val="00070B1D"/>
    <w:rsid w:val="00090360"/>
    <w:rsid w:val="000953A6"/>
    <w:rsid w:val="00097855"/>
    <w:rsid w:val="000D321A"/>
    <w:rsid w:val="000E21D2"/>
    <w:rsid w:val="000E240F"/>
    <w:rsid w:val="000E74C9"/>
    <w:rsid w:val="000F66FA"/>
    <w:rsid w:val="001101B0"/>
    <w:rsid w:val="00120B60"/>
    <w:rsid w:val="0015142E"/>
    <w:rsid w:val="00167844"/>
    <w:rsid w:val="001B2A06"/>
    <w:rsid w:val="001B7687"/>
    <w:rsid w:val="001D09A0"/>
    <w:rsid w:val="001D6A53"/>
    <w:rsid w:val="001E6CD4"/>
    <w:rsid w:val="001F68EF"/>
    <w:rsid w:val="001F7FEA"/>
    <w:rsid w:val="00200524"/>
    <w:rsid w:val="00221B9F"/>
    <w:rsid w:val="002239BB"/>
    <w:rsid w:val="00226B94"/>
    <w:rsid w:val="00237319"/>
    <w:rsid w:val="00252659"/>
    <w:rsid w:val="00270439"/>
    <w:rsid w:val="00284156"/>
    <w:rsid w:val="002A0DDB"/>
    <w:rsid w:val="002A25DF"/>
    <w:rsid w:val="002B3B49"/>
    <w:rsid w:val="002C1064"/>
    <w:rsid w:val="002C1BF0"/>
    <w:rsid w:val="00301AE3"/>
    <w:rsid w:val="00314AC0"/>
    <w:rsid w:val="00342AAE"/>
    <w:rsid w:val="0036570E"/>
    <w:rsid w:val="0037403F"/>
    <w:rsid w:val="00385B81"/>
    <w:rsid w:val="00395FC8"/>
    <w:rsid w:val="003A242F"/>
    <w:rsid w:val="003B5DB5"/>
    <w:rsid w:val="003B7943"/>
    <w:rsid w:val="003D6348"/>
    <w:rsid w:val="004048B6"/>
    <w:rsid w:val="004062C0"/>
    <w:rsid w:val="00416E69"/>
    <w:rsid w:val="0042117F"/>
    <w:rsid w:val="00443B6E"/>
    <w:rsid w:val="0046559D"/>
    <w:rsid w:val="00485EE9"/>
    <w:rsid w:val="004A2FCA"/>
    <w:rsid w:val="004E6BC9"/>
    <w:rsid w:val="00502E61"/>
    <w:rsid w:val="00510C46"/>
    <w:rsid w:val="0053120D"/>
    <w:rsid w:val="00535A24"/>
    <w:rsid w:val="00545285"/>
    <w:rsid w:val="0056396C"/>
    <w:rsid w:val="00566C89"/>
    <w:rsid w:val="00581168"/>
    <w:rsid w:val="00597A2F"/>
    <w:rsid w:val="005A29E4"/>
    <w:rsid w:val="005A3D11"/>
    <w:rsid w:val="005A6374"/>
    <w:rsid w:val="005B1523"/>
    <w:rsid w:val="005D0BCD"/>
    <w:rsid w:val="005E0239"/>
    <w:rsid w:val="005E7A84"/>
    <w:rsid w:val="006026BD"/>
    <w:rsid w:val="0060635A"/>
    <w:rsid w:val="00623FCB"/>
    <w:rsid w:val="00630581"/>
    <w:rsid w:val="00650DB0"/>
    <w:rsid w:val="00665F21"/>
    <w:rsid w:val="00672165"/>
    <w:rsid w:val="00677150"/>
    <w:rsid w:val="006778E6"/>
    <w:rsid w:val="006947EA"/>
    <w:rsid w:val="006A4B6D"/>
    <w:rsid w:val="006B491A"/>
    <w:rsid w:val="006C09EE"/>
    <w:rsid w:val="00701A41"/>
    <w:rsid w:val="00715474"/>
    <w:rsid w:val="0071640D"/>
    <w:rsid w:val="007218EB"/>
    <w:rsid w:val="0073028C"/>
    <w:rsid w:val="00734E55"/>
    <w:rsid w:val="00746DE9"/>
    <w:rsid w:val="00762C11"/>
    <w:rsid w:val="00797FBB"/>
    <w:rsid w:val="007A479E"/>
    <w:rsid w:val="007D42E0"/>
    <w:rsid w:val="007D6959"/>
    <w:rsid w:val="008026AA"/>
    <w:rsid w:val="008455AE"/>
    <w:rsid w:val="00857E2A"/>
    <w:rsid w:val="0088584E"/>
    <w:rsid w:val="008A32FE"/>
    <w:rsid w:val="008C4E41"/>
    <w:rsid w:val="008E65FE"/>
    <w:rsid w:val="00904B93"/>
    <w:rsid w:val="00921A89"/>
    <w:rsid w:val="009241C1"/>
    <w:rsid w:val="00925633"/>
    <w:rsid w:val="00933650"/>
    <w:rsid w:val="009350A3"/>
    <w:rsid w:val="00942466"/>
    <w:rsid w:val="009A4EA6"/>
    <w:rsid w:val="009D503D"/>
    <w:rsid w:val="009D6B2D"/>
    <w:rsid w:val="009F4126"/>
    <w:rsid w:val="00A047B3"/>
    <w:rsid w:val="00A17F3A"/>
    <w:rsid w:val="00A21BAC"/>
    <w:rsid w:val="00A21DC6"/>
    <w:rsid w:val="00A43CAB"/>
    <w:rsid w:val="00A6083C"/>
    <w:rsid w:val="00AB5731"/>
    <w:rsid w:val="00AD333C"/>
    <w:rsid w:val="00AD5EA4"/>
    <w:rsid w:val="00AD782E"/>
    <w:rsid w:val="00AF0D29"/>
    <w:rsid w:val="00B0759F"/>
    <w:rsid w:val="00B21ECD"/>
    <w:rsid w:val="00B35645"/>
    <w:rsid w:val="00B4520F"/>
    <w:rsid w:val="00B5111A"/>
    <w:rsid w:val="00B62F21"/>
    <w:rsid w:val="00B7001D"/>
    <w:rsid w:val="00B7010B"/>
    <w:rsid w:val="00B81A9A"/>
    <w:rsid w:val="00B82DE2"/>
    <w:rsid w:val="00B8768C"/>
    <w:rsid w:val="00B9628A"/>
    <w:rsid w:val="00B97839"/>
    <w:rsid w:val="00BD6375"/>
    <w:rsid w:val="00BF5D66"/>
    <w:rsid w:val="00CB17F6"/>
    <w:rsid w:val="00CD1849"/>
    <w:rsid w:val="00CD555F"/>
    <w:rsid w:val="00CD6EDC"/>
    <w:rsid w:val="00CD7C3E"/>
    <w:rsid w:val="00CE741D"/>
    <w:rsid w:val="00D14F2C"/>
    <w:rsid w:val="00D25F73"/>
    <w:rsid w:val="00D331D0"/>
    <w:rsid w:val="00D33C1E"/>
    <w:rsid w:val="00D45A79"/>
    <w:rsid w:val="00D6305F"/>
    <w:rsid w:val="00D66E39"/>
    <w:rsid w:val="00D67D58"/>
    <w:rsid w:val="00D702F9"/>
    <w:rsid w:val="00D82151"/>
    <w:rsid w:val="00DB2240"/>
    <w:rsid w:val="00DD1D21"/>
    <w:rsid w:val="00E0311A"/>
    <w:rsid w:val="00E3182D"/>
    <w:rsid w:val="00E417FA"/>
    <w:rsid w:val="00E529A4"/>
    <w:rsid w:val="00E702BE"/>
    <w:rsid w:val="00E82278"/>
    <w:rsid w:val="00E82283"/>
    <w:rsid w:val="00E84E0C"/>
    <w:rsid w:val="00E91A07"/>
    <w:rsid w:val="00EA071D"/>
    <w:rsid w:val="00EA48F6"/>
    <w:rsid w:val="00EC6227"/>
    <w:rsid w:val="00EE5CBF"/>
    <w:rsid w:val="00F02BC4"/>
    <w:rsid w:val="00F32466"/>
    <w:rsid w:val="00F35634"/>
    <w:rsid w:val="00F46BFA"/>
    <w:rsid w:val="00F568D5"/>
    <w:rsid w:val="00F74252"/>
    <w:rsid w:val="00F931D4"/>
    <w:rsid w:val="00F96FE8"/>
    <w:rsid w:val="00FA2887"/>
    <w:rsid w:val="00FB1C60"/>
    <w:rsid w:val="00FB65C1"/>
    <w:rsid w:val="00FC7739"/>
    <w:rsid w:val="00FD45E8"/>
    <w:rsid w:val="00FE5F1A"/>
    <w:rsid w:val="00FF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8BC828"/>
  <w15:chartTrackingRefBased/>
  <w15:docId w15:val="{1534387F-FA98-4E40-BBAE-ED878A7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D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D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0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0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0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0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09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09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D09A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09A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09A0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09A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09A0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09A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09A0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1D0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09A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09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09A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1D0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09A0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1D09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09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09A0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1D09A0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1D09A0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D09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e-CH"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1D09A0"/>
    <w:rPr>
      <w:i/>
      <w:i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D09A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1D09A0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D09A0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D09A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D09A0"/>
    <w:rPr>
      <w:b/>
      <w:bCs/>
      <w:sz w:val="20"/>
      <w:szCs w:val="20"/>
      <w:lang w:val="en-US"/>
    </w:rPr>
  </w:style>
  <w:style w:type="paragraph" w:styleId="berarbeitung">
    <w:name w:val="Revision"/>
    <w:hidden/>
    <w:uiPriority w:val="99"/>
    <w:semiHidden/>
    <w:rsid w:val="00252659"/>
    <w:rPr>
      <w:lang w:val="en-US"/>
    </w:rPr>
  </w:style>
  <w:style w:type="paragraph" w:customStyle="1" w:styleId="Lehmannheading2">
    <w:name w:val="Lehmann heading 2"/>
    <w:basedOn w:val="Standard"/>
    <w:uiPriority w:val="99"/>
    <w:qFormat/>
    <w:rsid w:val="00237319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237319"/>
    <w:rPr>
      <w:color w:val="467886" w:themeColor="hyperlink"/>
      <w:u w:val="single"/>
    </w:rPr>
  </w:style>
  <w:style w:type="paragraph" w:customStyle="1" w:styleId="TableCaption">
    <w:name w:val="Table Caption"/>
    <w:basedOn w:val="Standard"/>
    <w:qFormat/>
    <w:rsid w:val="00237319"/>
    <w:pPr>
      <w:jc w:val="center"/>
    </w:pPr>
    <w:rPr>
      <w:rFonts w:eastAsiaTheme="minorEastAsia"/>
      <w:b/>
      <w:i/>
      <w:kern w:val="0"/>
      <w14:ligatures w14:val="none"/>
    </w:rPr>
  </w:style>
  <w:style w:type="paragraph" w:styleId="KeinLeerraum">
    <w:name w:val="No Spacing"/>
    <w:uiPriority w:val="1"/>
    <w:qFormat/>
    <w:rsid w:val="00237319"/>
    <w:rPr>
      <w:lang w:val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A288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F00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mailto:miloalan.puhan@uzh.ch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803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fariba abbassi</cp:lastModifiedBy>
  <cp:revision>14</cp:revision>
  <dcterms:created xsi:type="dcterms:W3CDTF">2025-11-03T10:26:00Z</dcterms:created>
  <dcterms:modified xsi:type="dcterms:W3CDTF">2025-11-04T16:21:00Z</dcterms:modified>
</cp:coreProperties>
</file>